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1EE9E136" w:rsidR="005043EA" w:rsidRDefault="005D65BB" w:rsidP="00DB3902">
      <w:pPr>
        <w:pStyle w:val="Title"/>
      </w:pPr>
      <w:r>
        <w:fldChar w:fldCharType="begin"/>
      </w:r>
      <w:r>
        <w:instrText xml:space="preserve"> DOCPROPERTY  "Judul Kapital"  \* MERGEFORMAT </w:instrText>
      </w:r>
      <w:r>
        <w:fldChar w:fldCharType="separate"/>
      </w:r>
      <w:r>
        <w:t>DESAIN SISTEM INFORMASI MANAJEMEN PROYEK UNTUK MENGOPTIMASI ALOKASI PEKERJAAN DAN SUMBER DAYA</w:t>
      </w:r>
      <w:r>
        <w:fldChar w:fldCharType="end"/>
      </w:r>
    </w:p>
    <w:p w14:paraId="0FDD81CA" w14:textId="4383C4E8" w:rsidR="009736FA" w:rsidRDefault="009736FA" w:rsidP="009736FA"/>
    <w:p w14:paraId="1570D9BA" w14:textId="59AC794D"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17546B69"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D65BB">
        <w:rPr>
          <w:b/>
          <w:bCs/>
          <w:szCs w:val="24"/>
        </w:rPr>
        <w:t>ILHAM NUR PRATAMA</w:t>
      </w:r>
      <w:r>
        <w:rPr>
          <w:b/>
          <w:bCs/>
          <w:szCs w:val="24"/>
        </w:rPr>
        <w:fldChar w:fldCharType="end"/>
      </w:r>
    </w:p>
    <w:p w14:paraId="4084A5EE" w14:textId="25374713"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D65BB">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4320CA75"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D65BB">
        <w:rPr>
          <w:b/>
          <w:bCs/>
          <w:szCs w:val="24"/>
        </w:rPr>
        <w:t>SALEMBA</w:t>
      </w:r>
      <w:r>
        <w:rPr>
          <w:b/>
          <w:bCs/>
          <w:szCs w:val="24"/>
        </w:rPr>
        <w:fldChar w:fldCharType="end"/>
      </w:r>
    </w:p>
    <w:p w14:paraId="30820E8A" w14:textId="16F4FCA1"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D65BB">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0" w:name="_Toc114057761"/>
      <w:r w:rsidRPr="00543131">
        <w:rPr>
          <w:color w:val="FFFFFF" w:themeColor="background1"/>
        </w:rPr>
        <w:t>HALAMAN JUDUL</w:t>
      </w:r>
      <w:bookmarkEnd w:id="0"/>
    </w:p>
    <w:p w14:paraId="517DC332" w14:textId="77777777" w:rsidR="004E6D77" w:rsidRPr="00DB3902" w:rsidRDefault="004E6D77" w:rsidP="004E6D77">
      <w:pPr>
        <w:spacing w:line="240" w:lineRule="auto"/>
        <w:jc w:val="center"/>
        <w:rPr>
          <w:b/>
          <w:bCs/>
          <w:sz w:val="28"/>
          <w:szCs w:val="28"/>
        </w:rPr>
      </w:pPr>
    </w:p>
    <w:p w14:paraId="4BE7C07D" w14:textId="5613E65E" w:rsidR="004E6D77" w:rsidRDefault="005D65BB" w:rsidP="00B23540">
      <w:pPr>
        <w:pStyle w:val="Title"/>
      </w:pPr>
      <w:r>
        <w:fldChar w:fldCharType="begin"/>
      </w:r>
      <w:r>
        <w:instrText xml:space="preserve"> DOCPROPERTY  "Judul Kapital"  \* MERGEFORMAT </w:instrText>
      </w:r>
      <w:r>
        <w:fldChar w:fldCharType="separate"/>
      </w:r>
      <w:r>
        <w:t>DESAIN SISTEM INFORMASI MANAJEMEN PROYEK UNTUK MENGOPTIMASI ALOKASI PEKERJAAN DAN SUMBER DAYA</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57473D86"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D65BB">
        <w:rPr>
          <w:b/>
          <w:bCs/>
          <w:szCs w:val="24"/>
        </w:rPr>
        <w:t>ILHAM NUR PRATAMA</w:t>
      </w:r>
      <w:r>
        <w:rPr>
          <w:b/>
          <w:bCs/>
          <w:szCs w:val="24"/>
        </w:rPr>
        <w:fldChar w:fldCharType="end"/>
      </w:r>
    </w:p>
    <w:p w14:paraId="1CD9216C" w14:textId="7E87F6C6"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D65BB">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11F4520D"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D65BB">
        <w:rPr>
          <w:b/>
          <w:bCs/>
          <w:szCs w:val="24"/>
        </w:rPr>
        <w:t>SALEMBA</w:t>
      </w:r>
      <w:r>
        <w:rPr>
          <w:b/>
          <w:bCs/>
          <w:szCs w:val="24"/>
        </w:rPr>
        <w:fldChar w:fldCharType="end"/>
      </w:r>
    </w:p>
    <w:p w14:paraId="08265396" w14:textId="440CFED4"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D65BB">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 w:name="_Toc109761603"/>
      <w:bookmarkStart w:id="2" w:name="_Toc114057762"/>
      <w:r>
        <w:lastRenderedPageBreak/>
        <w:t>HALAMAN PERNYATAAN ORISINALITAS</w:t>
      </w:r>
      <w:bookmarkEnd w:id="1"/>
      <w:bookmarkEnd w:id="2"/>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20CA2028"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5D65BB">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11E42DE4"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5D65BB">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3" w:name="_Toc109761604"/>
      <w:bookmarkStart w:id="4" w:name="_Toc114057763"/>
      <w:r>
        <w:lastRenderedPageBreak/>
        <w:t>HALAMAN PENGESAHAN</w:t>
      </w:r>
      <w:bookmarkEnd w:id="3"/>
      <w:bookmarkEnd w:id="4"/>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04429F36" w:rsidR="00CB3EF9" w:rsidRDefault="005D65BB" w:rsidP="00792088">
            <w:r>
              <w:fldChar w:fldCharType="begin"/>
            </w:r>
            <w:r>
              <w:instrText xml:space="preserve"> DOCPROPERTY  Nama  \* MERGEFORMAT </w:instrText>
            </w:r>
            <w:r>
              <w:fldChar w:fldCharType="separate"/>
            </w:r>
            <w:r>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2F63CC8C" w:rsidR="00CB3EF9" w:rsidRDefault="005D65BB" w:rsidP="00792088">
            <w:r>
              <w:fldChar w:fldCharType="begin"/>
            </w:r>
            <w:r>
              <w:instrText xml:space="preserve"> DOCPROPERTY  NPM  \* MERGEFORMAT </w:instrText>
            </w:r>
            <w:r>
              <w:fldChar w:fldCharType="separate"/>
            </w:r>
            <w:r>
              <w:t>2106663282</w:t>
            </w:r>
            <w:r>
              <w:fldChar w:fldCharType="end"/>
            </w:r>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135F4F03" w:rsidR="00CB3EF9" w:rsidRDefault="005D65BB" w:rsidP="0079208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68369004" w:rsidR="00CB3EF9" w:rsidRDefault="005D65BB" w:rsidP="00792088">
            <w:r>
              <w:fldChar w:fldCharType="begin"/>
            </w:r>
            <w:r>
              <w:instrText xml:space="preserve"> DOCPROPERTY  "Judul Normal"  \* MERGEFORMAT </w:instrText>
            </w:r>
            <w:r>
              <w:fldChar w:fldCharType="separate"/>
            </w:r>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5" w:name="_Toc109761605"/>
      <w:bookmarkStart w:id="6" w:name="_Toc114057764"/>
      <w:r>
        <w:lastRenderedPageBreak/>
        <w:t>UCAPAN TERIMA KASIH</w:t>
      </w:r>
      <w:bookmarkEnd w:id="5"/>
      <w:bookmarkEnd w:id="6"/>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7C9DBE99" w:rsidR="003C1E7E" w:rsidRDefault="003C1E7E" w:rsidP="003674D1">
      <w:pPr>
        <w:pStyle w:val="ListParagraph"/>
        <w:numPr>
          <w:ilvl w:val="0"/>
          <w:numId w:val="1"/>
        </w:numPr>
        <w:spacing w:line="360" w:lineRule="auto"/>
      </w:pPr>
      <w:r>
        <w:t xml:space="preserve">Bapak </w:t>
      </w:r>
      <w:r>
        <w:fldChar w:fldCharType="begin"/>
      </w:r>
      <w:r>
        <w:instrText xml:space="preserve"> DOCPROPERTY  "Pembimbing I"  \* MERGEFORMAT </w:instrText>
      </w:r>
      <w:r>
        <w:fldChar w:fldCharType="separate"/>
      </w:r>
      <w:r w:rsidR="005D65BB">
        <w:t xml:space="preserve">Prof. Dr. Ir. M. </w:t>
      </w:r>
      <w:proofErr w:type="spellStart"/>
      <w:r w:rsidR="005D65BB">
        <w:t>Dachyar</w:t>
      </w:r>
      <w:proofErr w:type="spellEnd"/>
      <w:r w:rsidR="005D65BB">
        <w:t xml:space="preserve">, </w:t>
      </w:r>
      <w:proofErr w:type="spellStart"/>
      <w:proofErr w:type="gramStart"/>
      <w:r w:rsidR="005D65BB">
        <w:t>M.Sc</w:t>
      </w:r>
      <w:proofErr w:type="spellEnd"/>
      <w:proofErr w:type="gramEnd"/>
      <w:r w:rsidR="005D65BB">
        <w:t xml:space="preserve"> </w:t>
      </w:r>
      <w:r>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5D6EE1C8" w:rsidR="005435BE" w:rsidRDefault="005D65BB" w:rsidP="00FB1B05">
      <w:pPr>
        <w:spacing w:line="360" w:lineRule="auto"/>
        <w:jc w:val="right"/>
      </w:pPr>
      <w:r>
        <w:fldChar w:fldCharType="begin"/>
      </w:r>
      <w:r>
        <w:instrText xml:space="preserve"> DOCPROPERTY  Lokasi  \* </w:instrText>
      </w:r>
      <w:r>
        <w:instrText xml:space="preserve">MERGEFORMAT </w:instrText>
      </w:r>
      <w:r>
        <w:fldChar w:fldCharType="separate"/>
      </w:r>
      <w:proofErr w:type="spellStart"/>
      <w:r>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7" w:name="_Toc109761606"/>
            <w:bookmarkStart w:id="8" w:name="_Toc114057765"/>
            <w:r>
              <w:lastRenderedPageBreak/>
              <w:t xml:space="preserve">HALAMAN PERNYATAAN </w:t>
            </w:r>
            <w:r w:rsidR="00691E5A">
              <w:t>PERSETUJUAN PUBLIKASI</w:t>
            </w:r>
            <w:bookmarkStart w:id="9" w:name="_Toc109761607"/>
            <w:bookmarkEnd w:id="7"/>
            <w:r w:rsidR="005E2D64">
              <w:t xml:space="preserve"> </w:t>
            </w:r>
            <w:r w:rsidR="005E2D64">
              <w:br/>
            </w:r>
            <w:r w:rsidR="00691E5A">
              <w:t>TUGAS AKHIR UNTUK KEPENTINGAN AKADEMIS</w:t>
            </w:r>
            <w:bookmarkEnd w:id="8"/>
            <w:bookmarkEnd w:id="9"/>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6B7EB2E2" w:rsidR="00BC228A" w:rsidRDefault="005D65BB" w:rsidP="008D11C2">
            <w:r>
              <w:fldChar w:fldCharType="begin"/>
            </w:r>
            <w:r>
              <w:instrText xml:space="preserve"> DOCPROPERTY  Nama  \* MERGEFORMAT </w:instrText>
            </w:r>
            <w:r>
              <w:fldChar w:fldCharType="separate"/>
            </w:r>
            <w:r>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2E2D9EA1" w:rsidR="001C0448" w:rsidRDefault="005D65BB" w:rsidP="001C0448">
            <w:r>
              <w:fldChar w:fldCharType="begin"/>
            </w:r>
            <w:r>
              <w:instrText xml:space="preserve"> DOCPROPERTY  NPM  \* MERGEFORMAT </w:instrText>
            </w:r>
            <w:r>
              <w:fldChar w:fldCharType="separate"/>
            </w:r>
            <w:r>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45800F2C" w:rsidR="001C0448" w:rsidRDefault="005D65BB" w:rsidP="001C044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proofErr w:type="gramStart"/>
      <w:r w:rsidR="00B05AA0">
        <w:t>berjudul</w:t>
      </w:r>
      <w:proofErr w:type="spellEnd"/>
      <w:r w:rsidR="00B05AA0">
        <w:t xml:space="preserve"> :</w:t>
      </w:r>
      <w:proofErr w:type="gramEnd"/>
    </w:p>
    <w:p w14:paraId="38AFFF97" w14:textId="206AD24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5D65BB">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0" w:name="_Toc109761608"/>
      <w:bookmarkStart w:id="11" w:name="_Toc114057766"/>
      <w:r>
        <w:lastRenderedPageBreak/>
        <w:t>ABSTRAK</w:t>
      </w:r>
      <w:bookmarkEnd w:id="10"/>
      <w:bookmarkEnd w:id="11"/>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02C7B5D4" w:rsidR="00C60510" w:rsidRDefault="005D65BB" w:rsidP="0090373E">
            <w:r>
              <w:fldChar w:fldCharType="begin"/>
            </w:r>
            <w:r>
              <w:instrText xml:space="preserve"> DOCPROPERTY  Nama  \* MERGEFORMAT </w:instrText>
            </w:r>
            <w:r>
              <w:fldChar w:fldCharType="separate"/>
            </w:r>
            <w:r>
              <w:t>Ilham Nur Pratama</w:t>
            </w:r>
            <w:r>
              <w:fldChar w:fldCharType="end"/>
            </w:r>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3BEA8674" w:rsidR="00C60510" w:rsidRDefault="005D65BB" w:rsidP="00C60510">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192F9452" w:rsidR="00C60510" w:rsidRDefault="005D65BB" w:rsidP="00C60510">
            <w:r>
              <w:fldChar w:fldCharType="begin"/>
            </w:r>
            <w:r>
              <w:instrText xml:space="preserve"> DOCPROPERTY  "Judul Normal"  \* MERGEFORMAT </w:instrText>
            </w:r>
            <w:r>
              <w:fldChar w:fldCharType="separate"/>
            </w:r>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7B10429B" w:rsidR="00C60510" w:rsidRDefault="005D65BB" w:rsidP="00C60510">
            <w:r>
              <w:fldChar w:fldCharType="begin"/>
            </w:r>
            <w:r>
              <w:instrText xml:space="preserve"> DOCPROPERTY  "Pembimbing I"  \* MERGEFORMAT </w:instrText>
            </w:r>
            <w:r>
              <w:fldChar w:fldCharType="separate"/>
            </w:r>
            <w:r>
              <w:t xml:space="preserve">Prof. Dr. Ir. M. </w:t>
            </w:r>
            <w:proofErr w:type="spellStart"/>
            <w:r>
              <w:t>Dachyar</w:t>
            </w:r>
            <w:proofErr w:type="spellEnd"/>
            <w:r>
              <w:t xml:space="preserve">, </w:t>
            </w:r>
            <w:proofErr w:type="spellStart"/>
            <w:proofErr w:type="gramStart"/>
            <w:r>
              <w:t>M.Sc</w:t>
            </w:r>
            <w:proofErr w:type="spellEnd"/>
            <w:proofErr w:type="gramEnd"/>
            <w:r>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proofErr w:type="gramStart"/>
      <w:r>
        <w:t>kunci</w:t>
      </w:r>
      <w:proofErr w:type="spellEnd"/>
      <w:r>
        <w:t xml:space="preserve"> :</w:t>
      </w:r>
      <w:proofErr w:type="gramEnd"/>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2" w:name="_Toc109761609"/>
      <w:bookmarkStart w:id="13" w:name="_Toc114057767"/>
      <w:r>
        <w:lastRenderedPageBreak/>
        <w:t>ABSTRACT</w:t>
      </w:r>
      <w:bookmarkEnd w:id="12"/>
      <w:bookmarkEnd w:id="13"/>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34834CDC" w:rsidR="00683B2D" w:rsidRDefault="005D65BB" w:rsidP="00810171">
            <w:r>
              <w:fldChar w:fldCharType="begin"/>
            </w:r>
            <w:r>
              <w:instrText xml:space="preserve"> DOCPROPERTY  Nama  \* MERGEFORMAT </w:instrText>
            </w:r>
            <w:r>
              <w:fldChar w:fldCharType="separate"/>
            </w:r>
            <w:r>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259D484C" w:rsidR="00683B2D" w:rsidRDefault="005D65BB" w:rsidP="00810171">
            <w:r>
              <w:fldChar w:fldCharType="begin"/>
            </w:r>
            <w:r>
              <w:instrText xml:space="preserve"> DOCPROPERTY  "Program Studi_en"  \* MERGEFORMAT </w:instrText>
            </w:r>
            <w:r>
              <w:fldChar w:fldCharType="separate"/>
            </w:r>
            <w:r>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6A6920E7" w:rsidR="00683B2D" w:rsidRDefault="005D65BB" w:rsidP="00810171">
            <w:r>
              <w:fldChar w:fldCharType="begin"/>
            </w:r>
            <w:r>
              <w:instrText xml:space="preserve"> DOCPROPERTY  "Judul Normal_en"  \* MERGEFORMAT </w:instrText>
            </w:r>
            <w:r>
              <w:fldChar w:fldCharType="separate"/>
            </w:r>
            <w:r>
              <w:t xml:space="preserve">Project Management Information System Design </w:t>
            </w:r>
            <w:proofErr w:type="gramStart"/>
            <w:r>
              <w:t>To</w:t>
            </w:r>
            <w:proofErr w:type="gramEnd"/>
            <w:r>
              <w:t xml:space="preserve"> Optimize Work and Resource Allocation</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16271AFF" w:rsidR="00683B2D" w:rsidRDefault="005D65BB" w:rsidP="00810171">
            <w:r>
              <w:fldChar w:fldCharType="begin"/>
            </w:r>
            <w:r>
              <w:instrText xml:space="preserve"> DOCPROPE</w:instrText>
            </w:r>
            <w:r>
              <w:instrText xml:space="preserve">RTY  "Pembimbing I"  \* MERGEFORMAT </w:instrText>
            </w:r>
            <w:r>
              <w:fldChar w:fldCharType="separate"/>
            </w:r>
            <w:r>
              <w:t xml:space="preserve">Prof. Dr. Ir. M. </w:t>
            </w:r>
            <w:proofErr w:type="spellStart"/>
            <w:r>
              <w:t>Dachyar</w:t>
            </w:r>
            <w:proofErr w:type="spellEnd"/>
            <w:r>
              <w:t xml:space="preserve">, </w:t>
            </w:r>
            <w:proofErr w:type="spellStart"/>
            <w:proofErr w:type="gramStart"/>
            <w:r>
              <w:t>M.Sc</w:t>
            </w:r>
            <w:proofErr w:type="spellEnd"/>
            <w:proofErr w:type="gramEnd"/>
            <w:r>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4" w:name="_Toc109761610"/>
      <w:bookmarkStart w:id="15" w:name="_Toc114057768"/>
      <w:r>
        <w:lastRenderedPageBreak/>
        <w:t>DAFTAR ISI</w:t>
      </w:r>
      <w:bookmarkEnd w:id="14"/>
      <w:bookmarkEnd w:id="15"/>
    </w:p>
    <w:p w14:paraId="6CD2789D" w14:textId="77777777" w:rsidR="00E01F98" w:rsidRPr="00E01F98" w:rsidRDefault="00E01F98" w:rsidP="00E01F98"/>
    <w:p w14:paraId="26700B5A" w14:textId="10721D9F" w:rsidR="00E73855" w:rsidRDefault="00E01F98">
      <w:pPr>
        <w:pStyle w:val="TOC1"/>
        <w:tabs>
          <w:tab w:val="right" w:leader="dot" w:pos="8494"/>
        </w:tabs>
        <w:rPr>
          <w:ins w:id="16" w:author="ilham.nur@office.ui.ac.id" w:date="2022-09-14T14:22:00Z"/>
          <w:rFonts w:asciiTheme="minorHAnsi" w:hAnsiTheme="minorHAnsi" w:cstheme="minorBidi"/>
          <w:b w:val="0"/>
          <w:noProof/>
          <w:sz w:val="22"/>
          <w:lang w:val="en-ID" w:eastAsia="en-ID"/>
        </w:rPr>
      </w:pPr>
      <w:r>
        <w:rPr>
          <w:szCs w:val="24"/>
        </w:rPr>
        <w:fldChar w:fldCharType="begin"/>
      </w:r>
      <w:r>
        <w:rPr>
          <w:szCs w:val="24"/>
        </w:rPr>
        <w:instrText xml:space="preserve"> TOC \o "1-3" \h \z \u </w:instrText>
      </w:r>
      <w:r>
        <w:rPr>
          <w:szCs w:val="24"/>
        </w:rPr>
        <w:fldChar w:fldCharType="separate"/>
      </w:r>
      <w:ins w:id="17" w:author="ilham.nur@office.ui.ac.id" w:date="2022-09-14T14:22:00Z">
        <w:r w:rsidR="00E73855" w:rsidRPr="002371B2">
          <w:rPr>
            <w:rStyle w:val="Hyperlink"/>
            <w:noProof/>
          </w:rPr>
          <w:fldChar w:fldCharType="begin"/>
        </w:r>
        <w:r w:rsidR="00E73855" w:rsidRPr="002371B2">
          <w:rPr>
            <w:rStyle w:val="Hyperlink"/>
            <w:noProof/>
          </w:rPr>
          <w:instrText xml:space="preserve"> </w:instrText>
        </w:r>
        <w:r w:rsidR="00E73855">
          <w:rPr>
            <w:noProof/>
          </w:rPr>
          <w:instrText>HYPERLINK \l "_Toc114057761"</w:instrText>
        </w:r>
        <w:r w:rsidR="00E73855" w:rsidRPr="002371B2">
          <w:rPr>
            <w:rStyle w:val="Hyperlink"/>
            <w:noProof/>
          </w:rPr>
          <w:instrText xml:space="preserve"> </w:instrText>
        </w:r>
      </w:ins>
      <w:ins w:id="18" w:author="ilham.nur@office.ui.ac.id" w:date="2022-09-28T20:06:00Z">
        <w:r w:rsidR="005D65BB" w:rsidRPr="002371B2">
          <w:rPr>
            <w:rStyle w:val="Hyperlink"/>
            <w:noProof/>
          </w:rPr>
        </w:r>
      </w:ins>
      <w:ins w:id="19" w:author="ilham.nur@office.ui.ac.id" w:date="2022-09-14T14:22:00Z">
        <w:r w:rsidR="00E73855" w:rsidRPr="002371B2">
          <w:rPr>
            <w:rStyle w:val="Hyperlink"/>
            <w:noProof/>
          </w:rPr>
          <w:fldChar w:fldCharType="separate"/>
        </w:r>
        <w:r w:rsidR="00E73855" w:rsidRPr="002371B2">
          <w:rPr>
            <w:rStyle w:val="Hyperlink"/>
            <w:noProof/>
          </w:rPr>
          <w:t>HALAMAN JUDUL</w:t>
        </w:r>
        <w:r w:rsidR="00E73855">
          <w:rPr>
            <w:noProof/>
            <w:webHidden/>
          </w:rPr>
          <w:tab/>
        </w:r>
        <w:r w:rsidR="00E73855">
          <w:rPr>
            <w:noProof/>
            <w:webHidden/>
          </w:rPr>
          <w:fldChar w:fldCharType="begin"/>
        </w:r>
        <w:r w:rsidR="00E73855">
          <w:rPr>
            <w:noProof/>
            <w:webHidden/>
          </w:rPr>
          <w:instrText xml:space="preserve"> PAGEREF _Toc114057761 \h </w:instrText>
        </w:r>
      </w:ins>
      <w:r w:rsidR="00E73855">
        <w:rPr>
          <w:noProof/>
          <w:webHidden/>
        </w:rPr>
      </w:r>
      <w:r w:rsidR="00E73855">
        <w:rPr>
          <w:noProof/>
          <w:webHidden/>
        </w:rPr>
        <w:fldChar w:fldCharType="separate"/>
      </w:r>
      <w:ins w:id="20" w:author="ilham.nur@office.ui.ac.id" w:date="2022-09-28T20:06:00Z">
        <w:r w:rsidR="005D65BB">
          <w:rPr>
            <w:noProof/>
            <w:webHidden/>
          </w:rPr>
          <w:t>i</w:t>
        </w:r>
      </w:ins>
      <w:ins w:id="21" w:author="ilham.nur@office.ui.ac.id" w:date="2022-09-14T14:22:00Z">
        <w:r w:rsidR="00E73855">
          <w:rPr>
            <w:noProof/>
            <w:webHidden/>
          </w:rPr>
          <w:fldChar w:fldCharType="end"/>
        </w:r>
        <w:r w:rsidR="00E73855" w:rsidRPr="002371B2">
          <w:rPr>
            <w:rStyle w:val="Hyperlink"/>
            <w:noProof/>
          </w:rPr>
          <w:fldChar w:fldCharType="end"/>
        </w:r>
      </w:ins>
    </w:p>
    <w:p w14:paraId="337040B5" w14:textId="757848FF" w:rsidR="00E73855" w:rsidRDefault="00E73855">
      <w:pPr>
        <w:pStyle w:val="TOC1"/>
        <w:tabs>
          <w:tab w:val="right" w:leader="dot" w:pos="8494"/>
        </w:tabs>
        <w:rPr>
          <w:ins w:id="22" w:author="ilham.nur@office.ui.ac.id" w:date="2022-09-14T14:22:00Z"/>
          <w:rFonts w:asciiTheme="minorHAnsi" w:hAnsiTheme="minorHAnsi" w:cstheme="minorBidi"/>
          <w:b w:val="0"/>
          <w:noProof/>
          <w:sz w:val="22"/>
          <w:lang w:val="en-ID" w:eastAsia="en-ID"/>
        </w:rPr>
      </w:pPr>
      <w:ins w:id="2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"_Toc114057762"</w:instrText>
        </w:r>
        <w:r w:rsidRPr="002371B2">
          <w:rPr>
            <w:rStyle w:val="Hyperlink"/>
            <w:noProof/>
          </w:rPr>
          <w:instrText xml:space="preserve"> </w:instrText>
        </w:r>
      </w:ins>
      <w:ins w:id="24" w:author="ilham.nur@office.ui.ac.id" w:date="2022-09-28T20:06:00Z">
        <w:r w:rsidR="005D65BB" w:rsidRPr="002371B2">
          <w:rPr>
            <w:rStyle w:val="Hyperlink"/>
            <w:noProof/>
          </w:rPr>
        </w:r>
      </w:ins>
      <w:ins w:id="25" w:author="ilham.nur@office.ui.ac.id" w:date="2022-09-14T14:22:00Z">
        <w:r w:rsidRPr="002371B2">
          <w:rPr>
            <w:rStyle w:val="Hyperlink"/>
            <w:noProof/>
          </w:rPr>
          <w:fldChar w:fldCharType="separate"/>
        </w:r>
        <w:r w:rsidRPr="002371B2">
          <w:rPr>
            <w:rStyle w:val="Hyperlink"/>
            <w:noProof/>
          </w:rPr>
          <w:t>HALAMAN PERNYATAAN ORISINALITAS</w:t>
        </w:r>
        <w:r>
          <w:rPr>
            <w:noProof/>
            <w:webHidden/>
          </w:rPr>
          <w:tab/>
        </w:r>
        <w:r>
          <w:rPr>
            <w:noProof/>
            <w:webHidden/>
          </w:rPr>
          <w:fldChar w:fldCharType="begin"/>
        </w:r>
        <w:r>
          <w:rPr>
            <w:noProof/>
            <w:webHidden/>
          </w:rPr>
          <w:instrText xml:space="preserve"> PAGEREF _Toc114057762 \h </w:instrText>
        </w:r>
      </w:ins>
      <w:r>
        <w:rPr>
          <w:noProof/>
          <w:webHidden/>
        </w:rPr>
      </w:r>
      <w:r>
        <w:rPr>
          <w:noProof/>
          <w:webHidden/>
        </w:rPr>
        <w:fldChar w:fldCharType="separate"/>
      </w:r>
      <w:ins w:id="26" w:author="ilham.nur@office.ui.ac.id" w:date="2022-09-28T20:06:00Z">
        <w:r w:rsidR="005D65BB">
          <w:rPr>
            <w:noProof/>
            <w:webHidden/>
          </w:rPr>
          <w:t>ii</w:t>
        </w:r>
      </w:ins>
      <w:ins w:id="27" w:author="ilham.nur@office.ui.ac.id" w:date="2022-09-14T14:22:00Z">
        <w:r>
          <w:rPr>
            <w:noProof/>
            <w:webHidden/>
          </w:rPr>
          <w:fldChar w:fldCharType="end"/>
        </w:r>
        <w:r w:rsidRPr="002371B2">
          <w:rPr>
            <w:rStyle w:val="Hyperlink"/>
            <w:noProof/>
          </w:rPr>
          <w:fldChar w:fldCharType="end"/>
        </w:r>
      </w:ins>
    </w:p>
    <w:p w14:paraId="746F1E64" w14:textId="655609AB" w:rsidR="00E73855" w:rsidRDefault="00E73855">
      <w:pPr>
        <w:pStyle w:val="TOC1"/>
        <w:tabs>
          <w:tab w:val="right" w:leader="dot" w:pos="8494"/>
        </w:tabs>
        <w:rPr>
          <w:ins w:id="28" w:author="ilham.nur@office.ui.ac.id" w:date="2022-09-14T14:22:00Z"/>
          <w:rFonts w:asciiTheme="minorHAnsi" w:hAnsiTheme="minorHAnsi" w:cstheme="minorBidi"/>
          <w:b w:val="0"/>
          <w:noProof/>
          <w:sz w:val="22"/>
          <w:lang w:val="en-ID" w:eastAsia="en-ID"/>
        </w:rPr>
      </w:pPr>
      <w:ins w:id="2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"_Toc114057763"</w:instrText>
        </w:r>
        <w:r w:rsidRPr="002371B2">
          <w:rPr>
            <w:rStyle w:val="Hyperlink"/>
            <w:noProof/>
          </w:rPr>
          <w:instrText xml:space="preserve"> </w:instrText>
        </w:r>
      </w:ins>
      <w:ins w:id="30" w:author="ilham.nur@office.ui.ac.id" w:date="2022-09-28T20:06:00Z">
        <w:r w:rsidR="005D65BB" w:rsidRPr="002371B2">
          <w:rPr>
            <w:rStyle w:val="Hyperlink"/>
            <w:noProof/>
          </w:rPr>
        </w:r>
      </w:ins>
      <w:ins w:id="31" w:author="ilham.nur@office.ui.ac.id" w:date="2022-09-14T14:22:00Z">
        <w:r w:rsidRPr="002371B2">
          <w:rPr>
            <w:rStyle w:val="Hyperlink"/>
            <w:noProof/>
          </w:rPr>
          <w:fldChar w:fldCharType="separate"/>
        </w:r>
        <w:r w:rsidRPr="002371B2">
          <w:rPr>
            <w:rStyle w:val="Hyperlink"/>
            <w:noProof/>
          </w:rPr>
          <w:t>HALAMAN PENGESAHAN</w:t>
        </w:r>
        <w:r>
          <w:rPr>
            <w:noProof/>
            <w:webHidden/>
          </w:rPr>
          <w:tab/>
        </w:r>
        <w:r>
          <w:rPr>
            <w:noProof/>
            <w:webHidden/>
          </w:rPr>
          <w:fldChar w:fldCharType="begin"/>
        </w:r>
        <w:r>
          <w:rPr>
            <w:noProof/>
            <w:webHidden/>
          </w:rPr>
          <w:instrText xml:space="preserve"> PAGEREF _Toc114057763 \h </w:instrText>
        </w:r>
      </w:ins>
      <w:r>
        <w:rPr>
          <w:noProof/>
          <w:webHidden/>
        </w:rPr>
      </w:r>
      <w:r>
        <w:rPr>
          <w:noProof/>
          <w:webHidden/>
        </w:rPr>
        <w:fldChar w:fldCharType="separate"/>
      </w:r>
      <w:ins w:id="32" w:author="ilham.nur@office.ui.ac.id" w:date="2022-09-28T20:06:00Z">
        <w:r w:rsidR="005D65BB">
          <w:rPr>
            <w:noProof/>
            <w:webHidden/>
          </w:rPr>
          <w:t>iii</w:t>
        </w:r>
      </w:ins>
      <w:ins w:id="33" w:author="ilham.nur@office.ui.ac.id" w:date="2022-09-14T14:22:00Z">
        <w:r>
          <w:rPr>
            <w:noProof/>
            <w:webHidden/>
          </w:rPr>
          <w:fldChar w:fldCharType="end"/>
        </w:r>
        <w:r w:rsidRPr="002371B2">
          <w:rPr>
            <w:rStyle w:val="Hyperlink"/>
            <w:noProof/>
          </w:rPr>
          <w:fldChar w:fldCharType="end"/>
        </w:r>
      </w:ins>
    </w:p>
    <w:p w14:paraId="65EDDCD5" w14:textId="03FCACA0" w:rsidR="00E73855" w:rsidRDefault="00E73855">
      <w:pPr>
        <w:pStyle w:val="TOC1"/>
        <w:tabs>
          <w:tab w:val="right" w:leader="dot" w:pos="8494"/>
        </w:tabs>
        <w:rPr>
          <w:ins w:id="34" w:author="ilham.nur@office.ui.ac.id" w:date="2022-09-14T14:22:00Z"/>
          <w:rFonts w:asciiTheme="minorHAnsi" w:hAnsiTheme="minorHAnsi" w:cstheme="minorBidi"/>
          <w:b w:val="0"/>
          <w:noProof/>
          <w:sz w:val="22"/>
          <w:lang w:val="en-ID" w:eastAsia="en-ID"/>
        </w:rPr>
      </w:pPr>
      <w:ins w:id="3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"_Toc114057764"</w:instrText>
        </w:r>
        <w:r w:rsidRPr="002371B2">
          <w:rPr>
            <w:rStyle w:val="Hyperlink"/>
            <w:noProof/>
          </w:rPr>
          <w:instrText xml:space="preserve"> </w:instrText>
        </w:r>
      </w:ins>
      <w:ins w:id="36" w:author="ilham.nur@office.ui.ac.id" w:date="2022-09-28T20:06:00Z">
        <w:r w:rsidR="005D65BB" w:rsidRPr="002371B2">
          <w:rPr>
            <w:rStyle w:val="Hyperlink"/>
            <w:noProof/>
          </w:rPr>
        </w:r>
      </w:ins>
      <w:ins w:id="37" w:author="ilham.nur@office.ui.ac.id" w:date="2022-09-14T14:22:00Z">
        <w:r w:rsidRPr="002371B2">
          <w:rPr>
            <w:rStyle w:val="Hyperlink"/>
            <w:noProof/>
          </w:rPr>
          <w:fldChar w:fldCharType="separate"/>
        </w:r>
        <w:r w:rsidRPr="002371B2">
          <w:rPr>
            <w:rStyle w:val="Hyperlink"/>
            <w:noProof/>
          </w:rPr>
          <w:t>UCAPAN TERIMA KASIH</w:t>
        </w:r>
        <w:r>
          <w:rPr>
            <w:noProof/>
            <w:webHidden/>
          </w:rPr>
          <w:tab/>
        </w:r>
        <w:r>
          <w:rPr>
            <w:noProof/>
            <w:webHidden/>
          </w:rPr>
          <w:fldChar w:fldCharType="begin"/>
        </w:r>
        <w:r>
          <w:rPr>
            <w:noProof/>
            <w:webHidden/>
          </w:rPr>
          <w:instrText xml:space="preserve"> PAGEREF _Toc114057764 \h </w:instrText>
        </w:r>
      </w:ins>
      <w:r>
        <w:rPr>
          <w:noProof/>
          <w:webHidden/>
        </w:rPr>
      </w:r>
      <w:r>
        <w:rPr>
          <w:noProof/>
          <w:webHidden/>
        </w:rPr>
        <w:fldChar w:fldCharType="separate"/>
      </w:r>
      <w:ins w:id="38" w:author="ilham.nur@office.ui.ac.id" w:date="2022-09-28T20:06:00Z">
        <w:r w:rsidR="005D65BB">
          <w:rPr>
            <w:noProof/>
            <w:webHidden/>
          </w:rPr>
          <w:t>iv</w:t>
        </w:r>
      </w:ins>
      <w:ins w:id="39" w:author="ilham.nur@office.ui.ac.id" w:date="2022-09-14T14:22:00Z">
        <w:r>
          <w:rPr>
            <w:noProof/>
            <w:webHidden/>
          </w:rPr>
          <w:fldChar w:fldCharType="end"/>
        </w:r>
        <w:r w:rsidRPr="002371B2">
          <w:rPr>
            <w:rStyle w:val="Hyperlink"/>
            <w:noProof/>
          </w:rPr>
          <w:fldChar w:fldCharType="end"/>
        </w:r>
      </w:ins>
    </w:p>
    <w:p w14:paraId="713DD6FB" w14:textId="57174A97" w:rsidR="00E73855" w:rsidRDefault="00E73855">
      <w:pPr>
        <w:pStyle w:val="TOC1"/>
        <w:tabs>
          <w:tab w:val="right" w:leader="dot" w:pos="8494"/>
        </w:tabs>
        <w:rPr>
          <w:ins w:id="40" w:author="ilham.nur@office.ui.ac.id" w:date="2022-09-14T14:22:00Z"/>
          <w:rFonts w:asciiTheme="minorHAnsi" w:hAnsiTheme="minorHAnsi" w:cstheme="minorBidi"/>
          <w:b w:val="0"/>
          <w:noProof/>
          <w:sz w:val="22"/>
          <w:lang w:val="en-ID" w:eastAsia="en-ID"/>
        </w:rPr>
      </w:pPr>
      <w:ins w:id="4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"_Toc114057765"</w:instrText>
        </w:r>
        <w:r w:rsidRPr="002371B2">
          <w:rPr>
            <w:rStyle w:val="Hyperlink"/>
            <w:noProof/>
          </w:rPr>
          <w:instrText xml:space="preserve"> </w:instrText>
        </w:r>
      </w:ins>
      <w:ins w:id="42" w:author="ilham.nur@office.ui.ac.id" w:date="2022-09-28T20:06:00Z">
        <w:r w:rsidR="005D65BB" w:rsidRPr="002371B2">
          <w:rPr>
            <w:rStyle w:val="Hyperlink"/>
            <w:noProof/>
          </w:rPr>
        </w:r>
      </w:ins>
      <w:ins w:id="43" w:author="ilham.nur@office.ui.ac.id" w:date="2022-09-14T14:22:00Z">
        <w:r w:rsidRPr="002371B2">
          <w:rPr>
            <w:rStyle w:val="Hyperlink"/>
            <w:noProof/>
          </w:rPr>
          <w:fldChar w:fldCharType="separate"/>
        </w:r>
        <w:r w:rsidRPr="002371B2">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_Toc114057765 \h </w:instrText>
        </w:r>
      </w:ins>
      <w:r>
        <w:rPr>
          <w:noProof/>
          <w:webHidden/>
        </w:rPr>
      </w:r>
      <w:r>
        <w:rPr>
          <w:noProof/>
          <w:webHidden/>
        </w:rPr>
        <w:fldChar w:fldCharType="separate"/>
      </w:r>
      <w:ins w:id="44" w:author="ilham.nur@office.ui.ac.id" w:date="2022-09-28T20:06:00Z">
        <w:r w:rsidR="005D65BB">
          <w:rPr>
            <w:noProof/>
            <w:webHidden/>
          </w:rPr>
          <w:t>v</w:t>
        </w:r>
      </w:ins>
      <w:ins w:id="45" w:author="ilham.nur@office.ui.ac.id" w:date="2022-09-14T14:22:00Z">
        <w:r>
          <w:rPr>
            <w:noProof/>
            <w:webHidden/>
          </w:rPr>
          <w:fldChar w:fldCharType="end"/>
        </w:r>
        <w:r w:rsidRPr="002371B2">
          <w:rPr>
            <w:rStyle w:val="Hyperlink"/>
            <w:noProof/>
          </w:rPr>
          <w:fldChar w:fldCharType="end"/>
        </w:r>
      </w:ins>
    </w:p>
    <w:p w14:paraId="6C6D41D5" w14:textId="53A0E2A7" w:rsidR="00E73855" w:rsidRDefault="00E73855">
      <w:pPr>
        <w:pStyle w:val="TOC1"/>
        <w:tabs>
          <w:tab w:val="right" w:leader="dot" w:pos="8494"/>
        </w:tabs>
        <w:rPr>
          <w:ins w:id="46" w:author="ilham.nur@office.ui.ac.id" w:date="2022-09-14T14:22:00Z"/>
          <w:rFonts w:asciiTheme="minorHAnsi" w:hAnsiTheme="minorHAnsi" w:cstheme="minorBidi"/>
          <w:b w:val="0"/>
          <w:noProof/>
          <w:sz w:val="22"/>
          <w:lang w:val="en-ID" w:eastAsia="en-ID"/>
        </w:rPr>
      </w:pPr>
      <w:ins w:id="4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"_Toc114057766"</w:instrText>
        </w:r>
        <w:r w:rsidRPr="002371B2">
          <w:rPr>
            <w:rStyle w:val="Hyperlink"/>
            <w:noProof/>
          </w:rPr>
          <w:instrText xml:space="preserve"> </w:instrText>
        </w:r>
      </w:ins>
      <w:ins w:id="48" w:author="ilham.nur@office.ui.ac.id" w:date="2022-09-28T20:06:00Z">
        <w:r w:rsidR="005D65BB" w:rsidRPr="002371B2">
          <w:rPr>
            <w:rStyle w:val="Hyperlink"/>
            <w:noProof/>
          </w:rPr>
        </w:r>
      </w:ins>
      <w:ins w:id="49" w:author="ilham.nur@office.ui.ac.id" w:date="2022-09-14T14:22:00Z">
        <w:r w:rsidRPr="002371B2">
          <w:rPr>
            <w:rStyle w:val="Hyperlink"/>
            <w:noProof/>
          </w:rPr>
          <w:fldChar w:fldCharType="separate"/>
        </w:r>
        <w:r w:rsidRPr="002371B2">
          <w:rPr>
            <w:rStyle w:val="Hyperlink"/>
            <w:noProof/>
          </w:rPr>
          <w:t>ABSTRAK</w:t>
        </w:r>
        <w:r>
          <w:rPr>
            <w:noProof/>
            <w:webHidden/>
          </w:rPr>
          <w:tab/>
        </w:r>
        <w:r>
          <w:rPr>
            <w:noProof/>
            <w:webHidden/>
          </w:rPr>
          <w:fldChar w:fldCharType="begin"/>
        </w:r>
        <w:r>
          <w:rPr>
            <w:noProof/>
            <w:webHidden/>
          </w:rPr>
          <w:instrText xml:space="preserve"> PAGEREF _Toc114057766 \h </w:instrText>
        </w:r>
      </w:ins>
      <w:r>
        <w:rPr>
          <w:noProof/>
          <w:webHidden/>
        </w:rPr>
      </w:r>
      <w:r>
        <w:rPr>
          <w:noProof/>
          <w:webHidden/>
        </w:rPr>
        <w:fldChar w:fldCharType="separate"/>
      </w:r>
      <w:ins w:id="50" w:author="ilham.nur@office.ui.ac.id" w:date="2022-09-28T20:06:00Z">
        <w:r w:rsidR="005D65BB">
          <w:rPr>
            <w:noProof/>
            <w:webHidden/>
          </w:rPr>
          <w:t>vi</w:t>
        </w:r>
      </w:ins>
      <w:ins w:id="51" w:author="ilham.nur@office.ui.ac.id" w:date="2022-09-14T14:22:00Z">
        <w:r>
          <w:rPr>
            <w:noProof/>
            <w:webHidden/>
          </w:rPr>
          <w:fldChar w:fldCharType="end"/>
        </w:r>
        <w:r w:rsidRPr="002371B2">
          <w:rPr>
            <w:rStyle w:val="Hyperlink"/>
            <w:noProof/>
          </w:rPr>
          <w:fldChar w:fldCharType="end"/>
        </w:r>
      </w:ins>
    </w:p>
    <w:p w14:paraId="368382E3" w14:textId="59FC05FD" w:rsidR="00E73855" w:rsidRDefault="00E73855">
      <w:pPr>
        <w:pStyle w:val="TOC1"/>
        <w:tabs>
          <w:tab w:val="right" w:leader="dot" w:pos="8494"/>
        </w:tabs>
        <w:rPr>
          <w:ins w:id="52" w:author="ilham.nur@office.ui.ac.id" w:date="2022-09-14T14:22:00Z"/>
          <w:rFonts w:asciiTheme="minorHAnsi" w:hAnsiTheme="minorHAnsi" w:cstheme="minorBidi"/>
          <w:b w:val="0"/>
          <w:noProof/>
          <w:sz w:val="22"/>
          <w:lang w:val="en-ID" w:eastAsia="en-ID"/>
        </w:rPr>
      </w:pPr>
      <w:ins w:id="5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"_Toc114057767"</w:instrText>
        </w:r>
        <w:r w:rsidRPr="002371B2">
          <w:rPr>
            <w:rStyle w:val="Hyperlink"/>
            <w:noProof/>
          </w:rPr>
          <w:instrText xml:space="preserve"> </w:instrText>
        </w:r>
      </w:ins>
      <w:ins w:id="54" w:author="ilham.nur@office.ui.ac.id" w:date="2022-09-28T20:06:00Z">
        <w:r w:rsidR="005D65BB" w:rsidRPr="002371B2">
          <w:rPr>
            <w:rStyle w:val="Hyperlink"/>
            <w:noProof/>
          </w:rPr>
        </w:r>
      </w:ins>
      <w:ins w:id="55" w:author="ilham.nur@office.ui.ac.id" w:date="2022-09-14T14:22:00Z">
        <w:r w:rsidRPr="002371B2">
          <w:rPr>
            <w:rStyle w:val="Hyperlink"/>
            <w:noProof/>
          </w:rPr>
          <w:fldChar w:fldCharType="separate"/>
        </w:r>
        <w:r w:rsidRPr="002371B2">
          <w:rPr>
            <w:rStyle w:val="Hyperlink"/>
            <w:noProof/>
          </w:rPr>
          <w:t>ABSTRACT</w:t>
        </w:r>
        <w:r>
          <w:rPr>
            <w:noProof/>
            <w:webHidden/>
          </w:rPr>
          <w:tab/>
        </w:r>
        <w:r>
          <w:rPr>
            <w:noProof/>
            <w:webHidden/>
          </w:rPr>
          <w:fldChar w:fldCharType="begin"/>
        </w:r>
        <w:r>
          <w:rPr>
            <w:noProof/>
            <w:webHidden/>
          </w:rPr>
          <w:instrText xml:space="preserve"> PAGEREF _Toc114057767 \h </w:instrText>
        </w:r>
      </w:ins>
      <w:r>
        <w:rPr>
          <w:noProof/>
          <w:webHidden/>
        </w:rPr>
      </w:r>
      <w:r>
        <w:rPr>
          <w:noProof/>
          <w:webHidden/>
        </w:rPr>
        <w:fldChar w:fldCharType="separate"/>
      </w:r>
      <w:ins w:id="56" w:author="ilham.nur@office.ui.ac.id" w:date="2022-09-28T20:06:00Z">
        <w:r w:rsidR="005D65BB">
          <w:rPr>
            <w:noProof/>
            <w:webHidden/>
          </w:rPr>
          <w:t>vii</w:t>
        </w:r>
      </w:ins>
      <w:ins w:id="57" w:author="ilham.nur@office.ui.ac.id" w:date="2022-09-14T14:22:00Z">
        <w:r>
          <w:rPr>
            <w:noProof/>
            <w:webHidden/>
          </w:rPr>
          <w:fldChar w:fldCharType="end"/>
        </w:r>
        <w:r w:rsidRPr="002371B2">
          <w:rPr>
            <w:rStyle w:val="Hyperlink"/>
            <w:noProof/>
          </w:rPr>
          <w:fldChar w:fldCharType="end"/>
        </w:r>
      </w:ins>
    </w:p>
    <w:p w14:paraId="6E4117B4" w14:textId="4E02ADBC" w:rsidR="00E73855" w:rsidRDefault="00E73855">
      <w:pPr>
        <w:pStyle w:val="TOC1"/>
        <w:tabs>
          <w:tab w:val="right" w:leader="dot" w:pos="8494"/>
        </w:tabs>
        <w:rPr>
          <w:ins w:id="58" w:author="ilham.nur@office.ui.ac.id" w:date="2022-09-14T14:22:00Z"/>
          <w:rFonts w:asciiTheme="minorHAnsi" w:hAnsiTheme="minorHAnsi" w:cstheme="minorBidi"/>
          <w:b w:val="0"/>
          <w:noProof/>
          <w:sz w:val="22"/>
          <w:lang w:val="en-ID" w:eastAsia="en-ID"/>
        </w:rPr>
      </w:pPr>
      <w:ins w:id="5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"_Toc114057768"</w:instrText>
        </w:r>
        <w:r w:rsidRPr="002371B2">
          <w:rPr>
            <w:rStyle w:val="Hyperlink"/>
            <w:noProof/>
          </w:rPr>
          <w:instrText xml:space="preserve"> </w:instrText>
        </w:r>
      </w:ins>
      <w:ins w:id="60" w:author="ilham.nur@office.ui.ac.id" w:date="2022-09-28T20:06:00Z">
        <w:r w:rsidR="005D65BB" w:rsidRPr="002371B2">
          <w:rPr>
            <w:rStyle w:val="Hyperlink"/>
            <w:noProof/>
          </w:rPr>
        </w:r>
      </w:ins>
      <w:ins w:id="61" w:author="ilham.nur@office.ui.ac.id" w:date="2022-09-14T14:22:00Z">
        <w:r w:rsidRPr="002371B2">
          <w:rPr>
            <w:rStyle w:val="Hyperlink"/>
            <w:noProof/>
          </w:rPr>
          <w:fldChar w:fldCharType="separate"/>
        </w:r>
        <w:r w:rsidRPr="002371B2">
          <w:rPr>
            <w:rStyle w:val="Hyperlink"/>
            <w:noProof/>
          </w:rPr>
          <w:t>DAFTAR ISI</w:t>
        </w:r>
        <w:r>
          <w:rPr>
            <w:noProof/>
            <w:webHidden/>
          </w:rPr>
          <w:tab/>
        </w:r>
        <w:r>
          <w:rPr>
            <w:noProof/>
            <w:webHidden/>
          </w:rPr>
          <w:fldChar w:fldCharType="begin"/>
        </w:r>
        <w:r>
          <w:rPr>
            <w:noProof/>
            <w:webHidden/>
          </w:rPr>
          <w:instrText xml:space="preserve"> PAGEREF _Toc114057768 \h </w:instrText>
        </w:r>
      </w:ins>
      <w:r>
        <w:rPr>
          <w:noProof/>
          <w:webHidden/>
        </w:rPr>
      </w:r>
      <w:r>
        <w:rPr>
          <w:noProof/>
          <w:webHidden/>
        </w:rPr>
        <w:fldChar w:fldCharType="separate"/>
      </w:r>
      <w:ins w:id="62" w:author="ilham.nur@office.ui.ac.id" w:date="2022-09-28T20:06:00Z">
        <w:r w:rsidR="005D65BB">
          <w:rPr>
            <w:noProof/>
            <w:webHidden/>
          </w:rPr>
          <w:t>viii</w:t>
        </w:r>
      </w:ins>
      <w:ins w:id="63" w:author="ilham.nur@office.ui.ac.id" w:date="2022-09-14T14:22:00Z">
        <w:r>
          <w:rPr>
            <w:noProof/>
            <w:webHidden/>
          </w:rPr>
          <w:fldChar w:fldCharType="end"/>
        </w:r>
        <w:r w:rsidRPr="002371B2">
          <w:rPr>
            <w:rStyle w:val="Hyperlink"/>
            <w:noProof/>
          </w:rPr>
          <w:fldChar w:fldCharType="end"/>
        </w:r>
      </w:ins>
    </w:p>
    <w:p w14:paraId="52373B0B" w14:textId="7DE267D8" w:rsidR="00E73855" w:rsidRDefault="00E73855">
      <w:pPr>
        <w:pStyle w:val="TOC1"/>
        <w:tabs>
          <w:tab w:val="right" w:leader="dot" w:pos="8494"/>
        </w:tabs>
        <w:rPr>
          <w:ins w:id="64" w:author="ilham.nur@office.ui.ac.id" w:date="2022-09-14T14:22:00Z"/>
          <w:rFonts w:asciiTheme="minorHAnsi" w:hAnsiTheme="minorHAnsi" w:cstheme="minorBidi"/>
          <w:b w:val="0"/>
          <w:noProof/>
          <w:sz w:val="22"/>
          <w:lang w:val="en-ID" w:eastAsia="en-ID"/>
        </w:rPr>
      </w:pPr>
      <w:ins w:id="6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"_Toc114057769"</w:instrText>
        </w:r>
        <w:r w:rsidRPr="002371B2">
          <w:rPr>
            <w:rStyle w:val="Hyperlink"/>
            <w:noProof/>
          </w:rPr>
          <w:instrText xml:space="preserve"> </w:instrText>
        </w:r>
      </w:ins>
      <w:ins w:id="66" w:author="ilham.nur@office.ui.ac.id" w:date="2022-09-28T20:06:00Z">
        <w:r w:rsidR="005D65BB" w:rsidRPr="002371B2">
          <w:rPr>
            <w:rStyle w:val="Hyperlink"/>
            <w:noProof/>
          </w:rPr>
        </w:r>
      </w:ins>
      <w:ins w:id="67" w:author="ilham.nur@office.ui.ac.id" w:date="2022-09-14T14:22:00Z">
        <w:r w:rsidRPr="002371B2">
          <w:rPr>
            <w:rStyle w:val="Hyperlink"/>
            <w:noProof/>
          </w:rPr>
          <w:fldChar w:fldCharType="separate"/>
        </w:r>
        <w:r w:rsidRPr="002371B2">
          <w:rPr>
            <w:rStyle w:val="Hyperlink"/>
            <w:noProof/>
          </w:rPr>
          <w:t>DAFTAR GAMBAR</w:t>
        </w:r>
        <w:r>
          <w:rPr>
            <w:noProof/>
            <w:webHidden/>
          </w:rPr>
          <w:tab/>
        </w:r>
        <w:r>
          <w:rPr>
            <w:noProof/>
            <w:webHidden/>
          </w:rPr>
          <w:fldChar w:fldCharType="begin"/>
        </w:r>
        <w:r>
          <w:rPr>
            <w:noProof/>
            <w:webHidden/>
          </w:rPr>
          <w:instrText xml:space="preserve"> PAGEREF _Toc114057769 \h </w:instrText>
        </w:r>
      </w:ins>
      <w:r>
        <w:rPr>
          <w:noProof/>
          <w:webHidden/>
        </w:rPr>
      </w:r>
      <w:r>
        <w:rPr>
          <w:noProof/>
          <w:webHidden/>
        </w:rPr>
        <w:fldChar w:fldCharType="separate"/>
      </w:r>
      <w:ins w:id="68" w:author="ilham.nur@office.ui.ac.id" w:date="2022-09-28T20:06:00Z">
        <w:r w:rsidR="005D65BB">
          <w:rPr>
            <w:noProof/>
            <w:webHidden/>
          </w:rPr>
          <w:t>x</w:t>
        </w:r>
      </w:ins>
      <w:ins w:id="69" w:author="ilham.nur@office.ui.ac.id" w:date="2022-09-14T14:22:00Z">
        <w:r>
          <w:rPr>
            <w:noProof/>
            <w:webHidden/>
          </w:rPr>
          <w:fldChar w:fldCharType="end"/>
        </w:r>
        <w:r w:rsidRPr="002371B2">
          <w:rPr>
            <w:rStyle w:val="Hyperlink"/>
            <w:noProof/>
          </w:rPr>
          <w:fldChar w:fldCharType="end"/>
        </w:r>
      </w:ins>
    </w:p>
    <w:p w14:paraId="2BE0E924" w14:textId="1D8B6B74" w:rsidR="00E73855" w:rsidRDefault="00E73855">
      <w:pPr>
        <w:pStyle w:val="TOC1"/>
        <w:tabs>
          <w:tab w:val="right" w:leader="dot" w:pos="8494"/>
        </w:tabs>
        <w:rPr>
          <w:ins w:id="70" w:author="ilham.nur@office.ui.ac.id" w:date="2022-09-14T14:22:00Z"/>
          <w:rFonts w:asciiTheme="minorHAnsi" w:hAnsiTheme="minorHAnsi" w:cstheme="minorBidi"/>
          <w:b w:val="0"/>
          <w:noProof/>
          <w:sz w:val="22"/>
          <w:lang w:val="en-ID" w:eastAsia="en-ID"/>
        </w:rPr>
      </w:pPr>
      <w:ins w:id="7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"_Toc114057770"</w:instrText>
        </w:r>
        <w:r w:rsidRPr="002371B2">
          <w:rPr>
            <w:rStyle w:val="Hyperlink"/>
            <w:noProof/>
          </w:rPr>
          <w:instrText xml:space="preserve"> </w:instrText>
        </w:r>
      </w:ins>
      <w:ins w:id="72" w:author="ilham.nur@office.ui.ac.id" w:date="2022-09-28T20:06:00Z">
        <w:r w:rsidR="005D65BB" w:rsidRPr="002371B2">
          <w:rPr>
            <w:rStyle w:val="Hyperlink"/>
            <w:noProof/>
          </w:rPr>
        </w:r>
      </w:ins>
      <w:ins w:id="73" w:author="ilham.nur@office.ui.ac.id" w:date="2022-09-14T14:22:00Z">
        <w:r w:rsidRPr="002371B2">
          <w:rPr>
            <w:rStyle w:val="Hyperlink"/>
            <w:noProof/>
          </w:rPr>
          <w:fldChar w:fldCharType="separate"/>
        </w:r>
        <w:r w:rsidRPr="002371B2">
          <w:rPr>
            <w:rStyle w:val="Hyperlink"/>
            <w:noProof/>
          </w:rPr>
          <w:t>DAFTAR TABEL</w:t>
        </w:r>
        <w:r>
          <w:rPr>
            <w:noProof/>
            <w:webHidden/>
          </w:rPr>
          <w:tab/>
        </w:r>
        <w:r>
          <w:rPr>
            <w:noProof/>
            <w:webHidden/>
          </w:rPr>
          <w:fldChar w:fldCharType="begin"/>
        </w:r>
        <w:r>
          <w:rPr>
            <w:noProof/>
            <w:webHidden/>
          </w:rPr>
          <w:instrText xml:space="preserve"> PAGEREF _Toc114057770 \h </w:instrText>
        </w:r>
      </w:ins>
      <w:r>
        <w:rPr>
          <w:noProof/>
          <w:webHidden/>
        </w:rPr>
      </w:r>
      <w:r>
        <w:rPr>
          <w:noProof/>
          <w:webHidden/>
        </w:rPr>
        <w:fldChar w:fldCharType="separate"/>
      </w:r>
      <w:ins w:id="74" w:author="ilham.nur@office.ui.ac.id" w:date="2022-09-28T20:06:00Z">
        <w:r w:rsidR="005D65BB">
          <w:rPr>
            <w:noProof/>
            <w:webHidden/>
          </w:rPr>
          <w:t>xi</w:t>
        </w:r>
      </w:ins>
      <w:ins w:id="75" w:author="ilham.nur@office.ui.ac.id" w:date="2022-09-14T14:22:00Z">
        <w:r>
          <w:rPr>
            <w:noProof/>
            <w:webHidden/>
          </w:rPr>
          <w:fldChar w:fldCharType="end"/>
        </w:r>
        <w:r w:rsidRPr="002371B2">
          <w:rPr>
            <w:rStyle w:val="Hyperlink"/>
            <w:noProof/>
          </w:rPr>
          <w:fldChar w:fldCharType="end"/>
        </w:r>
      </w:ins>
    </w:p>
    <w:p w14:paraId="6E5CE33E" w14:textId="257351FD" w:rsidR="00E73855" w:rsidRDefault="00E73855">
      <w:pPr>
        <w:pStyle w:val="TOC1"/>
        <w:tabs>
          <w:tab w:val="left" w:pos="1100"/>
          <w:tab w:val="right" w:leader="dot" w:pos="8494"/>
        </w:tabs>
        <w:rPr>
          <w:ins w:id="76" w:author="ilham.nur@office.ui.ac.id" w:date="2022-09-14T14:22:00Z"/>
          <w:rFonts w:asciiTheme="minorHAnsi" w:hAnsiTheme="minorHAnsi" w:cstheme="minorBidi"/>
          <w:b w:val="0"/>
          <w:noProof/>
          <w:sz w:val="22"/>
          <w:lang w:val="en-ID" w:eastAsia="en-ID"/>
        </w:rPr>
      </w:pPr>
      <w:ins w:id="7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"_Toc114057771"</w:instrText>
        </w:r>
        <w:r w:rsidRPr="002371B2">
          <w:rPr>
            <w:rStyle w:val="Hyperlink"/>
            <w:noProof/>
          </w:rPr>
          <w:instrText xml:space="preserve"> </w:instrText>
        </w:r>
      </w:ins>
      <w:ins w:id="78" w:author="ilham.nur@office.ui.ac.id" w:date="2022-09-28T20:06:00Z">
        <w:r w:rsidR="005D65BB" w:rsidRPr="002371B2">
          <w:rPr>
            <w:rStyle w:val="Hyperlink"/>
            <w:noProof/>
          </w:rPr>
        </w:r>
      </w:ins>
      <w:ins w:id="79" w:author="ilham.nur@office.ui.ac.id" w:date="2022-09-14T14:22:00Z">
        <w:r w:rsidRPr="002371B2">
          <w:rPr>
            <w:rStyle w:val="Hyperlink"/>
            <w:noProof/>
          </w:rPr>
          <w:fldChar w:fldCharType="separate"/>
        </w:r>
        <w:r w:rsidRPr="002371B2">
          <w:rPr>
            <w:rStyle w:val="Hyperlink"/>
            <w:noProof/>
          </w:rPr>
          <w:t>BAB 1</w:t>
        </w:r>
        <w:r>
          <w:rPr>
            <w:rFonts w:asciiTheme="minorHAnsi" w:hAnsiTheme="minorHAnsi" w:cstheme="minorBidi"/>
            <w:b w:val="0"/>
            <w:noProof/>
            <w:sz w:val="22"/>
            <w:lang w:val="en-ID" w:eastAsia="en-ID"/>
          </w:rPr>
          <w:tab/>
        </w:r>
        <w:r w:rsidRPr="002371B2">
          <w:rPr>
            <w:rStyle w:val="Hyperlink"/>
            <w:noProof/>
          </w:rPr>
          <w:t>PENDAHULUAN</w:t>
        </w:r>
        <w:r>
          <w:rPr>
            <w:noProof/>
            <w:webHidden/>
          </w:rPr>
          <w:tab/>
        </w:r>
        <w:r>
          <w:rPr>
            <w:noProof/>
            <w:webHidden/>
          </w:rPr>
          <w:fldChar w:fldCharType="begin"/>
        </w:r>
        <w:r>
          <w:rPr>
            <w:noProof/>
            <w:webHidden/>
          </w:rPr>
          <w:instrText xml:space="preserve"> PAGEREF _Toc114057771 \h </w:instrText>
        </w:r>
      </w:ins>
      <w:r>
        <w:rPr>
          <w:noProof/>
          <w:webHidden/>
        </w:rPr>
      </w:r>
      <w:r>
        <w:rPr>
          <w:noProof/>
          <w:webHidden/>
        </w:rPr>
        <w:fldChar w:fldCharType="separate"/>
      </w:r>
      <w:ins w:id="80" w:author="ilham.nur@office.ui.ac.id" w:date="2022-09-28T20:06:00Z">
        <w:r w:rsidR="005D65BB">
          <w:rPr>
            <w:noProof/>
            <w:webHidden/>
          </w:rPr>
          <w:t>1</w:t>
        </w:r>
      </w:ins>
      <w:ins w:id="81" w:author="ilham.nur@office.ui.ac.id" w:date="2022-09-14T14:22:00Z">
        <w:r>
          <w:rPr>
            <w:noProof/>
            <w:webHidden/>
          </w:rPr>
          <w:fldChar w:fldCharType="end"/>
        </w:r>
        <w:r w:rsidRPr="002371B2">
          <w:rPr>
            <w:rStyle w:val="Hyperlink"/>
            <w:noProof/>
          </w:rPr>
          <w:fldChar w:fldCharType="end"/>
        </w:r>
      </w:ins>
    </w:p>
    <w:p w14:paraId="7C86A134" w14:textId="291369CD" w:rsidR="00E73855" w:rsidRDefault="00E73855">
      <w:pPr>
        <w:pStyle w:val="TOC2"/>
        <w:tabs>
          <w:tab w:val="left" w:pos="880"/>
          <w:tab w:val="right" w:leader="dot" w:pos="8494"/>
        </w:tabs>
        <w:rPr>
          <w:ins w:id="82" w:author="ilham.nur@office.ui.ac.id" w:date="2022-09-14T14:22:00Z"/>
          <w:rFonts w:asciiTheme="minorHAnsi" w:hAnsiTheme="minorHAnsi" w:cstheme="minorBidi"/>
          <w:noProof/>
          <w:sz w:val="22"/>
          <w:lang w:val="en-ID" w:eastAsia="en-ID"/>
        </w:rPr>
      </w:pPr>
      <w:ins w:id="8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"_Toc114057772"</w:instrText>
        </w:r>
        <w:r w:rsidRPr="002371B2">
          <w:rPr>
            <w:rStyle w:val="Hyperlink"/>
            <w:noProof/>
          </w:rPr>
          <w:instrText xml:space="preserve"> </w:instrText>
        </w:r>
      </w:ins>
      <w:ins w:id="84" w:author="ilham.nur@office.ui.ac.id" w:date="2022-09-28T20:06:00Z">
        <w:r w:rsidR="005D65BB" w:rsidRPr="002371B2">
          <w:rPr>
            <w:rStyle w:val="Hyperlink"/>
            <w:noProof/>
          </w:rPr>
        </w:r>
      </w:ins>
      <w:ins w:id="85" w:author="ilham.nur@office.ui.ac.id" w:date="2022-09-14T14:22:00Z">
        <w:r w:rsidRPr="002371B2">
          <w:rPr>
            <w:rStyle w:val="Hyperlink"/>
            <w:noProof/>
          </w:rPr>
          <w:fldChar w:fldCharType="separate"/>
        </w:r>
        <w:r w:rsidRPr="002371B2">
          <w:rPr>
            <w:rStyle w:val="Hyperlink"/>
            <w:noProof/>
          </w:rPr>
          <w:t>1.1</w:t>
        </w:r>
        <w:r>
          <w:rPr>
            <w:rFonts w:asciiTheme="minorHAnsi" w:hAnsiTheme="minorHAnsi" w:cstheme="minorBidi"/>
            <w:noProof/>
            <w:sz w:val="22"/>
            <w:lang w:val="en-ID" w:eastAsia="en-ID"/>
          </w:rPr>
          <w:tab/>
        </w:r>
        <w:r w:rsidRPr="002371B2">
          <w:rPr>
            <w:rStyle w:val="Hyperlink"/>
            <w:noProof/>
          </w:rPr>
          <w:t>Latar Belakang</w:t>
        </w:r>
        <w:r>
          <w:rPr>
            <w:noProof/>
            <w:webHidden/>
          </w:rPr>
          <w:tab/>
        </w:r>
        <w:r>
          <w:rPr>
            <w:noProof/>
            <w:webHidden/>
          </w:rPr>
          <w:fldChar w:fldCharType="begin"/>
        </w:r>
        <w:r>
          <w:rPr>
            <w:noProof/>
            <w:webHidden/>
          </w:rPr>
          <w:instrText xml:space="preserve"> PAGEREF _Toc114057772 \h </w:instrText>
        </w:r>
      </w:ins>
      <w:r>
        <w:rPr>
          <w:noProof/>
          <w:webHidden/>
        </w:rPr>
      </w:r>
      <w:r>
        <w:rPr>
          <w:noProof/>
          <w:webHidden/>
        </w:rPr>
        <w:fldChar w:fldCharType="separate"/>
      </w:r>
      <w:ins w:id="86" w:author="ilham.nur@office.ui.ac.id" w:date="2022-09-28T20:06:00Z">
        <w:r w:rsidR="005D65BB">
          <w:rPr>
            <w:noProof/>
            <w:webHidden/>
          </w:rPr>
          <w:t>1</w:t>
        </w:r>
      </w:ins>
      <w:ins w:id="87" w:author="ilham.nur@office.ui.ac.id" w:date="2022-09-14T14:22:00Z">
        <w:r>
          <w:rPr>
            <w:noProof/>
            <w:webHidden/>
          </w:rPr>
          <w:fldChar w:fldCharType="end"/>
        </w:r>
        <w:r w:rsidRPr="002371B2">
          <w:rPr>
            <w:rStyle w:val="Hyperlink"/>
            <w:noProof/>
          </w:rPr>
          <w:fldChar w:fldCharType="end"/>
        </w:r>
      </w:ins>
    </w:p>
    <w:p w14:paraId="53E34672" w14:textId="6EB55E77" w:rsidR="00E73855" w:rsidRDefault="00E73855">
      <w:pPr>
        <w:pStyle w:val="TOC2"/>
        <w:tabs>
          <w:tab w:val="left" w:pos="880"/>
          <w:tab w:val="right" w:leader="dot" w:pos="8494"/>
        </w:tabs>
        <w:rPr>
          <w:ins w:id="88" w:author="ilham.nur@office.ui.ac.id" w:date="2022-09-14T14:22:00Z"/>
          <w:rFonts w:asciiTheme="minorHAnsi" w:hAnsiTheme="minorHAnsi" w:cstheme="minorBidi"/>
          <w:noProof/>
          <w:sz w:val="22"/>
          <w:lang w:val="en-ID" w:eastAsia="en-ID"/>
        </w:rPr>
      </w:pPr>
      <w:ins w:id="8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"_Toc114057773"</w:instrText>
        </w:r>
        <w:r w:rsidRPr="002371B2">
          <w:rPr>
            <w:rStyle w:val="Hyperlink"/>
            <w:noProof/>
          </w:rPr>
          <w:instrText xml:space="preserve"> </w:instrText>
        </w:r>
      </w:ins>
      <w:ins w:id="90" w:author="ilham.nur@office.ui.ac.id" w:date="2022-09-28T20:06:00Z">
        <w:r w:rsidR="005D65BB" w:rsidRPr="002371B2">
          <w:rPr>
            <w:rStyle w:val="Hyperlink"/>
            <w:noProof/>
          </w:rPr>
        </w:r>
      </w:ins>
      <w:ins w:id="91" w:author="ilham.nur@office.ui.ac.id" w:date="2022-09-14T14:22:00Z">
        <w:r w:rsidRPr="002371B2">
          <w:rPr>
            <w:rStyle w:val="Hyperlink"/>
            <w:noProof/>
          </w:rPr>
          <w:fldChar w:fldCharType="separate"/>
        </w:r>
        <w:r w:rsidRPr="002371B2">
          <w:rPr>
            <w:rStyle w:val="Hyperlink"/>
            <w:noProof/>
          </w:rPr>
          <w:t>1.2</w:t>
        </w:r>
        <w:r>
          <w:rPr>
            <w:rFonts w:asciiTheme="minorHAnsi" w:hAnsiTheme="minorHAnsi" w:cstheme="minorBidi"/>
            <w:noProof/>
            <w:sz w:val="22"/>
            <w:lang w:val="en-ID" w:eastAsia="en-ID"/>
          </w:rPr>
          <w:tab/>
        </w:r>
        <w:r w:rsidRPr="002371B2">
          <w:rPr>
            <w:rStyle w:val="Hyperlink"/>
            <w:noProof/>
          </w:rPr>
          <w:t>Penelitian Terdahulu</w:t>
        </w:r>
        <w:r>
          <w:rPr>
            <w:noProof/>
            <w:webHidden/>
          </w:rPr>
          <w:tab/>
        </w:r>
        <w:r>
          <w:rPr>
            <w:noProof/>
            <w:webHidden/>
          </w:rPr>
          <w:fldChar w:fldCharType="begin"/>
        </w:r>
        <w:r>
          <w:rPr>
            <w:noProof/>
            <w:webHidden/>
          </w:rPr>
          <w:instrText xml:space="preserve"> PAGEREF _Toc114057773 \h </w:instrText>
        </w:r>
      </w:ins>
      <w:r>
        <w:rPr>
          <w:noProof/>
          <w:webHidden/>
        </w:rPr>
      </w:r>
      <w:r>
        <w:rPr>
          <w:noProof/>
          <w:webHidden/>
        </w:rPr>
        <w:fldChar w:fldCharType="separate"/>
      </w:r>
      <w:ins w:id="92" w:author="ilham.nur@office.ui.ac.id" w:date="2022-09-28T20:06:00Z">
        <w:r w:rsidR="005D65BB">
          <w:rPr>
            <w:noProof/>
            <w:webHidden/>
          </w:rPr>
          <w:t>4</w:t>
        </w:r>
      </w:ins>
      <w:ins w:id="93" w:author="ilham.nur@office.ui.ac.id" w:date="2022-09-14T14:22:00Z">
        <w:r>
          <w:rPr>
            <w:noProof/>
            <w:webHidden/>
          </w:rPr>
          <w:fldChar w:fldCharType="end"/>
        </w:r>
        <w:r w:rsidRPr="002371B2">
          <w:rPr>
            <w:rStyle w:val="Hyperlink"/>
            <w:noProof/>
          </w:rPr>
          <w:fldChar w:fldCharType="end"/>
        </w:r>
      </w:ins>
    </w:p>
    <w:p w14:paraId="5112554F" w14:textId="2C8CAF9F" w:rsidR="00E73855" w:rsidRDefault="00E73855">
      <w:pPr>
        <w:pStyle w:val="TOC2"/>
        <w:tabs>
          <w:tab w:val="left" w:pos="880"/>
          <w:tab w:val="right" w:leader="dot" w:pos="8494"/>
        </w:tabs>
        <w:rPr>
          <w:ins w:id="94" w:author="ilham.nur@office.ui.ac.id" w:date="2022-09-14T14:22:00Z"/>
          <w:rFonts w:asciiTheme="minorHAnsi" w:hAnsiTheme="minorHAnsi" w:cstheme="minorBidi"/>
          <w:noProof/>
          <w:sz w:val="22"/>
          <w:lang w:val="en-ID" w:eastAsia="en-ID"/>
        </w:rPr>
      </w:pPr>
      <w:ins w:id="9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"_Toc114057774"</w:instrText>
        </w:r>
        <w:r w:rsidRPr="002371B2">
          <w:rPr>
            <w:rStyle w:val="Hyperlink"/>
            <w:noProof/>
          </w:rPr>
          <w:instrText xml:space="preserve"> </w:instrText>
        </w:r>
      </w:ins>
      <w:ins w:id="96" w:author="ilham.nur@office.ui.ac.id" w:date="2022-09-28T20:06:00Z">
        <w:r w:rsidR="005D65BB" w:rsidRPr="002371B2">
          <w:rPr>
            <w:rStyle w:val="Hyperlink"/>
            <w:noProof/>
          </w:rPr>
        </w:r>
      </w:ins>
      <w:ins w:id="97" w:author="ilham.nur@office.ui.ac.id" w:date="2022-09-14T14:22:00Z">
        <w:r w:rsidRPr="002371B2">
          <w:rPr>
            <w:rStyle w:val="Hyperlink"/>
            <w:noProof/>
          </w:rPr>
          <w:fldChar w:fldCharType="separate"/>
        </w:r>
        <w:r w:rsidRPr="002371B2">
          <w:rPr>
            <w:rStyle w:val="Hyperlink"/>
            <w:noProof/>
          </w:rPr>
          <w:t>1.3</w:t>
        </w:r>
        <w:r>
          <w:rPr>
            <w:rFonts w:asciiTheme="minorHAnsi" w:hAnsiTheme="minorHAnsi" w:cstheme="minorBidi"/>
            <w:noProof/>
            <w:sz w:val="22"/>
            <w:lang w:val="en-ID" w:eastAsia="en-ID"/>
          </w:rPr>
          <w:tab/>
        </w:r>
        <w:r w:rsidRPr="002371B2">
          <w:rPr>
            <w:rStyle w:val="Hyperlink"/>
            <w:noProof/>
          </w:rPr>
          <w:t>Posisi Penelitian</w:t>
        </w:r>
        <w:r>
          <w:rPr>
            <w:noProof/>
            <w:webHidden/>
          </w:rPr>
          <w:tab/>
        </w:r>
        <w:r>
          <w:rPr>
            <w:noProof/>
            <w:webHidden/>
          </w:rPr>
          <w:fldChar w:fldCharType="begin"/>
        </w:r>
        <w:r>
          <w:rPr>
            <w:noProof/>
            <w:webHidden/>
          </w:rPr>
          <w:instrText xml:space="preserve"> PAGEREF _Toc114057774 \h </w:instrText>
        </w:r>
      </w:ins>
      <w:r>
        <w:rPr>
          <w:noProof/>
          <w:webHidden/>
        </w:rPr>
      </w:r>
      <w:r>
        <w:rPr>
          <w:noProof/>
          <w:webHidden/>
        </w:rPr>
        <w:fldChar w:fldCharType="separate"/>
      </w:r>
      <w:ins w:id="98" w:author="ilham.nur@office.ui.ac.id" w:date="2022-09-28T20:06:00Z">
        <w:r w:rsidR="005D65BB">
          <w:rPr>
            <w:noProof/>
            <w:webHidden/>
          </w:rPr>
          <w:t>13</w:t>
        </w:r>
      </w:ins>
      <w:ins w:id="99" w:author="ilham.nur@office.ui.ac.id" w:date="2022-09-14T14:22:00Z">
        <w:r>
          <w:rPr>
            <w:noProof/>
            <w:webHidden/>
          </w:rPr>
          <w:fldChar w:fldCharType="end"/>
        </w:r>
        <w:r w:rsidRPr="002371B2">
          <w:rPr>
            <w:rStyle w:val="Hyperlink"/>
            <w:noProof/>
          </w:rPr>
          <w:fldChar w:fldCharType="end"/>
        </w:r>
      </w:ins>
    </w:p>
    <w:p w14:paraId="475FA5FE" w14:textId="480FDBDA" w:rsidR="00E73855" w:rsidRDefault="00E73855">
      <w:pPr>
        <w:pStyle w:val="TOC2"/>
        <w:tabs>
          <w:tab w:val="left" w:pos="880"/>
          <w:tab w:val="right" w:leader="dot" w:pos="8494"/>
        </w:tabs>
        <w:rPr>
          <w:ins w:id="100" w:author="ilham.nur@office.ui.ac.id" w:date="2022-09-14T14:22:00Z"/>
          <w:rFonts w:asciiTheme="minorHAnsi" w:hAnsiTheme="minorHAnsi" w:cstheme="minorBidi"/>
          <w:noProof/>
          <w:sz w:val="22"/>
          <w:lang w:val="en-ID" w:eastAsia="en-ID"/>
        </w:rPr>
      </w:pPr>
      <w:ins w:id="10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"_Toc114057775"</w:instrText>
        </w:r>
        <w:r w:rsidRPr="002371B2">
          <w:rPr>
            <w:rStyle w:val="Hyperlink"/>
            <w:noProof/>
          </w:rPr>
          <w:instrText xml:space="preserve"> </w:instrText>
        </w:r>
      </w:ins>
      <w:ins w:id="102" w:author="ilham.nur@office.ui.ac.id" w:date="2022-09-28T20:06:00Z">
        <w:r w:rsidR="005D65BB" w:rsidRPr="002371B2">
          <w:rPr>
            <w:rStyle w:val="Hyperlink"/>
            <w:noProof/>
          </w:rPr>
        </w:r>
      </w:ins>
      <w:ins w:id="103" w:author="ilham.nur@office.ui.ac.id" w:date="2022-09-14T14:22:00Z">
        <w:r w:rsidRPr="002371B2">
          <w:rPr>
            <w:rStyle w:val="Hyperlink"/>
            <w:noProof/>
          </w:rPr>
          <w:fldChar w:fldCharType="separate"/>
        </w:r>
        <w:r w:rsidRPr="002371B2">
          <w:rPr>
            <w:rStyle w:val="Hyperlink"/>
            <w:noProof/>
          </w:rPr>
          <w:t>1.4</w:t>
        </w:r>
        <w:r>
          <w:rPr>
            <w:rFonts w:asciiTheme="minorHAnsi" w:hAnsiTheme="minorHAnsi" w:cstheme="minorBidi"/>
            <w:noProof/>
            <w:sz w:val="22"/>
            <w:lang w:val="en-ID" w:eastAsia="en-ID"/>
          </w:rPr>
          <w:tab/>
        </w:r>
        <w:r w:rsidRPr="002371B2">
          <w:rPr>
            <w:rStyle w:val="Hyperlink"/>
            <w:noProof/>
          </w:rPr>
          <w:t>Pertanyaan Penelitian</w:t>
        </w:r>
        <w:r>
          <w:rPr>
            <w:noProof/>
            <w:webHidden/>
          </w:rPr>
          <w:tab/>
        </w:r>
        <w:r>
          <w:rPr>
            <w:noProof/>
            <w:webHidden/>
          </w:rPr>
          <w:fldChar w:fldCharType="begin"/>
        </w:r>
        <w:r>
          <w:rPr>
            <w:noProof/>
            <w:webHidden/>
          </w:rPr>
          <w:instrText xml:space="preserve"> PAGEREF _Toc114057775 \h </w:instrText>
        </w:r>
      </w:ins>
      <w:r>
        <w:rPr>
          <w:noProof/>
          <w:webHidden/>
        </w:rPr>
      </w:r>
      <w:r>
        <w:rPr>
          <w:noProof/>
          <w:webHidden/>
        </w:rPr>
        <w:fldChar w:fldCharType="separate"/>
      </w:r>
      <w:ins w:id="104" w:author="ilham.nur@office.ui.ac.id" w:date="2022-09-28T20:06:00Z">
        <w:r w:rsidR="005D65BB">
          <w:rPr>
            <w:noProof/>
            <w:webHidden/>
          </w:rPr>
          <w:t>14</w:t>
        </w:r>
      </w:ins>
      <w:ins w:id="105" w:author="ilham.nur@office.ui.ac.id" w:date="2022-09-14T14:22:00Z">
        <w:r>
          <w:rPr>
            <w:noProof/>
            <w:webHidden/>
          </w:rPr>
          <w:fldChar w:fldCharType="end"/>
        </w:r>
        <w:r w:rsidRPr="002371B2">
          <w:rPr>
            <w:rStyle w:val="Hyperlink"/>
            <w:noProof/>
          </w:rPr>
          <w:fldChar w:fldCharType="end"/>
        </w:r>
      </w:ins>
    </w:p>
    <w:p w14:paraId="3B6FE980" w14:textId="47C84435" w:rsidR="00E73855" w:rsidRDefault="00E73855">
      <w:pPr>
        <w:pStyle w:val="TOC2"/>
        <w:tabs>
          <w:tab w:val="left" w:pos="880"/>
          <w:tab w:val="right" w:leader="dot" w:pos="8494"/>
        </w:tabs>
        <w:rPr>
          <w:ins w:id="106" w:author="ilham.nur@office.ui.ac.id" w:date="2022-09-14T14:22:00Z"/>
          <w:rFonts w:asciiTheme="minorHAnsi" w:hAnsiTheme="minorHAnsi" w:cstheme="minorBidi"/>
          <w:noProof/>
          <w:sz w:val="22"/>
          <w:lang w:val="en-ID" w:eastAsia="en-ID"/>
        </w:rPr>
      </w:pPr>
      <w:ins w:id="10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"_Toc114057776"</w:instrText>
        </w:r>
        <w:r w:rsidRPr="002371B2">
          <w:rPr>
            <w:rStyle w:val="Hyperlink"/>
            <w:noProof/>
          </w:rPr>
          <w:instrText xml:space="preserve"> </w:instrText>
        </w:r>
      </w:ins>
      <w:ins w:id="108" w:author="ilham.nur@office.ui.ac.id" w:date="2022-09-28T20:06:00Z">
        <w:r w:rsidR="005D65BB" w:rsidRPr="002371B2">
          <w:rPr>
            <w:rStyle w:val="Hyperlink"/>
            <w:noProof/>
          </w:rPr>
        </w:r>
      </w:ins>
      <w:ins w:id="109" w:author="ilham.nur@office.ui.ac.id" w:date="2022-09-14T14:22:00Z">
        <w:r w:rsidRPr="002371B2">
          <w:rPr>
            <w:rStyle w:val="Hyperlink"/>
            <w:noProof/>
          </w:rPr>
          <w:fldChar w:fldCharType="separate"/>
        </w:r>
        <w:r w:rsidRPr="002371B2">
          <w:rPr>
            <w:rStyle w:val="Hyperlink"/>
            <w:noProof/>
          </w:rPr>
          <w:t>1.5</w:t>
        </w:r>
        <w:r>
          <w:rPr>
            <w:rFonts w:asciiTheme="minorHAnsi" w:hAnsiTheme="minorHAnsi" w:cstheme="minorBidi"/>
            <w:noProof/>
            <w:sz w:val="22"/>
            <w:lang w:val="en-ID" w:eastAsia="en-ID"/>
          </w:rPr>
          <w:tab/>
        </w:r>
        <w:r w:rsidRPr="002371B2">
          <w:rPr>
            <w:rStyle w:val="Hyperlink"/>
            <w:noProof/>
          </w:rPr>
          <w:t>Tujuan Penelitian</w:t>
        </w:r>
        <w:r>
          <w:rPr>
            <w:noProof/>
            <w:webHidden/>
          </w:rPr>
          <w:tab/>
        </w:r>
        <w:r>
          <w:rPr>
            <w:noProof/>
            <w:webHidden/>
          </w:rPr>
          <w:fldChar w:fldCharType="begin"/>
        </w:r>
        <w:r>
          <w:rPr>
            <w:noProof/>
            <w:webHidden/>
          </w:rPr>
          <w:instrText xml:space="preserve"> PAGEREF _Toc114057776 \h </w:instrText>
        </w:r>
      </w:ins>
      <w:r>
        <w:rPr>
          <w:noProof/>
          <w:webHidden/>
        </w:rPr>
      </w:r>
      <w:r>
        <w:rPr>
          <w:noProof/>
          <w:webHidden/>
        </w:rPr>
        <w:fldChar w:fldCharType="separate"/>
      </w:r>
      <w:ins w:id="110" w:author="ilham.nur@office.ui.ac.id" w:date="2022-09-28T20:06:00Z">
        <w:r w:rsidR="005D65BB">
          <w:rPr>
            <w:noProof/>
            <w:webHidden/>
          </w:rPr>
          <w:t>14</w:t>
        </w:r>
      </w:ins>
      <w:ins w:id="111" w:author="ilham.nur@office.ui.ac.id" w:date="2022-09-14T14:22:00Z">
        <w:r>
          <w:rPr>
            <w:noProof/>
            <w:webHidden/>
          </w:rPr>
          <w:fldChar w:fldCharType="end"/>
        </w:r>
        <w:r w:rsidRPr="002371B2">
          <w:rPr>
            <w:rStyle w:val="Hyperlink"/>
            <w:noProof/>
          </w:rPr>
          <w:fldChar w:fldCharType="end"/>
        </w:r>
      </w:ins>
    </w:p>
    <w:p w14:paraId="4F5DA060" w14:textId="6DC9A5FF" w:rsidR="00E73855" w:rsidRDefault="00E73855">
      <w:pPr>
        <w:pStyle w:val="TOC2"/>
        <w:tabs>
          <w:tab w:val="left" w:pos="880"/>
          <w:tab w:val="right" w:leader="dot" w:pos="8494"/>
        </w:tabs>
        <w:rPr>
          <w:ins w:id="112" w:author="ilham.nur@office.ui.ac.id" w:date="2022-09-14T14:22:00Z"/>
          <w:rFonts w:asciiTheme="minorHAnsi" w:hAnsiTheme="minorHAnsi" w:cstheme="minorBidi"/>
          <w:noProof/>
          <w:sz w:val="22"/>
          <w:lang w:val="en-ID" w:eastAsia="en-ID"/>
        </w:rPr>
      </w:pPr>
      <w:ins w:id="11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"_Toc114057777"</w:instrText>
        </w:r>
        <w:r w:rsidRPr="002371B2">
          <w:rPr>
            <w:rStyle w:val="Hyperlink"/>
            <w:noProof/>
          </w:rPr>
          <w:instrText xml:space="preserve"> </w:instrText>
        </w:r>
      </w:ins>
      <w:ins w:id="114" w:author="ilham.nur@office.ui.ac.id" w:date="2022-09-28T20:06:00Z">
        <w:r w:rsidR="005D65BB" w:rsidRPr="002371B2">
          <w:rPr>
            <w:rStyle w:val="Hyperlink"/>
            <w:noProof/>
          </w:rPr>
        </w:r>
      </w:ins>
      <w:ins w:id="115" w:author="ilham.nur@office.ui.ac.id" w:date="2022-09-14T14:22:00Z">
        <w:r w:rsidRPr="002371B2">
          <w:rPr>
            <w:rStyle w:val="Hyperlink"/>
            <w:noProof/>
          </w:rPr>
          <w:fldChar w:fldCharType="separate"/>
        </w:r>
        <w:r w:rsidRPr="002371B2">
          <w:rPr>
            <w:rStyle w:val="Hyperlink"/>
            <w:noProof/>
          </w:rPr>
          <w:t>1.6</w:t>
        </w:r>
        <w:r>
          <w:rPr>
            <w:rFonts w:asciiTheme="minorHAnsi" w:hAnsiTheme="minorHAnsi" w:cstheme="minorBidi"/>
            <w:noProof/>
            <w:sz w:val="22"/>
            <w:lang w:val="en-ID" w:eastAsia="en-ID"/>
          </w:rPr>
          <w:tab/>
        </w:r>
        <w:r w:rsidRPr="002371B2">
          <w:rPr>
            <w:rStyle w:val="Hyperlink"/>
            <w:noProof/>
          </w:rPr>
          <w:t>Manfaat Penelitian</w:t>
        </w:r>
        <w:r>
          <w:rPr>
            <w:noProof/>
            <w:webHidden/>
          </w:rPr>
          <w:tab/>
        </w:r>
        <w:r>
          <w:rPr>
            <w:noProof/>
            <w:webHidden/>
          </w:rPr>
          <w:fldChar w:fldCharType="begin"/>
        </w:r>
        <w:r>
          <w:rPr>
            <w:noProof/>
            <w:webHidden/>
          </w:rPr>
          <w:instrText xml:space="preserve"> PAGEREF _Toc114057777 \h </w:instrText>
        </w:r>
      </w:ins>
      <w:r>
        <w:rPr>
          <w:noProof/>
          <w:webHidden/>
        </w:rPr>
      </w:r>
      <w:r>
        <w:rPr>
          <w:noProof/>
          <w:webHidden/>
        </w:rPr>
        <w:fldChar w:fldCharType="separate"/>
      </w:r>
      <w:ins w:id="116" w:author="ilham.nur@office.ui.ac.id" w:date="2022-09-28T20:06:00Z">
        <w:r w:rsidR="005D65BB">
          <w:rPr>
            <w:noProof/>
            <w:webHidden/>
          </w:rPr>
          <w:t>14</w:t>
        </w:r>
      </w:ins>
      <w:ins w:id="117" w:author="ilham.nur@office.ui.ac.id" w:date="2022-09-14T14:22:00Z">
        <w:r>
          <w:rPr>
            <w:noProof/>
            <w:webHidden/>
          </w:rPr>
          <w:fldChar w:fldCharType="end"/>
        </w:r>
        <w:r w:rsidRPr="002371B2">
          <w:rPr>
            <w:rStyle w:val="Hyperlink"/>
            <w:noProof/>
          </w:rPr>
          <w:fldChar w:fldCharType="end"/>
        </w:r>
      </w:ins>
    </w:p>
    <w:p w14:paraId="55DE6AA6" w14:textId="572DB0DE" w:rsidR="00E73855" w:rsidRDefault="00E73855">
      <w:pPr>
        <w:pStyle w:val="TOC2"/>
        <w:tabs>
          <w:tab w:val="left" w:pos="880"/>
          <w:tab w:val="right" w:leader="dot" w:pos="8494"/>
        </w:tabs>
        <w:rPr>
          <w:ins w:id="118" w:author="ilham.nur@office.ui.ac.id" w:date="2022-09-14T14:22:00Z"/>
          <w:rFonts w:asciiTheme="minorHAnsi" w:hAnsiTheme="minorHAnsi" w:cstheme="minorBidi"/>
          <w:noProof/>
          <w:sz w:val="22"/>
          <w:lang w:val="en-ID" w:eastAsia="en-ID"/>
        </w:rPr>
      </w:pPr>
      <w:ins w:id="11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"_Toc114057778"</w:instrText>
        </w:r>
        <w:r w:rsidRPr="002371B2">
          <w:rPr>
            <w:rStyle w:val="Hyperlink"/>
            <w:noProof/>
          </w:rPr>
          <w:instrText xml:space="preserve"> </w:instrText>
        </w:r>
      </w:ins>
      <w:ins w:id="120" w:author="ilham.nur@office.ui.ac.id" w:date="2022-09-28T20:06:00Z">
        <w:r w:rsidR="005D65BB" w:rsidRPr="002371B2">
          <w:rPr>
            <w:rStyle w:val="Hyperlink"/>
            <w:noProof/>
          </w:rPr>
        </w:r>
      </w:ins>
      <w:ins w:id="121" w:author="ilham.nur@office.ui.ac.id" w:date="2022-09-14T14:22:00Z">
        <w:r w:rsidRPr="002371B2">
          <w:rPr>
            <w:rStyle w:val="Hyperlink"/>
            <w:noProof/>
          </w:rPr>
          <w:fldChar w:fldCharType="separate"/>
        </w:r>
        <w:r w:rsidRPr="002371B2">
          <w:rPr>
            <w:rStyle w:val="Hyperlink"/>
            <w:noProof/>
          </w:rPr>
          <w:t>1.7</w:t>
        </w:r>
        <w:r>
          <w:rPr>
            <w:rFonts w:asciiTheme="minorHAnsi" w:hAnsiTheme="minorHAnsi" w:cstheme="minorBidi"/>
            <w:noProof/>
            <w:sz w:val="22"/>
            <w:lang w:val="en-ID" w:eastAsia="en-ID"/>
          </w:rPr>
          <w:tab/>
        </w:r>
        <w:r w:rsidRPr="002371B2">
          <w:rPr>
            <w:rStyle w:val="Hyperlink"/>
            <w:noProof/>
          </w:rPr>
          <w:t>Batasan Penelitian</w:t>
        </w:r>
        <w:r>
          <w:rPr>
            <w:noProof/>
            <w:webHidden/>
          </w:rPr>
          <w:tab/>
        </w:r>
        <w:r>
          <w:rPr>
            <w:noProof/>
            <w:webHidden/>
          </w:rPr>
          <w:fldChar w:fldCharType="begin"/>
        </w:r>
        <w:r>
          <w:rPr>
            <w:noProof/>
            <w:webHidden/>
          </w:rPr>
          <w:instrText xml:space="preserve"> PAGEREF _Toc114057778 \h </w:instrText>
        </w:r>
      </w:ins>
      <w:r>
        <w:rPr>
          <w:noProof/>
          <w:webHidden/>
        </w:rPr>
      </w:r>
      <w:r>
        <w:rPr>
          <w:noProof/>
          <w:webHidden/>
        </w:rPr>
        <w:fldChar w:fldCharType="separate"/>
      </w:r>
      <w:ins w:id="122" w:author="ilham.nur@office.ui.ac.id" w:date="2022-09-28T20:06:00Z">
        <w:r w:rsidR="005D65BB">
          <w:rPr>
            <w:noProof/>
            <w:webHidden/>
          </w:rPr>
          <w:t>14</w:t>
        </w:r>
      </w:ins>
      <w:ins w:id="123" w:author="ilham.nur@office.ui.ac.id" w:date="2022-09-14T14:22:00Z">
        <w:r>
          <w:rPr>
            <w:noProof/>
            <w:webHidden/>
          </w:rPr>
          <w:fldChar w:fldCharType="end"/>
        </w:r>
        <w:r w:rsidRPr="002371B2">
          <w:rPr>
            <w:rStyle w:val="Hyperlink"/>
            <w:noProof/>
          </w:rPr>
          <w:fldChar w:fldCharType="end"/>
        </w:r>
      </w:ins>
    </w:p>
    <w:p w14:paraId="50AE5219" w14:textId="5D6C6F0F" w:rsidR="00E73855" w:rsidRDefault="00E73855">
      <w:pPr>
        <w:pStyle w:val="TOC1"/>
        <w:tabs>
          <w:tab w:val="left" w:pos="1100"/>
          <w:tab w:val="right" w:leader="dot" w:pos="8494"/>
        </w:tabs>
        <w:rPr>
          <w:ins w:id="124" w:author="ilham.nur@office.ui.ac.id" w:date="2022-09-14T14:22:00Z"/>
          <w:rFonts w:asciiTheme="minorHAnsi" w:hAnsiTheme="minorHAnsi" w:cstheme="minorBidi"/>
          <w:b w:val="0"/>
          <w:noProof/>
          <w:sz w:val="22"/>
          <w:lang w:val="en-ID" w:eastAsia="en-ID"/>
        </w:rPr>
      </w:pPr>
      <w:ins w:id="12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"_Toc114057779"</w:instrText>
        </w:r>
        <w:r w:rsidRPr="002371B2">
          <w:rPr>
            <w:rStyle w:val="Hyperlink"/>
            <w:noProof/>
          </w:rPr>
          <w:instrText xml:space="preserve"> </w:instrText>
        </w:r>
      </w:ins>
      <w:ins w:id="126" w:author="ilham.nur@office.ui.ac.id" w:date="2022-09-28T20:06:00Z">
        <w:r w:rsidR="005D65BB" w:rsidRPr="002371B2">
          <w:rPr>
            <w:rStyle w:val="Hyperlink"/>
            <w:noProof/>
          </w:rPr>
        </w:r>
      </w:ins>
      <w:ins w:id="127" w:author="ilham.nur@office.ui.ac.id" w:date="2022-09-14T14:22:00Z">
        <w:r w:rsidRPr="002371B2">
          <w:rPr>
            <w:rStyle w:val="Hyperlink"/>
            <w:noProof/>
          </w:rPr>
          <w:fldChar w:fldCharType="separate"/>
        </w:r>
        <w:r w:rsidRPr="002371B2">
          <w:rPr>
            <w:rStyle w:val="Hyperlink"/>
            <w:noProof/>
          </w:rPr>
          <w:t>BAB 2</w:t>
        </w:r>
        <w:r>
          <w:rPr>
            <w:rFonts w:asciiTheme="minorHAnsi" w:hAnsiTheme="minorHAnsi" w:cstheme="minorBidi"/>
            <w:b w:val="0"/>
            <w:noProof/>
            <w:sz w:val="22"/>
            <w:lang w:val="en-ID" w:eastAsia="en-ID"/>
          </w:rPr>
          <w:tab/>
        </w:r>
        <w:r w:rsidRPr="002371B2">
          <w:rPr>
            <w:rStyle w:val="Hyperlink"/>
            <w:noProof/>
          </w:rPr>
          <w:t>TINJAUAN PUSTAKA</w:t>
        </w:r>
        <w:r>
          <w:rPr>
            <w:noProof/>
            <w:webHidden/>
          </w:rPr>
          <w:tab/>
        </w:r>
        <w:r>
          <w:rPr>
            <w:noProof/>
            <w:webHidden/>
          </w:rPr>
          <w:fldChar w:fldCharType="begin"/>
        </w:r>
        <w:r>
          <w:rPr>
            <w:noProof/>
            <w:webHidden/>
          </w:rPr>
          <w:instrText xml:space="preserve"> PAGEREF _Toc114057779 \h </w:instrText>
        </w:r>
      </w:ins>
      <w:r>
        <w:rPr>
          <w:noProof/>
          <w:webHidden/>
        </w:rPr>
      </w:r>
      <w:r>
        <w:rPr>
          <w:noProof/>
          <w:webHidden/>
        </w:rPr>
        <w:fldChar w:fldCharType="separate"/>
      </w:r>
      <w:ins w:id="128" w:author="ilham.nur@office.ui.ac.id" w:date="2022-09-28T20:06:00Z">
        <w:r w:rsidR="005D65BB">
          <w:rPr>
            <w:noProof/>
            <w:webHidden/>
          </w:rPr>
          <w:t>16</w:t>
        </w:r>
      </w:ins>
      <w:ins w:id="129" w:author="ilham.nur@office.ui.ac.id" w:date="2022-09-14T14:22:00Z">
        <w:r>
          <w:rPr>
            <w:noProof/>
            <w:webHidden/>
          </w:rPr>
          <w:fldChar w:fldCharType="end"/>
        </w:r>
        <w:r w:rsidRPr="002371B2">
          <w:rPr>
            <w:rStyle w:val="Hyperlink"/>
            <w:noProof/>
          </w:rPr>
          <w:fldChar w:fldCharType="end"/>
        </w:r>
      </w:ins>
    </w:p>
    <w:p w14:paraId="4A906338" w14:textId="5D85C52D" w:rsidR="00E73855" w:rsidRDefault="00E73855">
      <w:pPr>
        <w:pStyle w:val="TOC2"/>
        <w:tabs>
          <w:tab w:val="left" w:pos="880"/>
          <w:tab w:val="right" w:leader="dot" w:pos="8494"/>
        </w:tabs>
        <w:rPr>
          <w:ins w:id="130" w:author="ilham.nur@office.ui.ac.id" w:date="2022-09-14T14:22:00Z"/>
          <w:rFonts w:asciiTheme="minorHAnsi" w:hAnsiTheme="minorHAnsi" w:cstheme="minorBidi"/>
          <w:noProof/>
          <w:sz w:val="22"/>
          <w:lang w:val="en-ID" w:eastAsia="en-ID"/>
        </w:rPr>
      </w:pPr>
      <w:ins w:id="13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"_Toc114057780"</w:instrText>
        </w:r>
        <w:r w:rsidRPr="002371B2">
          <w:rPr>
            <w:rStyle w:val="Hyperlink"/>
            <w:noProof/>
          </w:rPr>
          <w:instrText xml:space="preserve"> </w:instrText>
        </w:r>
      </w:ins>
      <w:ins w:id="132" w:author="ilham.nur@office.ui.ac.id" w:date="2022-09-28T20:06:00Z">
        <w:r w:rsidR="005D65BB" w:rsidRPr="002371B2">
          <w:rPr>
            <w:rStyle w:val="Hyperlink"/>
            <w:noProof/>
          </w:rPr>
        </w:r>
      </w:ins>
      <w:ins w:id="133" w:author="ilham.nur@office.ui.ac.id" w:date="2022-09-14T14:22:00Z">
        <w:r w:rsidRPr="002371B2">
          <w:rPr>
            <w:rStyle w:val="Hyperlink"/>
            <w:noProof/>
          </w:rPr>
          <w:fldChar w:fldCharType="separate"/>
        </w:r>
        <w:r w:rsidRPr="002371B2">
          <w:rPr>
            <w:rStyle w:val="Hyperlink"/>
            <w:noProof/>
          </w:rPr>
          <w:t>2.1</w:t>
        </w:r>
        <w:r>
          <w:rPr>
            <w:rFonts w:asciiTheme="minorHAnsi" w:hAnsiTheme="minorHAnsi" w:cstheme="minorBidi"/>
            <w:noProof/>
            <w:sz w:val="22"/>
            <w:lang w:val="en-ID" w:eastAsia="en-ID"/>
          </w:rPr>
          <w:tab/>
        </w:r>
        <w:r w:rsidRPr="002371B2">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_Toc114057780 \h </w:instrText>
        </w:r>
      </w:ins>
      <w:r>
        <w:rPr>
          <w:noProof/>
          <w:webHidden/>
        </w:rPr>
      </w:r>
      <w:r>
        <w:rPr>
          <w:noProof/>
          <w:webHidden/>
        </w:rPr>
        <w:fldChar w:fldCharType="separate"/>
      </w:r>
      <w:ins w:id="134" w:author="ilham.nur@office.ui.ac.id" w:date="2022-09-28T20:06:00Z">
        <w:r w:rsidR="005D65BB">
          <w:rPr>
            <w:noProof/>
            <w:webHidden/>
          </w:rPr>
          <w:t>16</w:t>
        </w:r>
      </w:ins>
      <w:ins w:id="135" w:author="ilham.nur@office.ui.ac.id" w:date="2022-09-14T14:22:00Z">
        <w:r>
          <w:rPr>
            <w:noProof/>
            <w:webHidden/>
          </w:rPr>
          <w:fldChar w:fldCharType="end"/>
        </w:r>
        <w:r w:rsidRPr="002371B2">
          <w:rPr>
            <w:rStyle w:val="Hyperlink"/>
            <w:noProof/>
          </w:rPr>
          <w:fldChar w:fldCharType="end"/>
        </w:r>
      </w:ins>
    </w:p>
    <w:p w14:paraId="203B48E4" w14:textId="5162AF88" w:rsidR="00E73855" w:rsidRDefault="00E73855">
      <w:pPr>
        <w:pStyle w:val="TOC3"/>
        <w:tabs>
          <w:tab w:val="left" w:pos="1320"/>
          <w:tab w:val="right" w:leader="dot" w:pos="8494"/>
        </w:tabs>
        <w:rPr>
          <w:ins w:id="136" w:author="ilham.nur@office.ui.ac.id" w:date="2022-09-14T14:22:00Z"/>
          <w:rFonts w:asciiTheme="minorHAnsi" w:hAnsiTheme="minorHAnsi" w:cstheme="minorBidi"/>
          <w:noProof/>
          <w:sz w:val="22"/>
          <w:lang w:val="en-ID" w:eastAsia="en-ID"/>
        </w:rPr>
      </w:pPr>
      <w:ins w:id="13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"_Toc114057781"</w:instrText>
        </w:r>
        <w:r w:rsidRPr="002371B2">
          <w:rPr>
            <w:rStyle w:val="Hyperlink"/>
            <w:noProof/>
          </w:rPr>
          <w:instrText xml:space="preserve"> </w:instrText>
        </w:r>
      </w:ins>
      <w:ins w:id="138" w:author="ilham.nur@office.ui.ac.id" w:date="2022-09-28T20:06:00Z">
        <w:r w:rsidR="005D65BB" w:rsidRPr="002371B2">
          <w:rPr>
            <w:rStyle w:val="Hyperlink"/>
            <w:noProof/>
          </w:rPr>
        </w:r>
      </w:ins>
      <w:ins w:id="139" w:author="ilham.nur@office.ui.ac.id" w:date="2022-09-14T14:22:00Z">
        <w:r w:rsidRPr="002371B2">
          <w:rPr>
            <w:rStyle w:val="Hyperlink"/>
            <w:noProof/>
          </w:rPr>
          <w:fldChar w:fldCharType="separate"/>
        </w:r>
        <w:r w:rsidRPr="002371B2">
          <w:rPr>
            <w:rStyle w:val="Hyperlink"/>
            <w:noProof/>
          </w:rPr>
          <w:t>2.1.1</w:t>
        </w:r>
        <w:r>
          <w:rPr>
            <w:rFonts w:asciiTheme="minorHAnsi" w:hAnsiTheme="minorHAnsi" w:cstheme="minorBidi"/>
            <w:noProof/>
            <w:sz w:val="22"/>
            <w:lang w:val="en-ID" w:eastAsia="en-ID"/>
          </w:rPr>
          <w:tab/>
        </w:r>
        <w:r w:rsidRPr="002371B2">
          <w:rPr>
            <w:rStyle w:val="Hyperlink"/>
            <w:noProof/>
          </w:rPr>
          <w:t>Manfaat Transformasi Digital</w:t>
        </w:r>
        <w:r>
          <w:rPr>
            <w:noProof/>
            <w:webHidden/>
          </w:rPr>
          <w:tab/>
        </w:r>
        <w:r>
          <w:rPr>
            <w:noProof/>
            <w:webHidden/>
          </w:rPr>
          <w:fldChar w:fldCharType="begin"/>
        </w:r>
        <w:r>
          <w:rPr>
            <w:noProof/>
            <w:webHidden/>
          </w:rPr>
          <w:instrText xml:space="preserve"> PAGEREF _Toc114057781 \h </w:instrText>
        </w:r>
      </w:ins>
      <w:r>
        <w:rPr>
          <w:noProof/>
          <w:webHidden/>
        </w:rPr>
      </w:r>
      <w:r>
        <w:rPr>
          <w:noProof/>
          <w:webHidden/>
        </w:rPr>
        <w:fldChar w:fldCharType="separate"/>
      </w:r>
      <w:ins w:id="140" w:author="ilham.nur@office.ui.ac.id" w:date="2022-09-28T20:06:00Z">
        <w:r w:rsidR="005D65BB">
          <w:rPr>
            <w:noProof/>
            <w:webHidden/>
          </w:rPr>
          <w:t>16</w:t>
        </w:r>
      </w:ins>
      <w:ins w:id="141" w:author="ilham.nur@office.ui.ac.id" w:date="2022-09-14T14:22:00Z">
        <w:r>
          <w:rPr>
            <w:noProof/>
            <w:webHidden/>
          </w:rPr>
          <w:fldChar w:fldCharType="end"/>
        </w:r>
        <w:r w:rsidRPr="002371B2">
          <w:rPr>
            <w:rStyle w:val="Hyperlink"/>
            <w:noProof/>
          </w:rPr>
          <w:fldChar w:fldCharType="end"/>
        </w:r>
      </w:ins>
    </w:p>
    <w:p w14:paraId="1D681BBC" w14:textId="1CD75D94" w:rsidR="00E73855" w:rsidRDefault="00E73855">
      <w:pPr>
        <w:pStyle w:val="TOC3"/>
        <w:tabs>
          <w:tab w:val="left" w:pos="1320"/>
          <w:tab w:val="right" w:leader="dot" w:pos="8494"/>
        </w:tabs>
        <w:rPr>
          <w:ins w:id="142" w:author="ilham.nur@office.ui.ac.id" w:date="2022-09-14T14:22:00Z"/>
          <w:rFonts w:asciiTheme="minorHAnsi" w:hAnsiTheme="minorHAnsi" w:cstheme="minorBidi"/>
          <w:noProof/>
          <w:sz w:val="22"/>
          <w:lang w:val="en-ID" w:eastAsia="en-ID"/>
        </w:rPr>
      </w:pPr>
      <w:ins w:id="14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"_Toc114057782"</w:instrText>
        </w:r>
        <w:r w:rsidRPr="002371B2">
          <w:rPr>
            <w:rStyle w:val="Hyperlink"/>
            <w:noProof/>
          </w:rPr>
          <w:instrText xml:space="preserve"> </w:instrText>
        </w:r>
      </w:ins>
      <w:ins w:id="144" w:author="ilham.nur@office.ui.ac.id" w:date="2022-09-28T20:06:00Z">
        <w:r w:rsidR="005D65BB" w:rsidRPr="002371B2">
          <w:rPr>
            <w:rStyle w:val="Hyperlink"/>
            <w:noProof/>
          </w:rPr>
        </w:r>
      </w:ins>
      <w:ins w:id="145" w:author="ilham.nur@office.ui.ac.id" w:date="2022-09-14T14:22:00Z">
        <w:r w:rsidRPr="002371B2">
          <w:rPr>
            <w:rStyle w:val="Hyperlink"/>
            <w:noProof/>
          </w:rPr>
          <w:fldChar w:fldCharType="separate"/>
        </w:r>
        <w:r w:rsidRPr="002371B2">
          <w:rPr>
            <w:rStyle w:val="Hyperlink"/>
            <w:noProof/>
          </w:rPr>
          <w:t>2.1.2</w:t>
        </w:r>
        <w:r>
          <w:rPr>
            <w:rFonts w:asciiTheme="minorHAnsi" w:hAnsiTheme="minorHAnsi" w:cstheme="minorBidi"/>
            <w:noProof/>
            <w:sz w:val="22"/>
            <w:lang w:val="en-ID" w:eastAsia="en-ID"/>
          </w:rPr>
          <w:tab/>
        </w:r>
        <w:r w:rsidRPr="002371B2">
          <w:rPr>
            <w:rStyle w:val="Hyperlink"/>
            <w:noProof/>
          </w:rPr>
          <w:t>Kekurangan Transformasi Digital</w:t>
        </w:r>
        <w:r>
          <w:rPr>
            <w:noProof/>
            <w:webHidden/>
          </w:rPr>
          <w:tab/>
        </w:r>
        <w:r>
          <w:rPr>
            <w:noProof/>
            <w:webHidden/>
          </w:rPr>
          <w:fldChar w:fldCharType="begin"/>
        </w:r>
        <w:r>
          <w:rPr>
            <w:noProof/>
            <w:webHidden/>
          </w:rPr>
          <w:instrText xml:space="preserve"> PAGEREF _Toc114057782 \h </w:instrText>
        </w:r>
      </w:ins>
      <w:r>
        <w:rPr>
          <w:noProof/>
          <w:webHidden/>
        </w:rPr>
      </w:r>
      <w:r>
        <w:rPr>
          <w:noProof/>
          <w:webHidden/>
        </w:rPr>
        <w:fldChar w:fldCharType="separate"/>
      </w:r>
      <w:ins w:id="146" w:author="ilham.nur@office.ui.ac.id" w:date="2022-09-28T20:06:00Z">
        <w:r w:rsidR="005D65BB">
          <w:rPr>
            <w:noProof/>
            <w:webHidden/>
          </w:rPr>
          <w:t>16</w:t>
        </w:r>
      </w:ins>
      <w:ins w:id="147" w:author="ilham.nur@office.ui.ac.id" w:date="2022-09-14T14:22:00Z">
        <w:r>
          <w:rPr>
            <w:noProof/>
            <w:webHidden/>
          </w:rPr>
          <w:fldChar w:fldCharType="end"/>
        </w:r>
        <w:r w:rsidRPr="002371B2">
          <w:rPr>
            <w:rStyle w:val="Hyperlink"/>
            <w:noProof/>
          </w:rPr>
          <w:fldChar w:fldCharType="end"/>
        </w:r>
      </w:ins>
    </w:p>
    <w:p w14:paraId="3DFCCB05" w14:textId="46A3B7B0" w:rsidR="00E73855" w:rsidRDefault="00E73855">
      <w:pPr>
        <w:pStyle w:val="TOC2"/>
        <w:tabs>
          <w:tab w:val="left" w:pos="880"/>
          <w:tab w:val="right" w:leader="dot" w:pos="8494"/>
        </w:tabs>
        <w:rPr>
          <w:ins w:id="148" w:author="ilham.nur@office.ui.ac.id" w:date="2022-09-14T14:22:00Z"/>
          <w:rFonts w:asciiTheme="minorHAnsi" w:hAnsiTheme="minorHAnsi" w:cstheme="minorBidi"/>
          <w:noProof/>
          <w:sz w:val="22"/>
          <w:lang w:val="en-ID" w:eastAsia="en-ID"/>
        </w:rPr>
      </w:pPr>
      <w:ins w:id="14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"_Toc114057783"</w:instrText>
        </w:r>
        <w:r w:rsidRPr="002371B2">
          <w:rPr>
            <w:rStyle w:val="Hyperlink"/>
            <w:noProof/>
          </w:rPr>
          <w:instrText xml:space="preserve"> </w:instrText>
        </w:r>
      </w:ins>
      <w:ins w:id="150" w:author="ilham.nur@office.ui.ac.id" w:date="2022-09-28T20:06:00Z">
        <w:r w:rsidR="005D65BB" w:rsidRPr="002371B2">
          <w:rPr>
            <w:rStyle w:val="Hyperlink"/>
            <w:noProof/>
          </w:rPr>
        </w:r>
      </w:ins>
      <w:ins w:id="151" w:author="ilham.nur@office.ui.ac.id" w:date="2022-09-14T14:22:00Z">
        <w:r w:rsidRPr="002371B2">
          <w:rPr>
            <w:rStyle w:val="Hyperlink"/>
            <w:noProof/>
          </w:rPr>
          <w:fldChar w:fldCharType="separate"/>
        </w:r>
        <w:r w:rsidRPr="002371B2">
          <w:rPr>
            <w:rStyle w:val="Hyperlink"/>
            <w:noProof/>
          </w:rPr>
          <w:t>2.2</w:t>
        </w:r>
        <w:r>
          <w:rPr>
            <w:rFonts w:asciiTheme="minorHAnsi" w:hAnsiTheme="minorHAnsi" w:cstheme="minorBidi"/>
            <w:noProof/>
            <w:sz w:val="22"/>
            <w:lang w:val="en-ID" w:eastAsia="en-ID"/>
          </w:rPr>
          <w:tab/>
        </w:r>
        <w:r w:rsidRPr="002371B2">
          <w:rPr>
            <w:rStyle w:val="Hyperlink"/>
            <w:noProof/>
          </w:rPr>
          <w:t>Manajemen Proyek</w:t>
        </w:r>
        <w:r>
          <w:rPr>
            <w:noProof/>
            <w:webHidden/>
          </w:rPr>
          <w:tab/>
        </w:r>
        <w:r>
          <w:rPr>
            <w:noProof/>
            <w:webHidden/>
          </w:rPr>
          <w:fldChar w:fldCharType="begin"/>
        </w:r>
        <w:r>
          <w:rPr>
            <w:noProof/>
            <w:webHidden/>
          </w:rPr>
          <w:instrText xml:space="preserve"> PAGEREF _Toc114057783 \h </w:instrText>
        </w:r>
      </w:ins>
      <w:r>
        <w:rPr>
          <w:noProof/>
          <w:webHidden/>
        </w:rPr>
      </w:r>
      <w:r>
        <w:rPr>
          <w:noProof/>
          <w:webHidden/>
        </w:rPr>
        <w:fldChar w:fldCharType="separate"/>
      </w:r>
      <w:ins w:id="152" w:author="ilham.nur@office.ui.ac.id" w:date="2022-09-28T20:06:00Z">
        <w:r w:rsidR="005D65BB">
          <w:rPr>
            <w:noProof/>
            <w:webHidden/>
          </w:rPr>
          <w:t>17</w:t>
        </w:r>
      </w:ins>
      <w:ins w:id="153" w:author="ilham.nur@office.ui.ac.id" w:date="2022-09-14T14:22:00Z">
        <w:r>
          <w:rPr>
            <w:noProof/>
            <w:webHidden/>
          </w:rPr>
          <w:fldChar w:fldCharType="end"/>
        </w:r>
        <w:r w:rsidRPr="002371B2">
          <w:rPr>
            <w:rStyle w:val="Hyperlink"/>
            <w:noProof/>
          </w:rPr>
          <w:fldChar w:fldCharType="end"/>
        </w:r>
      </w:ins>
    </w:p>
    <w:p w14:paraId="260562D9" w14:textId="1DB05DB2" w:rsidR="00E73855" w:rsidRDefault="00E73855">
      <w:pPr>
        <w:pStyle w:val="TOC2"/>
        <w:tabs>
          <w:tab w:val="left" w:pos="880"/>
          <w:tab w:val="right" w:leader="dot" w:pos="8494"/>
        </w:tabs>
        <w:rPr>
          <w:ins w:id="154" w:author="ilham.nur@office.ui.ac.id" w:date="2022-09-14T14:22:00Z"/>
          <w:rFonts w:asciiTheme="minorHAnsi" w:hAnsiTheme="minorHAnsi" w:cstheme="minorBidi"/>
          <w:noProof/>
          <w:sz w:val="22"/>
          <w:lang w:val="en-ID" w:eastAsia="en-ID"/>
        </w:rPr>
      </w:pPr>
      <w:ins w:id="15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"_Toc114057784"</w:instrText>
        </w:r>
        <w:r w:rsidRPr="002371B2">
          <w:rPr>
            <w:rStyle w:val="Hyperlink"/>
            <w:noProof/>
          </w:rPr>
          <w:instrText xml:space="preserve"> </w:instrText>
        </w:r>
      </w:ins>
      <w:ins w:id="156" w:author="ilham.nur@office.ui.ac.id" w:date="2022-09-28T20:06:00Z">
        <w:r w:rsidR="005D65BB" w:rsidRPr="002371B2">
          <w:rPr>
            <w:rStyle w:val="Hyperlink"/>
            <w:noProof/>
          </w:rPr>
        </w:r>
      </w:ins>
      <w:ins w:id="157" w:author="ilham.nur@office.ui.ac.id" w:date="2022-09-14T14:22:00Z">
        <w:r w:rsidRPr="002371B2">
          <w:rPr>
            <w:rStyle w:val="Hyperlink"/>
            <w:noProof/>
          </w:rPr>
          <w:fldChar w:fldCharType="separate"/>
        </w:r>
        <w:r w:rsidRPr="002371B2">
          <w:rPr>
            <w:rStyle w:val="Hyperlink"/>
            <w:noProof/>
          </w:rPr>
          <w:t>2.3</w:t>
        </w:r>
        <w:r>
          <w:rPr>
            <w:rFonts w:asciiTheme="minorHAnsi" w:hAnsiTheme="minorHAnsi" w:cstheme="minorBidi"/>
            <w:noProof/>
            <w:sz w:val="22"/>
            <w:lang w:val="en-ID" w:eastAsia="en-ID"/>
          </w:rPr>
          <w:tab/>
        </w:r>
        <w:r w:rsidRPr="002371B2">
          <w:rPr>
            <w:rStyle w:val="Hyperlink"/>
            <w:noProof/>
          </w:rPr>
          <w:t>Pendekatan Manajemen Proyek</w:t>
        </w:r>
        <w:r>
          <w:rPr>
            <w:noProof/>
            <w:webHidden/>
          </w:rPr>
          <w:tab/>
        </w:r>
        <w:r>
          <w:rPr>
            <w:noProof/>
            <w:webHidden/>
          </w:rPr>
          <w:fldChar w:fldCharType="begin"/>
        </w:r>
        <w:r>
          <w:rPr>
            <w:noProof/>
            <w:webHidden/>
          </w:rPr>
          <w:instrText xml:space="preserve"> PAGEREF _Toc114057784 \h </w:instrText>
        </w:r>
      </w:ins>
      <w:r>
        <w:rPr>
          <w:noProof/>
          <w:webHidden/>
        </w:rPr>
      </w:r>
      <w:r>
        <w:rPr>
          <w:noProof/>
          <w:webHidden/>
        </w:rPr>
        <w:fldChar w:fldCharType="separate"/>
      </w:r>
      <w:ins w:id="158" w:author="ilham.nur@office.ui.ac.id" w:date="2022-09-28T20:06:00Z">
        <w:r w:rsidR="005D65BB">
          <w:rPr>
            <w:noProof/>
            <w:webHidden/>
          </w:rPr>
          <w:t>18</w:t>
        </w:r>
      </w:ins>
      <w:ins w:id="159" w:author="ilham.nur@office.ui.ac.id" w:date="2022-09-14T14:22:00Z">
        <w:r>
          <w:rPr>
            <w:noProof/>
            <w:webHidden/>
          </w:rPr>
          <w:fldChar w:fldCharType="end"/>
        </w:r>
        <w:r w:rsidRPr="002371B2">
          <w:rPr>
            <w:rStyle w:val="Hyperlink"/>
            <w:noProof/>
          </w:rPr>
          <w:fldChar w:fldCharType="end"/>
        </w:r>
      </w:ins>
    </w:p>
    <w:p w14:paraId="37ADE51E" w14:textId="7988ACFB" w:rsidR="00E73855" w:rsidRDefault="00E73855">
      <w:pPr>
        <w:pStyle w:val="TOC2"/>
        <w:tabs>
          <w:tab w:val="left" w:pos="880"/>
          <w:tab w:val="right" w:leader="dot" w:pos="8494"/>
        </w:tabs>
        <w:rPr>
          <w:ins w:id="160" w:author="ilham.nur@office.ui.ac.id" w:date="2022-09-14T14:22:00Z"/>
          <w:rFonts w:asciiTheme="minorHAnsi" w:hAnsiTheme="minorHAnsi" w:cstheme="minorBidi"/>
          <w:noProof/>
          <w:sz w:val="22"/>
          <w:lang w:val="en-ID" w:eastAsia="en-ID"/>
        </w:rPr>
      </w:pPr>
      <w:ins w:id="16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"_Toc114057785"</w:instrText>
        </w:r>
        <w:r w:rsidRPr="002371B2">
          <w:rPr>
            <w:rStyle w:val="Hyperlink"/>
            <w:noProof/>
          </w:rPr>
          <w:instrText xml:space="preserve"> </w:instrText>
        </w:r>
      </w:ins>
      <w:ins w:id="162" w:author="ilham.nur@office.ui.ac.id" w:date="2022-09-28T20:06:00Z">
        <w:r w:rsidR="005D65BB" w:rsidRPr="002371B2">
          <w:rPr>
            <w:rStyle w:val="Hyperlink"/>
            <w:noProof/>
          </w:rPr>
        </w:r>
      </w:ins>
      <w:ins w:id="163" w:author="ilham.nur@office.ui.ac.id" w:date="2022-09-14T14:22:00Z">
        <w:r w:rsidRPr="002371B2">
          <w:rPr>
            <w:rStyle w:val="Hyperlink"/>
            <w:noProof/>
          </w:rPr>
          <w:fldChar w:fldCharType="separate"/>
        </w:r>
        <w:r w:rsidRPr="002371B2">
          <w:rPr>
            <w:rStyle w:val="Hyperlink"/>
            <w:noProof/>
          </w:rPr>
          <w:t>2.4</w:t>
        </w:r>
        <w:r>
          <w:rPr>
            <w:rFonts w:asciiTheme="minorHAnsi" w:hAnsiTheme="minorHAnsi" w:cstheme="minorBidi"/>
            <w:noProof/>
            <w:sz w:val="22"/>
            <w:lang w:val="en-ID" w:eastAsia="en-ID"/>
          </w:rPr>
          <w:tab/>
        </w:r>
        <w:r w:rsidRPr="002371B2">
          <w:rPr>
            <w:rStyle w:val="Hyperlink"/>
            <w:noProof/>
          </w:rPr>
          <w:t>Kriteria Kesuksesan Proyek</w:t>
        </w:r>
        <w:r>
          <w:rPr>
            <w:noProof/>
            <w:webHidden/>
          </w:rPr>
          <w:tab/>
        </w:r>
        <w:r>
          <w:rPr>
            <w:noProof/>
            <w:webHidden/>
          </w:rPr>
          <w:fldChar w:fldCharType="begin"/>
        </w:r>
        <w:r>
          <w:rPr>
            <w:noProof/>
            <w:webHidden/>
          </w:rPr>
          <w:instrText xml:space="preserve"> PAGEREF _Toc114057785 \h </w:instrText>
        </w:r>
      </w:ins>
      <w:r>
        <w:rPr>
          <w:noProof/>
          <w:webHidden/>
        </w:rPr>
      </w:r>
      <w:r>
        <w:rPr>
          <w:noProof/>
          <w:webHidden/>
        </w:rPr>
        <w:fldChar w:fldCharType="separate"/>
      </w:r>
      <w:ins w:id="164" w:author="ilham.nur@office.ui.ac.id" w:date="2022-09-28T20:06:00Z">
        <w:r w:rsidR="005D65BB">
          <w:rPr>
            <w:noProof/>
            <w:webHidden/>
          </w:rPr>
          <w:t>20</w:t>
        </w:r>
      </w:ins>
      <w:ins w:id="165" w:author="ilham.nur@office.ui.ac.id" w:date="2022-09-14T14:22:00Z">
        <w:r>
          <w:rPr>
            <w:noProof/>
            <w:webHidden/>
          </w:rPr>
          <w:fldChar w:fldCharType="end"/>
        </w:r>
        <w:r w:rsidRPr="002371B2">
          <w:rPr>
            <w:rStyle w:val="Hyperlink"/>
            <w:noProof/>
          </w:rPr>
          <w:fldChar w:fldCharType="end"/>
        </w:r>
      </w:ins>
    </w:p>
    <w:p w14:paraId="253B71EA" w14:textId="104E6F83" w:rsidR="00E73855" w:rsidRDefault="00E73855">
      <w:pPr>
        <w:pStyle w:val="TOC2"/>
        <w:tabs>
          <w:tab w:val="left" w:pos="880"/>
          <w:tab w:val="right" w:leader="dot" w:pos="8494"/>
        </w:tabs>
        <w:rPr>
          <w:ins w:id="166" w:author="ilham.nur@office.ui.ac.id" w:date="2022-09-14T14:22:00Z"/>
          <w:rFonts w:asciiTheme="minorHAnsi" w:hAnsiTheme="minorHAnsi" w:cstheme="minorBidi"/>
          <w:noProof/>
          <w:sz w:val="22"/>
          <w:lang w:val="en-ID" w:eastAsia="en-ID"/>
        </w:rPr>
      </w:pPr>
      <w:ins w:id="16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"_Toc114057786"</w:instrText>
        </w:r>
        <w:r w:rsidRPr="002371B2">
          <w:rPr>
            <w:rStyle w:val="Hyperlink"/>
            <w:noProof/>
          </w:rPr>
          <w:instrText xml:space="preserve"> </w:instrText>
        </w:r>
      </w:ins>
      <w:ins w:id="168" w:author="ilham.nur@office.ui.ac.id" w:date="2022-09-28T20:06:00Z">
        <w:r w:rsidR="005D65BB" w:rsidRPr="002371B2">
          <w:rPr>
            <w:rStyle w:val="Hyperlink"/>
            <w:noProof/>
          </w:rPr>
        </w:r>
      </w:ins>
      <w:ins w:id="169" w:author="ilham.nur@office.ui.ac.id" w:date="2022-09-14T14:22:00Z">
        <w:r w:rsidRPr="002371B2">
          <w:rPr>
            <w:rStyle w:val="Hyperlink"/>
            <w:noProof/>
          </w:rPr>
          <w:fldChar w:fldCharType="separate"/>
        </w:r>
        <w:r w:rsidRPr="002371B2">
          <w:rPr>
            <w:rStyle w:val="Hyperlink"/>
            <w:noProof/>
          </w:rPr>
          <w:t>2.5</w:t>
        </w:r>
        <w:r>
          <w:rPr>
            <w:rFonts w:asciiTheme="minorHAnsi" w:hAnsiTheme="minorHAnsi" w:cstheme="minorBidi"/>
            <w:noProof/>
            <w:sz w:val="22"/>
            <w:lang w:val="en-ID" w:eastAsia="en-ID"/>
          </w:rPr>
          <w:tab/>
        </w:r>
        <w:r w:rsidRPr="002371B2">
          <w:rPr>
            <w:rStyle w:val="Hyperlink"/>
            <w:noProof/>
          </w:rPr>
          <w:t>Sistem Informasi Manajemen Proyek</w:t>
        </w:r>
        <w:r>
          <w:rPr>
            <w:noProof/>
            <w:webHidden/>
          </w:rPr>
          <w:tab/>
        </w:r>
        <w:r>
          <w:rPr>
            <w:noProof/>
            <w:webHidden/>
          </w:rPr>
          <w:fldChar w:fldCharType="begin"/>
        </w:r>
        <w:r>
          <w:rPr>
            <w:noProof/>
            <w:webHidden/>
          </w:rPr>
          <w:instrText xml:space="preserve"> PAGEREF _Toc114057786 \h </w:instrText>
        </w:r>
      </w:ins>
      <w:r>
        <w:rPr>
          <w:noProof/>
          <w:webHidden/>
        </w:rPr>
      </w:r>
      <w:r>
        <w:rPr>
          <w:noProof/>
          <w:webHidden/>
        </w:rPr>
        <w:fldChar w:fldCharType="separate"/>
      </w:r>
      <w:ins w:id="170" w:author="ilham.nur@office.ui.ac.id" w:date="2022-09-28T20:06:00Z">
        <w:r w:rsidR="005D65BB">
          <w:rPr>
            <w:noProof/>
            <w:webHidden/>
          </w:rPr>
          <w:t>20</w:t>
        </w:r>
      </w:ins>
      <w:ins w:id="171" w:author="ilham.nur@office.ui.ac.id" w:date="2022-09-14T14:22:00Z">
        <w:r>
          <w:rPr>
            <w:noProof/>
            <w:webHidden/>
          </w:rPr>
          <w:fldChar w:fldCharType="end"/>
        </w:r>
        <w:r w:rsidRPr="002371B2">
          <w:rPr>
            <w:rStyle w:val="Hyperlink"/>
            <w:noProof/>
          </w:rPr>
          <w:fldChar w:fldCharType="end"/>
        </w:r>
      </w:ins>
    </w:p>
    <w:p w14:paraId="748DD274" w14:textId="0C985C10" w:rsidR="00E73855" w:rsidRDefault="00E73855">
      <w:pPr>
        <w:pStyle w:val="TOC3"/>
        <w:tabs>
          <w:tab w:val="left" w:pos="1320"/>
          <w:tab w:val="right" w:leader="dot" w:pos="8494"/>
        </w:tabs>
        <w:rPr>
          <w:ins w:id="172" w:author="ilham.nur@office.ui.ac.id" w:date="2022-09-14T14:22:00Z"/>
          <w:rFonts w:asciiTheme="minorHAnsi" w:hAnsiTheme="minorHAnsi" w:cstheme="minorBidi"/>
          <w:noProof/>
          <w:sz w:val="22"/>
          <w:lang w:val="en-ID" w:eastAsia="en-ID"/>
        </w:rPr>
      </w:pPr>
      <w:ins w:id="17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"_Toc114057787"</w:instrText>
        </w:r>
        <w:r w:rsidRPr="002371B2">
          <w:rPr>
            <w:rStyle w:val="Hyperlink"/>
            <w:noProof/>
          </w:rPr>
          <w:instrText xml:space="preserve"> </w:instrText>
        </w:r>
      </w:ins>
      <w:ins w:id="174" w:author="ilham.nur@office.ui.ac.id" w:date="2022-09-28T20:06:00Z">
        <w:r w:rsidR="005D65BB" w:rsidRPr="002371B2">
          <w:rPr>
            <w:rStyle w:val="Hyperlink"/>
            <w:noProof/>
          </w:rPr>
        </w:r>
      </w:ins>
      <w:ins w:id="175" w:author="ilham.nur@office.ui.ac.id" w:date="2022-09-14T14:22:00Z">
        <w:r w:rsidRPr="002371B2">
          <w:rPr>
            <w:rStyle w:val="Hyperlink"/>
            <w:noProof/>
          </w:rPr>
          <w:fldChar w:fldCharType="separate"/>
        </w:r>
        <w:r w:rsidRPr="002371B2">
          <w:rPr>
            <w:rStyle w:val="Hyperlink"/>
            <w:noProof/>
          </w:rPr>
          <w:t>2.5.1</w:t>
        </w:r>
        <w:r>
          <w:rPr>
            <w:rFonts w:asciiTheme="minorHAnsi" w:hAnsiTheme="minorHAnsi" w:cstheme="minorBidi"/>
            <w:noProof/>
            <w:sz w:val="22"/>
            <w:lang w:val="en-ID" w:eastAsia="en-ID"/>
          </w:rPr>
          <w:tab/>
        </w:r>
        <w:r w:rsidRPr="002371B2">
          <w:rPr>
            <w:rStyle w:val="Hyperlink"/>
            <w:noProof/>
          </w:rPr>
          <w:t>Pengolahan Jadwal</w:t>
        </w:r>
        <w:r>
          <w:rPr>
            <w:noProof/>
            <w:webHidden/>
          </w:rPr>
          <w:tab/>
        </w:r>
        <w:r>
          <w:rPr>
            <w:noProof/>
            <w:webHidden/>
          </w:rPr>
          <w:fldChar w:fldCharType="begin"/>
        </w:r>
        <w:r>
          <w:rPr>
            <w:noProof/>
            <w:webHidden/>
          </w:rPr>
          <w:instrText xml:space="preserve"> PAGEREF _Toc114057787 \h </w:instrText>
        </w:r>
      </w:ins>
      <w:r>
        <w:rPr>
          <w:noProof/>
          <w:webHidden/>
        </w:rPr>
      </w:r>
      <w:r>
        <w:rPr>
          <w:noProof/>
          <w:webHidden/>
        </w:rPr>
        <w:fldChar w:fldCharType="separate"/>
      </w:r>
      <w:ins w:id="176" w:author="ilham.nur@office.ui.ac.id" w:date="2022-09-28T20:06:00Z">
        <w:r w:rsidR="005D65BB">
          <w:rPr>
            <w:noProof/>
            <w:webHidden/>
          </w:rPr>
          <w:t>22</w:t>
        </w:r>
      </w:ins>
      <w:ins w:id="177" w:author="ilham.nur@office.ui.ac.id" w:date="2022-09-14T14:22:00Z">
        <w:r>
          <w:rPr>
            <w:noProof/>
            <w:webHidden/>
          </w:rPr>
          <w:fldChar w:fldCharType="end"/>
        </w:r>
        <w:r w:rsidRPr="002371B2">
          <w:rPr>
            <w:rStyle w:val="Hyperlink"/>
            <w:noProof/>
          </w:rPr>
          <w:fldChar w:fldCharType="end"/>
        </w:r>
      </w:ins>
    </w:p>
    <w:p w14:paraId="7FCFB209" w14:textId="4AA5C927" w:rsidR="00E73855" w:rsidRDefault="00E73855">
      <w:pPr>
        <w:pStyle w:val="TOC3"/>
        <w:tabs>
          <w:tab w:val="left" w:pos="1320"/>
          <w:tab w:val="right" w:leader="dot" w:pos="8494"/>
        </w:tabs>
        <w:rPr>
          <w:ins w:id="178" w:author="ilham.nur@office.ui.ac.id" w:date="2022-09-14T14:22:00Z"/>
          <w:rFonts w:asciiTheme="minorHAnsi" w:hAnsiTheme="minorHAnsi" w:cstheme="minorBidi"/>
          <w:noProof/>
          <w:sz w:val="22"/>
          <w:lang w:val="en-ID" w:eastAsia="en-ID"/>
        </w:rPr>
      </w:pPr>
      <w:ins w:id="17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"_Toc114057788"</w:instrText>
        </w:r>
        <w:r w:rsidRPr="002371B2">
          <w:rPr>
            <w:rStyle w:val="Hyperlink"/>
            <w:noProof/>
          </w:rPr>
          <w:instrText xml:space="preserve"> </w:instrText>
        </w:r>
      </w:ins>
      <w:ins w:id="180" w:author="ilham.nur@office.ui.ac.id" w:date="2022-09-28T20:06:00Z">
        <w:r w:rsidR="005D65BB" w:rsidRPr="002371B2">
          <w:rPr>
            <w:rStyle w:val="Hyperlink"/>
            <w:noProof/>
          </w:rPr>
        </w:r>
      </w:ins>
      <w:ins w:id="181" w:author="ilham.nur@office.ui.ac.id" w:date="2022-09-14T14:22:00Z">
        <w:r w:rsidRPr="002371B2">
          <w:rPr>
            <w:rStyle w:val="Hyperlink"/>
            <w:noProof/>
          </w:rPr>
          <w:fldChar w:fldCharType="separate"/>
        </w:r>
        <w:r w:rsidRPr="002371B2">
          <w:rPr>
            <w:rStyle w:val="Hyperlink"/>
            <w:noProof/>
          </w:rPr>
          <w:t>2.5.2</w:t>
        </w:r>
        <w:r>
          <w:rPr>
            <w:rFonts w:asciiTheme="minorHAnsi" w:hAnsiTheme="minorHAnsi" w:cstheme="minorBidi"/>
            <w:noProof/>
            <w:sz w:val="22"/>
            <w:lang w:val="en-ID" w:eastAsia="en-ID"/>
          </w:rPr>
          <w:tab/>
        </w:r>
        <w:r w:rsidRPr="002371B2">
          <w:rPr>
            <w:rStyle w:val="Hyperlink"/>
            <w:noProof/>
          </w:rPr>
          <w:t>Pengendali Pengeluaran Proyek</w:t>
        </w:r>
        <w:r>
          <w:rPr>
            <w:noProof/>
            <w:webHidden/>
          </w:rPr>
          <w:tab/>
        </w:r>
        <w:r>
          <w:rPr>
            <w:noProof/>
            <w:webHidden/>
          </w:rPr>
          <w:fldChar w:fldCharType="begin"/>
        </w:r>
        <w:r>
          <w:rPr>
            <w:noProof/>
            <w:webHidden/>
          </w:rPr>
          <w:instrText xml:space="preserve"> PAGEREF _Toc114057788 \h </w:instrText>
        </w:r>
      </w:ins>
      <w:r>
        <w:rPr>
          <w:noProof/>
          <w:webHidden/>
        </w:rPr>
      </w:r>
      <w:r>
        <w:rPr>
          <w:noProof/>
          <w:webHidden/>
        </w:rPr>
        <w:fldChar w:fldCharType="separate"/>
      </w:r>
      <w:ins w:id="182" w:author="ilham.nur@office.ui.ac.id" w:date="2022-09-28T20:06:00Z">
        <w:r w:rsidR="005D65BB">
          <w:rPr>
            <w:noProof/>
            <w:webHidden/>
          </w:rPr>
          <w:t>23</w:t>
        </w:r>
      </w:ins>
      <w:ins w:id="183" w:author="ilham.nur@office.ui.ac.id" w:date="2022-09-14T14:22:00Z">
        <w:r>
          <w:rPr>
            <w:noProof/>
            <w:webHidden/>
          </w:rPr>
          <w:fldChar w:fldCharType="end"/>
        </w:r>
        <w:r w:rsidRPr="002371B2">
          <w:rPr>
            <w:rStyle w:val="Hyperlink"/>
            <w:noProof/>
          </w:rPr>
          <w:fldChar w:fldCharType="end"/>
        </w:r>
      </w:ins>
    </w:p>
    <w:p w14:paraId="5DEDF3E3" w14:textId="4C619240" w:rsidR="00E73855" w:rsidRDefault="00E73855">
      <w:pPr>
        <w:pStyle w:val="TOC3"/>
        <w:tabs>
          <w:tab w:val="left" w:pos="1320"/>
          <w:tab w:val="right" w:leader="dot" w:pos="8494"/>
        </w:tabs>
        <w:rPr>
          <w:ins w:id="184" w:author="ilham.nur@office.ui.ac.id" w:date="2022-09-14T14:22:00Z"/>
          <w:rFonts w:asciiTheme="minorHAnsi" w:hAnsiTheme="minorHAnsi" w:cstheme="minorBidi"/>
          <w:noProof/>
          <w:sz w:val="22"/>
          <w:lang w:val="en-ID" w:eastAsia="en-ID"/>
        </w:rPr>
      </w:pPr>
      <w:ins w:id="18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"_Toc114057789"</w:instrText>
        </w:r>
        <w:r w:rsidRPr="002371B2">
          <w:rPr>
            <w:rStyle w:val="Hyperlink"/>
            <w:noProof/>
          </w:rPr>
          <w:instrText xml:space="preserve"> </w:instrText>
        </w:r>
      </w:ins>
      <w:ins w:id="186" w:author="ilham.nur@office.ui.ac.id" w:date="2022-09-28T20:06:00Z">
        <w:r w:rsidR="005D65BB" w:rsidRPr="002371B2">
          <w:rPr>
            <w:rStyle w:val="Hyperlink"/>
            <w:noProof/>
          </w:rPr>
        </w:r>
      </w:ins>
      <w:ins w:id="187" w:author="ilham.nur@office.ui.ac.id" w:date="2022-09-14T14:22:00Z">
        <w:r w:rsidRPr="002371B2">
          <w:rPr>
            <w:rStyle w:val="Hyperlink"/>
            <w:noProof/>
          </w:rPr>
          <w:fldChar w:fldCharType="separate"/>
        </w:r>
        <w:r w:rsidRPr="002371B2">
          <w:rPr>
            <w:rStyle w:val="Hyperlink"/>
            <w:noProof/>
          </w:rPr>
          <w:t>2.5.3</w:t>
        </w:r>
        <w:r>
          <w:rPr>
            <w:rFonts w:asciiTheme="minorHAnsi" w:hAnsiTheme="minorHAnsi" w:cstheme="minorBidi"/>
            <w:noProof/>
            <w:sz w:val="22"/>
            <w:lang w:val="en-ID" w:eastAsia="en-ID"/>
          </w:rPr>
          <w:tab/>
        </w:r>
        <w:r w:rsidRPr="002371B2">
          <w:rPr>
            <w:rStyle w:val="Hyperlink"/>
            <w:noProof/>
          </w:rPr>
          <w:t>Sistem Pengendali Sumber Daya Proyek</w:t>
        </w:r>
        <w:r>
          <w:rPr>
            <w:noProof/>
            <w:webHidden/>
          </w:rPr>
          <w:tab/>
        </w:r>
        <w:r>
          <w:rPr>
            <w:noProof/>
            <w:webHidden/>
          </w:rPr>
          <w:fldChar w:fldCharType="begin"/>
        </w:r>
        <w:r>
          <w:rPr>
            <w:noProof/>
            <w:webHidden/>
          </w:rPr>
          <w:instrText xml:space="preserve"> PAGEREF _Toc114057789 \h </w:instrText>
        </w:r>
      </w:ins>
      <w:r>
        <w:rPr>
          <w:noProof/>
          <w:webHidden/>
        </w:rPr>
      </w:r>
      <w:r>
        <w:rPr>
          <w:noProof/>
          <w:webHidden/>
        </w:rPr>
        <w:fldChar w:fldCharType="separate"/>
      </w:r>
      <w:ins w:id="188" w:author="ilham.nur@office.ui.ac.id" w:date="2022-09-28T20:06:00Z">
        <w:r w:rsidR="005D65BB">
          <w:rPr>
            <w:noProof/>
            <w:webHidden/>
          </w:rPr>
          <w:t>23</w:t>
        </w:r>
      </w:ins>
      <w:ins w:id="189" w:author="ilham.nur@office.ui.ac.id" w:date="2022-09-14T14:22:00Z">
        <w:r>
          <w:rPr>
            <w:noProof/>
            <w:webHidden/>
          </w:rPr>
          <w:fldChar w:fldCharType="end"/>
        </w:r>
        <w:r w:rsidRPr="002371B2">
          <w:rPr>
            <w:rStyle w:val="Hyperlink"/>
            <w:noProof/>
          </w:rPr>
          <w:fldChar w:fldCharType="end"/>
        </w:r>
      </w:ins>
    </w:p>
    <w:p w14:paraId="0CB2259B" w14:textId="6D8BE5F2" w:rsidR="00E73855" w:rsidRDefault="00E73855">
      <w:pPr>
        <w:pStyle w:val="TOC3"/>
        <w:tabs>
          <w:tab w:val="left" w:pos="1320"/>
          <w:tab w:val="right" w:leader="dot" w:pos="8494"/>
        </w:tabs>
        <w:rPr>
          <w:ins w:id="190" w:author="ilham.nur@office.ui.ac.id" w:date="2022-09-14T14:22:00Z"/>
          <w:rFonts w:asciiTheme="minorHAnsi" w:hAnsiTheme="minorHAnsi" w:cstheme="minorBidi"/>
          <w:noProof/>
          <w:sz w:val="22"/>
          <w:lang w:val="en-ID" w:eastAsia="en-ID"/>
        </w:rPr>
      </w:pPr>
      <w:ins w:id="19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"_Toc114057790"</w:instrText>
        </w:r>
        <w:r w:rsidRPr="002371B2">
          <w:rPr>
            <w:rStyle w:val="Hyperlink"/>
            <w:noProof/>
          </w:rPr>
          <w:instrText xml:space="preserve"> </w:instrText>
        </w:r>
      </w:ins>
      <w:ins w:id="192" w:author="ilham.nur@office.ui.ac.id" w:date="2022-09-28T20:06:00Z">
        <w:r w:rsidR="005D65BB" w:rsidRPr="002371B2">
          <w:rPr>
            <w:rStyle w:val="Hyperlink"/>
            <w:noProof/>
          </w:rPr>
        </w:r>
      </w:ins>
      <w:ins w:id="193" w:author="ilham.nur@office.ui.ac.id" w:date="2022-09-14T14:22:00Z">
        <w:r w:rsidRPr="002371B2">
          <w:rPr>
            <w:rStyle w:val="Hyperlink"/>
            <w:noProof/>
          </w:rPr>
          <w:fldChar w:fldCharType="separate"/>
        </w:r>
        <w:r w:rsidRPr="002371B2">
          <w:rPr>
            <w:rStyle w:val="Hyperlink"/>
            <w:noProof/>
          </w:rPr>
          <w:t>2.5.4</w:t>
        </w:r>
        <w:r>
          <w:rPr>
            <w:rFonts w:asciiTheme="minorHAnsi" w:hAnsiTheme="minorHAnsi" w:cstheme="minorBidi"/>
            <w:noProof/>
            <w:sz w:val="22"/>
            <w:lang w:val="en-ID" w:eastAsia="en-ID"/>
          </w:rPr>
          <w:tab/>
        </w:r>
        <w:r w:rsidRPr="002371B2">
          <w:rPr>
            <w:rStyle w:val="Hyperlink"/>
            <w:noProof/>
          </w:rPr>
          <w:t>Sistem Kontrol Dokumen Proyek</w:t>
        </w:r>
        <w:r>
          <w:rPr>
            <w:noProof/>
            <w:webHidden/>
          </w:rPr>
          <w:tab/>
        </w:r>
        <w:r>
          <w:rPr>
            <w:noProof/>
            <w:webHidden/>
          </w:rPr>
          <w:fldChar w:fldCharType="begin"/>
        </w:r>
        <w:r>
          <w:rPr>
            <w:noProof/>
            <w:webHidden/>
          </w:rPr>
          <w:instrText xml:space="preserve"> PAGEREF _Toc114057790 \h </w:instrText>
        </w:r>
      </w:ins>
      <w:r>
        <w:rPr>
          <w:noProof/>
          <w:webHidden/>
        </w:rPr>
      </w:r>
      <w:r>
        <w:rPr>
          <w:noProof/>
          <w:webHidden/>
        </w:rPr>
        <w:fldChar w:fldCharType="separate"/>
      </w:r>
      <w:ins w:id="194" w:author="ilham.nur@office.ui.ac.id" w:date="2022-09-28T20:06:00Z">
        <w:r w:rsidR="005D65BB">
          <w:rPr>
            <w:noProof/>
            <w:webHidden/>
          </w:rPr>
          <w:t>24</w:t>
        </w:r>
      </w:ins>
      <w:ins w:id="195" w:author="ilham.nur@office.ui.ac.id" w:date="2022-09-14T14:22:00Z">
        <w:r>
          <w:rPr>
            <w:noProof/>
            <w:webHidden/>
          </w:rPr>
          <w:fldChar w:fldCharType="end"/>
        </w:r>
        <w:r w:rsidRPr="002371B2">
          <w:rPr>
            <w:rStyle w:val="Hyperlink"/>
            <w:noProof/>
          </w:rPr>
          <w:fldChar w:fldCharType="end"/>
        </w:r>
      </w:ins>
    </w:p>
    <w:p w14:paraId="2959727E" w14:textId="42940754" w:rsidR="00E73855" w:rsidRDefault="00E73855">
      <w:pPr>
        <w:pStyle w:val="TOC2"/>
        <w:tabs>
          <w:tab w:val="left" w:pos="880"/>
          <w:tab w:val="right" w:leader="dot" w:pos="8494"/>
        </w:tabs>
        <w:rPr>
          <w:ins w:id="196" w:author="ilham.nur@office.ui.ac.id" w:date="2022-09-14T14:22:00Z"/>
          <w:rFonts w:asciiTheme="minorHAnsi" w:hAnsiTheme="minorHAnsi" w:cstheme="minorBidi"/>
          <w:noProof/>
          <w:sz w:val="22"/>
          <w:lang w:val="en-ID" w:eastAsia="en-ID"/>
        </w:rPr>
      </w:pPr>
      <w:ins w:id="19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"_Toc114057791"</w:instrText>
        </w:r>
        <w:r w:rsidRPr="002371B2">
          <w:rPr>
            <w:rStyle w:val="Hyperlink"/>
            <w:noProof/>
          </w:rPr>
          <w:instrText xml:space="preserve"> </w:instrText>
        </w:r>
      </w:ins>
      <w:ins w:id="198" w:author="ilham.nur@office.ui.ac.id" w:date="2022-09-28T20:06:00Z">
        <w:r w:rsidR="005D65BB" w:rsidRPr="002371B2">
          <w:rPr>
            <w:rStyle w:val="Hyperlink"/>
            <w:noProof/>
          </w:rPr>
        </w:r>
      </w:ins>
      <w:ins w:id="199" w:author="ilham.nur@office.ui.ac.id" w:date="2022-09-14T14:22:00Z">
        <w:r w:rsidRPr="002371B2">
          <w:rPr>
            <w:rStyle w:val="Hyperlink"/>
            <w:noProof/>
          </w:rPr>
          <w:fldChar w:fldCharType="separate"/>
        </w:r>
        <w:r w:rsidRPr="002371B2">
          <w:rPr>
            <w:rStyle w:val="Hyperlink"/>
            <w:noProof/>
          </w:rPr>
          <w:t>2.6</w:t>
        </w:r>
        <w:r>
          <w:rPr>
            <w:rFonts w:asciiTheme="minorHAnsi" w:hAnsiTheme="minorHAnsi" w:cstheme="minorBidi"/>
            <w:noProof/>
            <w:sz w:val="22"/>
            <w:lang w:val="en-ID" w:eastAsia="en-ID"/>
          </w:rPr>
          <w:tab/>
        </w:r>
        <w:r w:rsidRPr="002371B2">
          <w:rPr>
            <w:rStyle w:val="Hyperlink"/>
            <w:i/>
            <w:iCs/>
            <w:noProof/>
          </w:rPr>
          <w:t>Enterprise Architecture</w:t>
        </w:r>
        <w:r>
          <w:rPr>
            <w:noProof/>
            <w:webHidden/>
          </w:rPr>
          <w:tab/>
        </w:r>
        <w:r>
          <w:rPr>
            <w:noProof/>
            <w:webHidden/>
          </w:rPr>
          <w:fldChar w:fldCharType="begin"/>
        </w:r>
        <w:r>
          <w:rPr>
            <w:noProof/>
            <w:webHidden/>
          </w:rPr>
          <w:instrText xml:space="preserve"> PAGEREF _Toc114057791 \h </w:instrText>
        </w:r>
      </w:ins>
      <w:r>
        <w:rPr>
          <w:noProof/>
          <w:webHidden/>
        </w:rPr>
      </w:r>
      <w:r>
        <w:rPr>
          <w:noProof/>
          <w:webHidden/>
        </w:rPr>
        <w:fldChar w:fldCharType="separate"/>
      </w:r>
      <w:ins w:id="200" w:author="ilham.nur@office.ui.ac.id" w:date="2022-09-28T20:06:00Z">
        <w:r w:rsidR="005D65BB">
          <w:rPr>
            <w:noProof/>
            <w:webHidden/>
          </w:rPr>
          <w:t>25</w:t>
        </w:r>
      </w:ins>
      <w:ins w:id="201" w:author="ilham.nur@office.ui.ac.id" w:date="2022-09-14T14:22:00Z">
        <w:r>
          <w:rPr>
            <w:noProof/>
            <w:webHidden/>
          </w:rPr>
          <w:fldChar w:fldCharType="end"/>
        </w:r>
        <w:r w:rsidRPr="002371B2">
          <w:rPr>
            <w:rStyle w:val="Hyperlink"/>
            <w:noProof/>
          </w:rPr>
          <w:fldChar w:fldCharType="end"/>
        </w:r>
      </w:ins>
    </w:p>
    <w:p w14:paraId="678A14AD" w14:textId="62CB8170" w:rsidR="00E73855" w:rsidRDefault="00E73855">
      <w:pPr>
        <w:pStyle w:val="TOC3"/>
        <w:tabs>
          <w:tab w:val="left" w:pos="1320"/>
          <w:tab w:val="right" w:leader="dot" w:pos="8494"/>
        </w:tabs>
        <w:rPr>
          <w:ins w:id="202" w:author="ilham.nur@office.ui.ac.id" w:date="2022-09-14T14:22:00Z"/>
          <w:rFonts w:asciiTheme="minorHAnsi" w:hAnsiTheme="minorHAnsi" w:cstheme="minorBidi"/>
          <w:noProof/>
          <w:sz w:val="22"/>
          <w:lang w:val="en-ID" w:eastAsia="en-ID"/>
        </w:rPr>
      </w:pPr>
      <w:ins w:id="203" w:author="ilham.nur@office.ui.ac.id" w:date="2022-09-14T14:22:00Z">
        <w:r w:rsidRPr="002371B2">
          <w:rPr>
            <w:rStyle w:val="Hyperlink"/>
            <w:noProof/>
          </w:rPr>
          <w:lastRenderedPageBreak/>
          <w:fldChar w:fldCharType="begin"/>
        </w:r>
        <w:r w:rsidRPr="002371B2">
          <w:rPr>
            <w:rStyle w:val="Hyperlink"/>
            <w:noProof/>
          </w:rPr>
          <w:instrText xml:space="preserve"> </w:instrText>
        </w:r>
        <w:r>
          <w:rPr>
            <w:noProof/>
          </w:rPr>
          <w:instrText>HYPERLINK \l "_Toc114057792"</w:instrText>
        </w:r>
        <w:r w:rsidRPr="002371B2">
          <w:rPr>
            <w:rStyle w:val="Hyperlink"/>
            <w:noProof/>
          </w:rPr>
          <w:instrText xml:space="preserve"> </w:instrText>
        </w:r>
      </w:ins>
      <w:ins w:id="204" w:author="ilham.nur@office.ui.ac.id" w:date="2022-09-28T20:06:00Z">
        <w:r w:rsidR="005D65BB" w:rsidRPr="002371B2">
          <w:rPr>
            <w:rStyle w:val="Hyperlink"/>
            <w:noProof/>
          </w:rPr>
        </w:r>
      </w:ins>
      <w:ins w:id="205" w:author="ilham.nur@office.ui.ac.id" w:date="2022-09-14T14:22:00Z">
        <w:r w:rsidRPr="002371B2">
          <w:rPr>
            <w:rStyle w:val="Hyperlink"/>
            <w:noProof/>
          </w:rPr>
          <w:fldChar w:fldCharType="separate"/>
        </w:r>
        <w:r w:rsidRPr="002371B2">
          <w:rPr>
            <w:rStyle w:val="Hyperlink"/>
            <w:i/>
            <w:iCs/>
            <w:noProof/>
          </w:rPr>
          <w:t>2.6.1</w:t>
        </w:r>
        <w:r>
          <w:rPr>
            <w:rFonts w:asciiTheme="minorHAnsi" w:hAnsiTheme="minorHAnsi" w:cstheme="minorBidi"/>
            <w:noProof/>
            <w:sz w:val="22"/>
            <w:lang w:val="en-ID" w:eastAsia="en-ID"/>
          </w:rPr>
          <w:tab/>
        </w:r>
        <w:r w:rsidRPr="002371B2">
          <w:rPr>
            <w:rStyle w:val="Hyperlink"/>
            <w:i/>
            <w:iCs/>
            <w:noProof/>
          </w:rPr>
          <w:t>Zachman Framework</w:t>
        </w:r>
        <w:r>
          <w:rPr>
            <w:noProof/>
            <w:webHidden/>
          </w:rPr>
          <w:tab/>
        </w:r>
        <w:r>
          <w:rPr>
            <w:noProof/>
            <w:webHidden/>
          </w:rPr>
          <w:fldChar w:fldCharType="begin"/>
        </w:r>
        <w:r>
          <w:rPr>
            <w:noProof/>
            <w:webHidden/>
          </w:rPr>
          <w:instrText xml:space="preserve"> PAGEREF _Toc114057792 \h </w:instrText>
        </w:r>
      </w:ins>
      <w:r>
        <w:rPr>
          <w:noProof/>
          <w:webHidden/>
        </w:rPr>
      </w:r>
      <w:r>
        <w:rPr>
          <w:noProof/>
          <w:webHidden/>
        </w:rPr>
        <w:fldChar w:fldCharType="separate"/>
      </w:r>
      <w:ins w:id="206" w:author="ilham.nur@office.ui.ac.id" w:date="2022-09-28T20:06:00Z">
        <w:r w:rsidR="005D65BB">
          <w:rPr>
            <w:noProof/>
            <w:webHidden/>
          </w:rPr>
          <w:t>26</w:t>
        </w:r>
      </w:ins>
      <w:ins w:id="207" w:author="ilham.nur@office.ui.ac.id" w:date="2022-09-14T14:22:00Z">
        <w:r>
          <w:rPr>
            <w:noProof/>
            <w:webHidden/>
          </w:rPr>
          <w:fldChar w:fldCharType="end"/>
        </w:r>
        <w:r w:rsidRPr="002371B2">
          <w:rPr>
            <w:rStyle w:val="Hyperlink"/>
            <w:noProof/>
          </w:rPr>
          <w:fldChar w:fldCharType="end"/>
        </w:r>
      </w:ins>
    </w:p>
    <w:p w14:paraId="374826EF" w14:textId="4FA01558" w:rsidR="00E73855" w:rsidRDefault="00E73855">
      <w:pPr>
        <w:pStyle w:val="TOC3"/>
        <w:tabs>
          <w:tab w:val="left" w:pos="1320"/>
          <w:tab w:val="right" w:leader="dot" w:pos="8494"/>
        </w:tabs>
        <w:rPr>
          <w:ins w:id="208" w:author="ilham.nur@office.ui.ac.id" w:date="2022-09-14T14:22:00Z"/>
          <w:rFonts w:asciiTheme="minorHAnsi" w:hAnsiTheme="minorHAnsi" w:cstheme="minorBidi"/>
          <w:noProof/>
          <w:sz w:val="22"/>
          <w:lang w:val="en-ID" w:eastAsia="en-ID"/>
        </w:rPr>
      </w:pPr>
      <w:ins w:id="20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"_Toc114057793"</w:instrText>
        </w:r>
        <w:r w:rsidRPr="002371B2">
          <w:rPr>
            <w:rStyle w:val="Hyperlink"/>
            <w:noProof/>
          </w:rPr>
          <w:instrText xml:space="preserve"> </w:instrText>
        </w:r>
      </w:ins>
      <w:ins w:id="210" w:author="ilham.nur@office.ui.ac.id" w:date="2022-09-28T20:06:00Z">
        <w:r w:rsidR="005D65BB" w:rsidRPr="002371B2">
          <w:rPr>
            <w:rStyle w:val="Hyperlink"/>
            <w:noProof/>
          </w:rPr>
        </w:r>
      </w:ins>
      <w:ins w:id="211" w:author="ilham.nur@office.ui.ac.id" w:date="2022-09-14T14:22:00Z">
        <w:r w:rsidRPr="002371B2">
          <w:rPr>
            <w:rStyle w:val="Hyperlink"/>
            <w:noProof/>
          </w:rPr>
          <w:fldChar w:fldCharType="separate"/>
        </w:r>
        <w:r w:rsidRPr="002371B2">
          <w:rPr>
            <w:rStyle w:val="Hyperlink"/>
            <w:i/>
            <w:iCs/>
            <w:noProof/>
          </w:rPr>
          <w:t>2.6.2</w:t>
        </w:r>
        <w:r>
          <w:rPr>
            <w:rFonts w:asciiTheme="minorHAnsi" w:hAnsiTheme="minorHAnsi" w:cstheme="minorBidi"/>
            <w:noProof/>
            <w:sz w:val="22"/>
            <w:lang w:val="en-ID" w:eastAsia="en-ID"/>
          </w:rPr>
          <w:tab/>
        </w:r>
        <w:r w:rsidRPr="002371B2">
          <w:rPr>
            <w:rStyle w:val="Hyperlink"/>
            <w:i/>
            <w:iCs/>
            <w:noProof/>
          </w:rPr>
          <w:t>Gartner Framework</w:t>
        </w:r>
        <w:r>
          <w:rPr>
            <w:noProof/>
            <w:webHidden/>
          </w:rPr>
          <w:tab/>
        </w:r>
        <w:r>
          <w:rPr>
            <w:noProof/>
            <w:webHidden/>
          </w:rPr>
          <w:fldChar w:fldCharType="begin"/>
        </w:r>
        <w:r>
          <w:rPr>
            <w:noProof/>
            <w:webHidden/>
          </w:rPr>
          <w:instrText xml:space="preserve"> PAGEREF _Toc114057793 \h </w:instrText>
        </w:r>
      </w:ins>
      <w:r>
        <w:rPr>
          <w:noProof/>
          <w:webHidden/>
        </w:rPr>
      </w:r>
      <w:r>
        <w:rPr>
          <w:noProof/>
          <w:webHidden/>
        </w:rPr>
        <w:fldChar w:fldCharType="separate"/>
      </w:r>
      <w:ins w:id="212" w:author="ilham.nur@office.ui.ac.id" w:date="2022-09-28T20:06:00Z">
        <w:r w:rsidR="005D65BB">
          <w:rPr>
            <w:noProof/>
            <w:webHidden/>
          </w:rPr>
          <w:t>26</w:t>
        </w:r>
      </w:ins>
      <w:ins w:id="213" w:author="ilham.nur@office.ui.ac.id" w:date="2022-09-14T14:22:00Z">
        <w:r>
          <w:rPr>
            <w:noProof/>
            <w:webHidden/>
          </w:rPr>
          <w:fldChar w:fldCharType="end"/>
        </w:r>
        <w:r w:rsidRPr="002371B2">
          <w:rPr>
            <w:rStyle w:val="Hyperlink"/>
            <w:noProof/>
          </w:rPr>
          <w:fldChar w:fldCharType="end"/>
        </w:r>
      </w:ins>
    </w:p>
    <w:p w14:paraId="660A82DA" w14:textId="1497AF98" w:rsidR="00E73855" w:rsidRDefault="00E73855">
      <w:pPr>
        <w:pStyle w:val="TOC3"/>
        <w:tabs>
          <w:tab w:val="left" w:pos="1320"/>
          <w:tab w:val="right" w:leader="dot" w:pos="8494"/>
        </w:tabs>
        <w:rPr>
          <w:ins w:id="214" w:author="ilham.nur@office.ui.ac.id" w:date="2022-09-14T14:22:00Z"/>
          <w:rFonts w:asciiTheme="minorHAnsi" w:hAnsiTheme="minorHAnsi" w:cstheme="minorBidi"/>
          <w:noProof/>
          <w:sz w:val="22"/>
          <w:lang w:val="en-ID" w:eastAsia="en-ID"/>
        </w:rPr>
      </w:pPr>
      <w:ins w:id="21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"_Toc114057794"</w:instrText>
        </w:r>
        <w:r w:rsidRPr="002371B2">
          <w:rPr>
            <w:rStyle w:val="Hyperlink"/>
            <w:noProof/>
          </w:rPr>
          <w:instrText xml:space="preserve"> </w:instrText>
        </w:r>
      </w:ins>
      <w:ins w:id="216" w:author="ilham.nur@office.ui.ac.id" w:date="2022-09-28T20:06:00Z">
        <w:r w:rsidR="005D65BB" w:rsidRPr="002371B2">
          <w:rPr>
            <w:rStyle w:val="Hyperlink"/>
            <w:noProof/>
          </w:rPr>
        </w:r>
      </w:ins>
      <w:ins w:id="217" w:author="ilham.nur@office.ui.ac.id" w:date="2022-09-14T14:22:00Z">
        <w:r w:rsidRPr="002371B2">
          <w:rPr>
            <w:rStyle w:val="Hyperlink"/>
            <w:noProof/>
          </w:rPr>
          <w:fldChar w:fldCharType="separate"/>
        </w:r>
        <w:r w:rsidRPr="002371B2">
          <w:rPr>
            <w:rStyle w:val="Hyperlink"/>
            <w:i/>
            <w:iCs/>
            <w:noProof/>
          </w:rPr>
          <w:t>2.6.3</w:t>
        </w:r>
        <w:r>
          <w:rPr>
            <w:rFonts w:asciiTheme="minorHAnsi" w:hAnsiTheme="minorHAnsi" w:cstheme="minorBidi"/>
            <w:noProof/>
            <w:sz w:val="22"/>
            <w:lang w:val="en-ID" w:eastAsia="en-ID"/>
          </w:rPr>
          <w:tab/>
        </w:r>
        <w:r w:rsidRPr="002371B2">
          <w:rPr>
            <w:rStyle w:val="Hyperlink"/>
            <w:i/>
            <w:iCs/>
            <w:noProof/>
          </w:rPr>
          <w:t>Federal Enterprise Architecture Framework</w:t>
        </w:r>
        <w:r>
          <w:rPr>
            <w:noProof/>
            <w:webHidden/>
          </w:rPr>
          <w:tab/>
        </w:r>
        <w:r>
          <w:rPr>
            <w:noProof/>
            <w:webHidden/>
          </w:rPr>
          <w:fldChar w:fldCharType="begin"/>
        </w:r>
        <w:r>
          <w:rPr>
            <w:noProof/>
            <w:webHidden/>
          </w:rPr>
          <w:instrText xml:space="preserve"> PAGEREF _Toc114057794 \h </w:instrText>
        </w:r>
      </w:ins>
      <w:r>
        <w:rPr>
          <w:noProof/>
          <w:webHidden/>
        </w:rPr>
      </w:r>
      <w:r>
        <w:rPr>
          <w:noProof/>
          <w:webHidden/>
        </w:rPr>
        <w:fldChar w:fldCharType="separate"/>
      </w:r>
      <w:ins w:id="218" w:author="ilham.nur@office.ui.ac.id" w:date="2022-09-28T20:06:00Z">
        <w:r w:rsidR="005D65BB">
          <w:rPr>
            <w:noProof/>
            <w:webHidden/>
          </w:rPr>
          <w:t>27</w:t>
        </w:r>
      </w:ins>
      <w:ins w:id="219" w:author="ilham.nur@office.ui.ac.id" w:date="2022-09-14T14:22:00Z">
        <w:r>
          <w:rPr>
            <w:noProof/>
            <w:webHidden/>
          </w:rPr>
          <w:fldChar w:fldCharType="end"/>
        </w:r>
        <w:r w:rsidRPr="002371B2">
          <w:rPr>
            <w:rStyle w:val="Hyperlink"/>
            <w:noProof/>
          </w:rPr>
          <w:fldChar w:fldCharType="end"/>
        </w:r>
      </w:ins>
    </w:p>
    <w:p w14:paraId="3C4AD1D8" w14:textId="7FA29A85" w:rsidR="00E73855" w:rsidRDefault="00E73855">
      <w:pPr>
        <w:pStyle w:val="TOC3"/>
        <w:tabs>
          <w:tab w:val="left" w:pos="1320"/>
          <w:tab w:val="right" w:leader="dot" w:pos="8494"/>
        </w:tabs>
        <w:rPr>
          <w:ins w:id="220" w:author="ilham.nur@office.ui.ac.id" w:date="2022-09-14T14:22:00Z"/>
          <w:rFonts w:asciiTheme="minorHAnsi" w:hAnsiTheme="minorHAnsi" w:cstheme="minorBidi"/>
          <w:noProof/>
          <w:sz w:val="22"/>
          <w:lang w:val="en-ID" w:eastAsia="en-ID"/>
        </w:rPr>
      </w:pPr>
      <w:ins w:id="22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"_Toc114057795"</w:instrText>
        </w:r>
        <w:r w:rsidRPr="002371B2">
          <w:rPr>
            <w:rStyle w:val="Hyperlink"/>
            <w:noProof/>
          </w:rPr>
          <w:instrText xml:space="preserve"> </w:instrText>
        </w:r>
      </w:ins>
      <w:ins w:id="222" w:author="ilham.nur@office.ui.ac.id" w:date="2022-09-28T20:06:00Z">
        <w:r w:rsidR="005D65BB" w:rsidRPr="002371B2">
          <w:rPr>
            <w:rStyle w:val="Hyperlink"/>
            <w:noProof/>
          </w:rPr>
        </w:r>
      </w:ins>
      <w:ins w:id="223" w:author="ilham.nur@office.ui.ac.id" w:date="2022-09-14T14:22:00Z">
        <w:r w:rsidRPr="002371B2">
          <w:rPr>
            <w:rStyle w:val="Hyperlink"/>
            <w:noProof/>
          </w:rPr>
          <w:fldChar w:fldCharType="separate"/>
        </w:r>
        <w:r w:rsidRPr="002371B2">
          <w:rPr>
            <w:rStyle w:val="Hyperlink"/>
            <w:i/>
            <w:iCs/>
            <w:noProof/>
          </w:rPr>
          <w:t>2.6.4</w:t>
        </w:r>
        <w:r>
          <w:rPr>
            <w:rFonts w:asciiTheme="minorHAnsi" w:hAnsiTheme="minorHAnsi" w:cstheme="minorBidi"/>
            <w:noProof/>
            <w:sz w:val="22"/>
            <w:lang w:val="en-ID" w:eastAsia="en-ID"/>
          </w:rPr>
          <w:tab/>
        </w:r>
        <w:r w:rsidRPr="002371B2">
          <w:rPr>
            <w:rStyle w:val="Hyperlink"/>
            <w:i/>
            <w:iCs/>
            <w:noProof/>
          </w:rPr>
          <w:t>The Open Group Architecture Framework</w:t>
        </w:r>
        <w:r>
          <w:rPr>
            <w:noProof/>
            <w:webHidden/>
          </w:rPr>
          <w:tab/>
        </w:r>
        <w:r>
          <w:rPr>
            <w:noProof/>
            <w:webHidden/>
          </w:rPr>
          <w:fldChar w:fldCharType="begin"/>
        </w:r>
        <w:r>
          <w:rPr>
            <w:noProof/>
            <w:webHidden/>
          </w:rPr>
          <w:instrText xml:space="preserve"> PAGEREF _Toc114057795 \h </w:instrText>
        </w:r>
      </w:ins>
      <w:r>
        <w:rPr>
          <w:noProof/>
          <w:webHidden/>
        </w:rPr>
      </w:r>
      <w:r>
        <w:rPr>
          <w:noProof/>
          <w:webHidden/>
        </w:rPr>
        <w:fldChar w:fldCharType="separate"/>
      </w:r>
      <w:ins w:id="224" w:author="ilham.nur@office.ui.ac.id" w:date="2022-09-28T20:06:00Z">
        <w:r w:rsidR="005D65BB">
          <w:rPr>
            <w:noProof/>
            <w:webHidden/>
          </w:rPr>
          <w:t>27</w:t>
        </w:r>
      </w:ins>
      <w:ins w:id="225" w:author="ilham.nur@office.ui.ac.id" w:date="2022-09-14T14:22:00Z">
        <w:r>
          <w:rPr>
            <w:noProof/>
            <w:webHidden/>
          </w:rPr>
          <w:fldChar w:fldCharType="end"/>
        </w:r>
        <w:r w:rsidRPr="002371B2">
          <w:rPr>
            <w:rStyle w:val="Hyperlink"/>
            <w:noProof/>
          </w:rPr>
          <w:fldChar w:fldCharType="end"/>
        </w:r>
      </w:ins>
    </w:p>
    <w:p w14:paraId="1D610D7C" w14:textId="0CD20B5E" w:rsidR="00E73855" w:rsidRDefault="00E73855">
      <w:pPr>
        <w:pStyle w:val="TOC2"/>
        <w:tabs>
          <w:tab w:val="left" w:pos="880"/>
          <w:tab w:val="right" w:leader="dot" w:pos="8494"/>
        </w:tabs>
        <w:rPr>
          <w:ins w:id="226" w:author="ilham.nur@office.ui.ac.id" w:date="2022-09-14T14:22:00Z"/>
          <w:rFonts w:asciiTheme="minorHAnsi" w:hAnsiTheme="minorHAnsi" w:cstheme="minorBidi"/>
          <w:noProof/>
          <w:sz w:val="22"/>
          <w:lang w:val="en-ID" w:eastAsia="en-ID"/>
        </w:rPr>
      </w:pPr>
      <w:ins w:id="22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"_Toc114057796"</w:instrText>
        </w:r>
        <w:r w:rsidRPr="002371B2">
          <w:rPr>
            <w:rStyle w:val="Hyperlink"/>
            <w:noProof/>
          </w:rPr>
          <w:instrText xml:space="preserve"> </w:instrText>
        </w:r>
      </w:ins>
      <w:ins w:id="228" w:author="ilham.nur@office.ui.ac.id" w:date="2022-09-28T20:06:00Z">
        <w:r w:rsidR="005D65BB" w:rsidRPr="002371B2">
          <w:rPr>
            <w:rStyle w:val="Hyperlink"/>
            <w:noProof/>
          </w:rPr>
        </w:r>
      </w:ins>
      <w:ins w:id="229" w:author="ilham.nur@office.ui.ac.id" w:date="2022-09-14T14:22:00Z">
        <w:r w:rsidRPr="002371B2">
          <w:rPr>
            <w:rStyle w:val="Hyperlink"/>
            <w:noProof/>
          </w:rPr>
          <w:fldChar w:fldCharType="separate"/>
        </w:r>
        <w:r w:rsidRPr="002371B2">
          <w:rPr>
            <w:rStyle w:val="Hyperlink"/>
            <w:noProof/>
          </w:rPr>
          <w:t>2.7</w:t>
        </w:r>
        <w:r>
          <w:rPr>
            <w:rFonts w:asciiTheme="minorHAnsi" w:hAnsiTheme="minorHAnsi" w:cstheme="minorBidi"/>
            <w:noProof/>
            <w:sz w:val="22"/>
            <w:lang w:val="en-ID" w:eastAsia="en-ID"/>
          </w:rPr>
          <w:tab/>
        </w:r>
        <w:r w:rsidRPr="002371B2">
          <w:rPr>
            <w:rStyle w:val="Hyperlink"/>
            <w:noProof/>
          </w:rPr>
          <w:t>Teori Pengambilan Keputusan</w:t>
        </w:r>
        <w:r>
          <w:rPr>
            <w:noProof/>
            <w:webHidden/>
          </w:rPr>
          <w:tab/>
        </w:r>
        <w:r>
          <w:rPr>
            <w:noProof/>
            <w:webHidden/>
          </w:rPr>
          <w:fldChar w:fldCharType="begin"/>
        </w:r>
        <w:r>
          <w:rPr>
            <w:noProof/>
            <w:webHidden/>
          </w:rPr>
          <w:instrText xml:space="preserve"> PAGEREF _Toc114057796 \h </w:instrText>
        </w:r>
      </w:ins>
      <w:r>
        <w:rPr>
          <w:noProof/>
          <w:webHidden/>
        </w:rPr>
      </w:r>
      <w:r>
        <w:rPr>
          <w:noProof/>
          <w:webHidden/>
        </w:rPr>
        <w:fldChar w:fldCharType="separate"/>
      </w:r>
      <w:ins w:id="230" w:author="ilham.nur@office.ui.ac.id" w:date="2022-09-28T20:06:00Z">
        <w:r w:rsidR="005D65BB">
          <w:rPr>
            <w:noProof/>
            <w:webHidden/>
          </w:rPr>
          <w:t>30</w:t>
        </w:r>
      </w:ins>
      <w:ins w:id="231" w:author="ilham.nur@office.ui.ac.id" w:date="2022-09-14T14:22:00Z">
        <w:r>
          <w:rPr>
            <w:noProof/>
            <w:webHidden/>
          </w:rPr>
          <w:fldChar w:fldCharType="end"/>
        </w:r>
        <w:r w:rsidRPr="002371B2">
          <w:rPr>
            <w:rStyle w:val="Hyperlink"/>
            <w:noProof/>
          </w:rPr>
          <w:fldChar w:fldCharType="end"/>
        </w:r>
      </w:ins>
    </w:p>
    <w:p w14:paraId="2F4F027F" w14:textId="4EBF4769" w:rsidR="00E73855" w:rsidRDefault="00E73855">
      <w:pPr>
        <w:pStyle w:val="TOC3"/>
        <w:tabs>
          <w:tab w:val="left" w:pos="1320"/>
          <w:tab w:val="right" w:leader="dot" w:pos="8494"/>
        </w:tabs>
        <w:rPr>
          <w:ins w:id="232" w:author="ilham.nur@office.ui.ac.id" w:date="2022-09-14T14:22:00Z"/>
          <w:rFonts w:asciiTheme="minorHAnsi" w:hAnsiTheme="minorHAnsi" w:cstheme="minorBidi"/>
          <w:noProof/>
          <w:sz w:val="22"/>
          <w:lang w:val="en-ID" w:eastAsia="en-ID"/>
        </w:rPr>
      </w:pPr>
      <w:ins w:id="23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"_Toc114057797"</w:instrText>
        </w:r>
        <w:r w:rsidRPr="002371B2">
          <w:rPr>
            <w:rStyle w:val="Hyperlink"/>
            <w:noProof/>
          </w:rPr>
          <w:instrText xml:space="preserve"> </w:instrText>
        </w:r>
      </w:ins>
      <w:ins w:id="234" w:author="ilham.nur@office.ui.ac.id" w:date="2022-09-28T20:06:00Z">
        <w:r w:rsidR="005D65BB" w:rsidRPr="002371B2">
          <w:rPr>
            <w:rStyle w:val="Hyperlink"/>
            <w:noProof/>
          </w:rPr>
        </w:r>
      </w:ins>
      <w:ins w:id="235" w:author="ilham.nur@office.ui.ac.id" w:date="2022-09-14T14:22:00Z">
        <w:r w:rsidRPr="002371B2">
          <w:rPr>
            <w:rStyle w:val="Hyperlink"/>
            <w:noProof/>
          </w:rPr>
          <w:fldChar w:fldCharType="separate"/>
        </w:r>
        <w:r w:rsidRPr="002371B2">
          <w:rPr>
            <w:rStyle w:val="Hyperlink"/>
            <w:noProof/>
          </w:rPr>
          <w:t>2.7.1</w:t>
        </w:r>
        <w:r>
          <w:rPr>
            <w:rFonts w:asciiTheme="minorHAnsi" w:hAnsiTheme="minorHAnsi" w:cstheme="minorBidi"/>
            <w:noProof/>
            <w:sz w:val="22"/>
            <w:lang w:val="en-ID" w:eastAsia="en-ID"/>
          </w:rPr>
          <w:tab/>
        </w:r>
        <w:r w:rsidRPr="002371B2">
          <w:rPr>
            <w:rStyle w:val="Hyperlink"/>
            <w:noProof/>
          </w:rPr>
          <w:t>Multi Criteria Decision Making</w:t>
        </w:r>
        <w:r>
          <w:rPr>
            <w:noProof/>
            <w:webHidden/>
          </w:rPr>
          <w:tab/>
        </w:r>
        <w:r>
          <w:rPr>
            <w:noProof/>
            <w:webHidden/>
          </w:rPr>
          <w:fldChar w:fldCharType="begin"/>
        </w:r>
        <w:r>
          <w:rPr>
            <w:noProof/>
            <w:webHidden/>
          </w:rPr>
          <w:instrText xml:space="preserve"> PAGEREF _Toc114057797 \h </w:instrText>
        </w:r>
      </w:ins>
      <w:r>
        <w:rPr>
          <w:noProof/>
          <w:webHidden/>
        </w:rPr>
      </w:r>
      <w:r>
        <w:rPr>
          <w:noProof/>
          <w:webHidden/>
        </w:rPr>
        <w:fldChar w:fldCharType="separate"/>
      </w:r>
      <w:ins w:id="236" w:author="ilham.nur@office.ui.ac.id" w:date="2022-09-28T20:06:00Z">
        <w:r w:rsidR="005D65BB">
          <w:rPr>
            <w:noProof/>
            <w:webHidden/>
          </w:rPr>
          <w:t>30</w:t>
        </w:r>
      </w:ins>
      <w:ins w:id="237" w:author="ilham.nur@office.ui.ac.id" w:date="2022-09-14T14:22:00Z">
        <w:r>
          <w:rPr>
            <w:noProof/>
            <w:webHidden/>
          </w:rPr>
          <w:fldChar w:fldCharType="end"/>
        </w:r>
        <w:r w:rsidRPr="002371B2">
          <w:rPr>
            <w:rStyle w:val="Hyperlink"/>
            <w:noProof/>
          </w:rPr>
          <w:fldChar w:fldCharType="end"/>
        </w:r>
      </w:ins>
    </w:p>
    <w:p w14:paraId="051FA1AD" w14:textId="738D4237" w:rsidR="00E73855" w:rsidRDefault="00E73855">
      <w:pPr>
        <w:pStyle w:val="TOC3"/>
        <w:tabs>
          <w:tab w:val="left" w:pos="1320"/>
          <w:tab w:val="right" w:leader="dot" w:pos="8494"/>
        </w:tabs>
        <w:rPr>
          <w:ins w:id="238" w:author="ilham.nur@office.ui.ac.id" w:date="2022-09-14T14:22:00Z"/>
          <w:rFonts w:asciiTheme="minorHAnsi" w:hAnsiTheme="minorHAnsi" w:cstheme="minorBidi"/>
          <w:noProof/>
          <w:sz w:val="22"/>
          <w:lang w:val="en-ID" w:eastAsia="en-ID"/>
        </w:rPr>
      </w:pPr>
      <w:ins w:id="23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"_Toc114057798"</w:instrText>
        </w:r>
        <w:r w:rsidRPr="002371B2">
          <w:rPr>
            <w:rStyle w:val="Hyperlink"/>
            <w:noProof/>
          </w:rPr>
          <w:instrText xml:space="preserve"> </w:instrText>
        </w:r>
      </w:ins>
      <w:ins w:id="240" w:author="ilham.nur@office.ui.ac.id" w:date="2022-09-28T20:06:00Z">
        <w:r w:rsidR="005D65BB" w:rsidRPr="002371B2">
          <w:rPr>
            <w:rStyle w:val="Hyperlink"/>
            <w:noProof/>
          </w:rPr>
        </w:r>
      </w:ins>
      <w:ins w:id="241" w:author="ilham.nur@office.ui.ac.id" w:date="2022-09-14T14:22:00Z">
        <w:r w:rsidRPr="002371B2">
          <w:rPr>
            <w:rStyle w:val="Hyperlink"/>
            <w:noProof/>
          </w:rPr>
          <w:fldChar w:fldCharType="separate"/>
        </w:r>
        <w:r w:rsidRPr="002371B2">
          <w:rPr>
            <w:rStyle w:val="Hyperlink"/>
            <w:i/>
            <w:iCs/>
            <w:noProof/>
          </w:rPr>
          <w:t>2.7.2</w:t>
        </w:r>
        <w:r>
          <w:rPr>
            <w:rFonts w:asciiTheme="minorHAnsi" w:hAnsiTheme="minorHAnsi" w:cstheme="minorBidi"/>
            <w:noProof/>
            <w:sz w:val="22"/>
            <w:lang w:val="en-ID" w:eastAsia="en-ID"/>
          </w:rPr>
          <w:tab/>
        </w:r>
        <w:r w:rsidRPr="002371B2">
          <w:rPr>
            <w:rStyle w:val="Hyperlink"/>
            <w:noProof/>
          </w:rPr>
          <w:t xml:space="preserve">Kecerdasan Buatan dan </w:t>
        </w:r>
        <w:r w:rsidRPr="002371B2">
          <w:rPr>
            <w:rStyle w:val="Hyperlink"/>
            <w:i/>
            <w:iCs/>
            <w:noProof/>
          </w:rPr>
          <w:t>Machine Learning</w:t>
        </w:r>
        <w:r>
          <w:rPr>
            <w:noProof/>
            <w:webHidden/>
          </w:rPr>
          <w:tab/>
        </w:r>
        <w:r>
          <w:rPr>
            <w:noProof/>
            <w:webHidden/>
          </w:rPr>
          <w:fldChar w:fldCharType="begin"/>
        </w:r>
        <w:r>
          <w:rPr>
            <w:noProof/>
            <w:webHidden/>
          </w:rPr>
          <w:instrText xml:space="preserve"> PAGEREF _Toc114057798 \h </w:instrText>
        </w:r>
      </w:ins>
      <w:r>
        <w:rPr>
          <w:noProof/>
          <w:webHidden/>
        </w:rPr>
      </w:r>
      <w:r>
        <w:rPr>
          <w:noProof/>
          <w:webHidden/>
        </w:rPr>
        <w:fldChar w:fldCharType="separate"/>
      </w:r>
      <w:ins w:id="242" w:author="ilham.nur@office.ui.ac.id" w:date="2022-09-28T20:06:00Z">
        <w:r w:rsidR="005D65BB">
          <w:rPr>
            <w:noProof/>
            <w:webHidden/>
          </w:rPr>
          <w:t>37</w:t>
        </w:r>
      </w:ins>
      <w:ins w:id="243" w:author="ilham.nur@office.ui.ac.id" w:date="2022-09-14T14:22:00Z">
        <w:r>
          <w:rPr>
            <w:noProof/>
            <w:webHidden/>
          </w:rPr>
          <w:fldChar w:fldCharType="end"/>
        </w:r>
        <w:r w:rsidRPr="002371B2">
          <w:rPr>
            <w:rStyle w:val="Hyperlink"/>
            <w:noProof/>
          </w:rPr>
          <w:fldChar w:fldCharType="end"/>
        </w:r>
      </w:ins>
    </w:p>
    <w:p w14:paraId="298A0DAA" w14:textId="60D0B105" w:rsidR="00E73855" w:rsidRDefault="00E73855">
      <w:pPr>
        <w:pStyle w:val="TOC2"/>
        <w:tabs>
          <w:tab w:val="left" w:pos="880"/>
          <w:tab w:val="right" w:leader="dot" w:pos="8494"/>
        </w:tabs>
        <w:rPr>
          <w:ins w:id="244" w:author="ilham.nur@office.ui.ac.id" w:date="2022-09-14T14:22:00Z"/>
          <w:rFonts w:asciiTheme="minorHAnsi" w:hAnsiTheme="minorHAnsi" w:cstheme="minorBidi"/>
          <w:noProof/>
          <w:sz w:val="22"/>
          <w:lang w:val="en-ID" w:eastAsia="en-ID"/>
        </w:rPr>
      </w:pPr>
      <w:ins w:id="24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"_Toc114057799"</w:instrText>
        </w:r>
        <w:r w:rsidRPr="002371B2">
          <w:rPr>
            <w:rStyle w:val="Hyperlink"/>
            <w:noProof/>
          </w:rPr>
          <w:instrText xml:space="preserve"> </w:instrText>
        </w:r>
      </w:ins>
      <w:ins w:id="246" w:author="ilham.nur@office.ui.ac.id" w:date="2022-09-28T20:06:00Z">
        <w:r w:rsidR="005D65BB" w:rsidRPr="002371B2">
          <w:rPr>
            <w:rStyle w:val="Hyperlink"/>
            <w:noProof/>
          </w:rPr>
        </w:r>
      </w:ins>
      <w:ins w:id="247" w:author="ilham.nur@office.ui.ac.id" w:date="2022-09-14T14:22:00Z">
        <w:r w:rsidRPr="002371B2">
          <w:rPr>
            <w:rStyle w:val="Hyperlink"/>
            <w:noProof/>
          </w:rPr>
          <w:fldChar w:fldCharType="separate"/>
        </w:r>
        <w:r w:rsidRPr="002371B2">
          <w:rPr>
            <w:rStyle w:val="Hyperlink"/>
            <w:noProof/>
          </w:rPr>
          <w:t>2.8</w:t>
        </w:r>
        <w:r>
          <w:rPr>
            <w:rFonts w:asciiTheme="minorHAnsi" w:hAnsiTheme="minorHAnsi" w:cstheme="minorBidi"/>
            <w:noProof/>
            <w:sz w:val="22"/>
            <w:lang w:val="en-ID" w:eastAsia="en-ID"/>
          </w:rPr>
          <w:tab/>
        </w:r>
        <w:r w:rsidRPr="002371B2">
          <w:rPr>
            <w:rStyle w:val="Hyperlink"/>
            <w:noProof/>
          </w:rPr>
          <w:t>Pemilihan Proyek</w:t>
        </w:r>
        <w:r>
          <w:rPr>
            <w:noProof/>
            <w:webHidden/>
          </w:rPr>
          <w:tab/>
        </w:r>
        <w:r>
          <w:rPr>
            <w:noProof/>
            <w:webHidden/>
          </w:rPr>
          <w:fldChar w:fldCharType="begin"/>
        </w:r>
        <w:r>
          <w:rPr>
            <w:noProof/>
            <w:webHidden/>
          </w:rPr>
          <w:instrText xml:space="preserve"> PAGEREF _Toc114057799 \h </w:instrText>
        </w:r>
      </w:ins>
      <w:r>
        <w:rPr>
          <w:noProof/>
          <w:webHidden/>
        </w:rPr>
      </w:r>
      <w:r>
        <w:rPr>
          <w:noProof/>
          <w:webHidden/>
        </w:rPr>
        <w:fldChar w:fldCharType="separate"/>
      </w:r>
      <w:ins w:id="248" w:author="ilham.nur@office.ui.ac.id" w:date="2022-09-28T20:06:00Z">
        <w:r w:rsidR="005D65BB">
          <w:rPr>
            <w:noProof/>
            <w:webHidden/>
          </w:rPr>
          <w:t>42</w:t>
        </w:r>
      </w:ins>
      <w:ins w:id="249" w:author="ilham.nur@office.ui.ac.id" w:date="2022-09-14T14:22:00Z">
        <w:r>
          <w:rPr>
            <w:noProof/>
            <w:webHidden/>
          </w:rPr>
          <w:fldChar w:fldCharType="end"/>
        </w:r>
        <w:r w:rsidRPr="002371B2">
          <w:rPr>
            <w:rStyle w:val="Hyperlink"/>
            <w:noProof/>
          </w:rPr>
          <w:fldChar w:fldCharType="end"/>
        </w:r>
      </w:ins>
    </w:p>
    <w:p w14:paraId="303B05DB" w14:textId="4BB4DFA1" w:rsidR="00E73855" w:rsidRDefault="00E73855">
      <w:pPr>
        <w:pStyle w:val="TOC1"/>
        <w:tabs>
          <w:tab w:val="left" w:pos="1100"/>
          <w:tab w:val="right" w:leader="dot" w:pos="8494"/>
        </w:tabs>
        <w:rPr>
          <w:ins w:id="250" w:author="ilham.nur@office.ui.ac.id" w:date="2022-09-14T14:22:00Z"/>
          <w:rFonts w:asciiTheme="minorHAnsi" w:hAnsiTheme="minorHAnsi" w:cstheme="minorBidi"/>
          <w:b w:val="0"/>
          <w:noProof/>
          <w:sz w:val="22"/>
          <w:lang w:val="en-ID" w:eastAsia="en-ID"/>
        </w:rPr>
      </w:pPr>
      <w:ins w:id="25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"_Toc114057800"</w:instrText>
        </w:r>
        <w:r w:rsidRPr="002371B2">
          <w:rPr>
            <w:rStyle w:val="Hyperlink"/>
            <w:noProof/>
          </w:rPr>
          <w:instrText xml:space="preserve"> </w:instrText>
        </w:r>
      </w:ins>
      <w:ins w:id="252" w:author="ilham.nur@office.ui.ac.id" w:date="2022-09-28T20:06:00Z">
        <w:r w:rsidR="005D65BB" w:rsidRPr="002371B2">
          <w:rPr>
            <w:rStyle w:val="Hyperlink"/>
            <w:noProof/>
          </w:rPr>
        </w:r>
      </w:ins>
      <w:ins w:id="253" w:author="ilham.nur@office.ui.ac.id" w:date="2022-09-14T14:22:00Z">
        <w:r w:rsidRPr="002371B2">
          <w:rPr>
            <w:rStyle w:val="Hyperlink"/>
            <w:noProof/>
          </w:rPr>
          <w:fldChar w:fldCharType="separate"/>
        </w:r>
        <w:r w:rsidRPr="002371B2">
          <w:rPr>
            <w:rStyle w:val="Hyperlink"/>
            <w:noProof/>
          </w:rPr>
          <w:t>BAB 3</w:t>
        </w:r>
        <w:r>
          <w:rPr>
            <w:rFonts w:asciiTheme="minorHAnsi" w:hAnsiTheme="minorHAnsi" w:cstheme="minorBidi"/>
            <w:b w:val="0"/>
            <w:noProof/>
            <w:sz w:val="22"/>
            <w:lang w:val="en-ID" w:eastAsia="en-ID"/>
          </w:rPr>
          <w:tab/>
        </w:r>
        <w:r w:rsidRPr="002371B2">
          <w:rPr>
            <w:rStyle w:val="Hyperlink"/>
            <w:noProof/>
          </w:rPr>
          <w:t>METODOLOGI DAN PELAKSANAAN RISET</w:t>
        </w:r>
        <w:r>
          <w:rPr>
            <w:noProof/>
            <w:webHidden/>
          </w:rPr>
          <w:tab/>
        </w:r>
        <w:r>
          <w:rPr>
            <w:noProof/>
            <w:webHidden/>
          </w:rPr>
          <w:fldChar w:fldCharType="begin"/>
        </w:r>
        <w:r>
          <w:rPr>
            <w:noProof/>
            <w:webHidden/>
          </w:rPr>
          <w:instrText xml:space="preserve"> PAGEREF _Toc114057800 \h </w:instrText>
        </w:r>
      </w:ins>
      <w:r>
        <w:rPr>
          <w:noProof/>
          <w:webHidden/>
        </w:rPr>
      </w:r>
      <w:r>
        <w:rPr>
          <w:noProof/>
          <w:webHidden/>
        </w:rPr>
        <w:fldChar w:fldCharType="separate"/>
      </w:r>
      <w:ins w:id="254" w:author="ilham.nur@office.ui.ac.id" w:date="2022-09-28T20:06:00Z">
        <w:r w:rsidR="005D65BB">
          <w:rPr>
            <w:noProof/>
            <w:webHidden/>
          </w:rPr>
          <w:t>44</w:t>
        </w:r>
      </w:ins>
      <w:ins w:id="255" w:author="ilham.nur@office.ui.ac.id" w:date="2022-09-14T14:22:00Z">
        <w:r>
          <w:rPr>
            <w:noProof/>
            <w:webHidden/>
          </w:rPr>
          <w:fldChar w:fldCharType="end"/>
        </w:r>
        <w:r w:rsidRPr="002371B2">
          <w:rPr>
            <w:rStyle w:val="Hyperlink"/>
            <w:noProof/>
          </w:rPr>
          <w:fldChar w:fldCharType="end"/>
        </w:r>
      </w:ins>
    </w:p>
    <w:p w14:paraId="635C66E4" w14:textId="4FEA8711" w:rsidR="00E73855" w:rsidRDefault="00E73855">
      <w:pPr>
        <w:pStyle w:val="TOC1"/>
        <w:tabs>
          <w:tab w:val="left" w:pos="1100"/>
          <w:tab w:val="right" w:leader="dot" w:pos="8494"/>
        </w:tabs>
        <w:rPr>
          <w:ins w:id="256" w:author="ilham.nur@office.ui.ac.id" w:date="2022-09-14T14:22:00Z"/>
          <w:rFonts w:asciiTheme="minorHAnsi" w:hAnsiTheme="minorHAnsi" w:cstheme="minorBidi"/>
          <w:b w:val="0"/>
          <w:noProof/>
          <w:sz w:val="22"/>
          <w:lang w:val="en-ID" w:eastAsia="en-ID"/>
        </w:rPr>
      </w:pPr>
      <w:ins w:id="25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"_Toc114057801"</w:instrText>
        </w:r>
        <w:r w:rsidRPr="002371B2">
          <w:rPr>
            <w:rStyle w:val="Hyperlink"/>
            <w:noProof/>
          </w:rPr>
          <w:instrText xml:space="preserve"> </w:instrText>
        </w:r>
      </w:ins>
      <w:ins w:id="258" w:author="ilham.nur@office.ui.ac.id" w:date="2022-09-28T20:06:00Z">
        <w:r w:rsidR="005D65BB" w:rsidRPr="002371B2">
          <w:rPr>
            <w:rStyle w:val="Hyperlink"/>
            <w:noProof/>
          </w:rPr>
        </w:r>
      </w:ins>
      <w:ins w:id="259" w:author="ilham.nur@office.ui.ac.id" w:date="2022-09-14T14:22:00Z">
        <w:r w:rsidRPr="002371B2">
          <w:rPr>
            <w:rStyle w:val="Hyperlink"/>
            <w:noProof/>
          </w:rPr>
          <w:fldChar w:fldCharType="separate"/>
        </w:r>
        <w:r w:rsidRPr="002371B2">
          <w:rPr>
            <w:rStyle w:val="Hyperlink"/>
            <w:noProof/>
          </w:rPr>
          <w:t>BAB 4</w:t>
        </w:r>
        <w:r>
          <w:rPr>
            <w:rFonts w:asciiTheme="minorHAnsi" w:hAnsiTheme="minorHAnsi" w:cstheme="minorBidi"/>
            <w:b w:val="0"/>
            <w:noProof/>
            <w:sz w:val="22"/>
            <w:lang w:val="en-ID" w:eastAsia="en-ID"/>
          </w:rPr>
          <w:tab/>
        </w:r>
        <w:r w:rsidRPr="002371B2">
          <w:rPr>
            <w:rStyle w:val="Hyperlink"/>
            <w:noProof/>
          </w:rPr>
          <w:t>ANALISIS DAN PEMBAHASAN HASIL RISET</w:t>
        </w:r>
        <w:r>
          <w:rPr>
            <w:noProof/>
            <w:webHidden/>
          </w:rPr>
          <w:tab/>
        </w:r>
        <w:r>
          <w:rPr>
            <w:noProof/>
            <w:webHidden/>
          </w:rPr>
          <w:fldChar w:fldCharType="begin"/>
        </w:r>
        <w:r>
          <w:rPr>
            <w:noProof/>
            <w:webHidden/>
          </w:rPr>
          <w:instrText xml:space="preserve"> PAGEREF _Toc114057801 \h </w:instrText>
        </w:r>
      </w:ins>
      <w:r>
        <w:rPr>
          <w:noProof/>
          <w:webHidden/>
        </w:rPr>
      </w:r>
      <w:r>
        <w:rPr>
          <w:noProof/>
          <w:webHidden/>
        </w:rPr>
        <w:fldChar w:fldCharType="separate"/>
      </w:r>
      <w:ins w:id="260" w:author="ilham.nur@office.ui.ac.id" w:date="2022-09-28T20:06:00Z">
        <w:r w:rsidR="005D65BB">
          <w:rPr>
            <w:noProof/>
            <w:webHidden/>
          </w:rPr>
          <w:t>45</w:t>
        </w:r>
      </w:ins>
      <w:ins w:id="261" w:author="ilham.nur@office.ui.ac.id" w:date="2022-09-14T14:22:00Z">
        <w:r>
          <w:rPr>
            <w:noProof/>
            <w:webHidden/>
          </w:rPr>
          <w:fldChar w:fldCharType="end"/>
        </w:r>
        <w:r w:rsidRPr="002371B2">
          <w:rPr>
            <w:rStyle w:val="Hyperlink"/>
            <w:noProof/>
          </w:rPr>
          <w:fldChar w:fldCharType="end"/>
        </w:r>
      </w:ins>
    </w:p>
    <w:p w14:paraId="6AE42BD7" w14:textId="70F473BC" w:rsidR="00E73855" w:rsidRDefault="00E73855">
      <w:pPr>
        <w:pStyle w:val="TOC1"/>
        <w:tabs>
          <w:tab w:val="left" w:pos="1100"/>
          <w:tab w:val="right" w:leader="dot" w:pos="8494"/>
        </w:tabs>
        <w:rPr>
          <w:ins w:id="262" w:author="ilham.nur@office.ui.ac.id" w:date="2022-09-14T14:22:00Z"/>
          <w:rFonts w:asciiTheme="minorHAnsi" w:hAnsiTheme="minorHAnsi" w:cstheme="minorBidi"/>
          <w:b w:val="0"/>
          <w:noProof/>
          <w:sz w:val="22"/>
          <w:lang w:val="en-ID" w:eastAsia="en-ID"/>
        </w:rPr>
      </w:pPr>
      <w:ins w:id="26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"_Toc114057802"</w:instrText>
        </w:r>
        <w:r w:rsidRPr="002371B2">
          <w:rPr>
            <w:rStyle w:val="Hyperlink"/>
            <w:noProof/>
          </w:rPr>
          <w:instrText xml:space="preserve"> </w:instrText>
        </w:r>
      </w:ins>
      <w:ins w:id="264" w:author="ilham.nur@office.ui.ac.id" w:date="2022-09-28T20:06:00Z">
        <w:r w:rsidR="005D65BB" w:rsidRPr="002371B2">
          <w:rPr>
            <w:rStyle w:val="Hyperlink"/>
            <w:noProof/>
          </w:rPr>
        </w:r>
      </w:ins>
      <w:ins w:id="265" w:author="ilham.nur@office.ui.ac.id" w:date="2022-09-14T14:22:00Z">
        <w:r w:rsidRPr="002371B2">
          <w:rPr>
            <w:rStyle w:val="Hyperlink"/>
            <w:noProof/>
          </w:rPr>
          <w:fldChar w:fldCharType="separate"/>
        </w:r>
        <w:r w:rsidRPr="002371B2">
          <w:rPr>
            <w:rStyle w:val="Hyperlink"/>
            <w:noProof/>
          </w:rPr>
          <w:t>BAB 5</w:t>
        </w:r>
        <w:r>
          <w:rPr>
            <w:rFonts w:asciiTheme="minorHAnsi" w:hAnsiTheme="minorHAnsi" w:cstheme="minorBidi"/>
            <w:b w:val="0"/>
            <w:noProof/>
            <w:sz w:val="22"/>
            <w:lang w:val="en-ID" w:eastAsia="en-ID"/>
          </w:rPr>
          <w:tab/>
        </w:r>
        <w:r w:rsidRPr="002371B2">
          <w:rPr>
            <w:rStyle w:val="Hyperlink"/>
            <w:noProof/>
          </w:rPr>
          <w:t>KESIMPULAN</w:t>
        </w:r>
        <w:r>
          <w:rPr>
            <w:noProof/>
            <w:webHidden/>
          </w:rPr>
          <w:tab/>
        </w:r>
        <w:r>
          <w:rPr>
            <w:noProof/>
            <w:webHidden/>
          </w:rPr>
          <w:fldChar w:fldCharType="begin"/>
        </w:r>
        <w:r>
          <w:rPr>
            <w:noProof/>
            <w:webHidden/>
          </w:rPr>
          <w:instrText xml:space="preserve"> PAGEREF _Toc114057802 \h </w:instrText>
        </w:r>
      </w:ins>
      <w:r>
        <w:rPr>
          <w:noProof/>
          <w:webHidden/>
        </w:rPr>
      </w:r>
      <w:r>
        <w:rPr>
          <w:noProof/>
          <w:webHidden/>
        </w:rPr>
        <w:fldChar w:fldCharType="separate"/>
      </w:r>
      <w:ins w:id="266" w:author="ilham.nur@office.ui.ac.id" w:date="2022-09-28T20:06:00Z">
        <w:r w:rsidR="005D65BB">
          <w:rPr>
            <w:noProof/>
            <w:webHidden/>
          </w:rPr>
          <w:t>46</w:t>
        </w:r>
      </w:ins>
      <w:ins w:id="267" w:author="ilham.nur@office.ui.ac.id" w:date="2022-09-14T14:22:00Z">
        <w:r>
          <w:rPr>
            <w:noProof/>
            <w:webHidden/>
          </w:rPr>
          <w:fldChar w:fldCharType="end"/>
        </w:r>
        <w:r w:rsidRPr="002371B2">
          <w:rPr>
            <w:rStyle w:val="Hyperlink"/>
            <w:noProof/>
          </w:rPr>
          <w:fldChar w:fldCharType="end"/>
        </w:r>
      </w:ins>
    </w:p>
    <w:p w14:paraId="4E72D057" w14:textId="24DDD82B" w:rsidR="00E73855" w:rsidRDefault="00E73855">
      <w:pPr>
        <w:pStyle w:val="TOC1"/>
        <w:tabs>
          <w:tab w:val="right" w:leader="dot" w:pos="8494"/>
        </w:tabs>
        <w:rPr>
          <w:ins w:id="268" w:author="ilham.nur@office.ui.ac.id" w:date="2022-09-14T14:22:00Z"/>
          <w:rFonts w:asciiTheme="minorHAnsi" w:hAnsiTheme="minorHAnsi" w:cstheme="minorBidi"/>
          <w:b w:val="0"/>
          <w:noProof/>
          <w:sz w:val="22"/>
          <w:lang w:val="en-ID" w:eastAsia="en-ID"/>
        </w:rPr>
      </w:pPr>
      <w:ins w:id="26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"_Toc114057803"</w:instrText>
        </w:r>
        <w:r w:rsidRPr="002371B2">
          <w:rPr>
            <w:rStyle w:val="Hyperlink"/>
            <w:noProof/>
          </w:rPr>
          <w:instrText xml:space="preserve"> </w:instrText>
        </w:r>
      </w:ins>
      <w:ins w:id="270" w:author="ilham.nur@office.ui.ac.id" w:date="2022-09-28T20:06:00Z">
        <w:r w:rsidR="005D65BB" w:rsidRPr="002371B2">
          <w:rPr>
            <w:rStyle w:val="Hyperlink"/>
            <w:noProof/>
          </w:rPr>
        </w:r>
      </w:ins>
      <w:ins w:id="271" w:author="ilham.nur@office.ui.ac.id" w:date="2022-09-14T14:22:00Z">
        <w:r w:rsidRPr="002371B2">
          <w:rPr>
            <w:rStyle w:val="Hyperlink"/>
            <w:noProof/>
          </w:rPr>
          <w:fldChar w:fldCharType="separate"/>
        </w:r>
        <w:r w:rsidRPr="002371B2">
          <w:rPr>
            <w:rStyle w:val="Hyperlink"/>
            <w:noProof/>
          </w:rPr>
          <w:t>DAFTAR REFERENSI</w:t>
        </w:r>
        <w:r>
          <w:rPr>
            <w:noProof/>
            <w:webHidden/>
          </w:rPr>
          <w:tab/>
        </w:r>
        <w:r>
          <w:rPr>
            <w:noProof/>
            <w:webHidden/>
          </w:rPr>
          <w:fldChar w:fldCharType="begin"/>
        </w:r>
        <w:r>
          <w:rPr>
            <w:noProof/>
            <w:webHidden/>
          </w:rPr>
          <w:instrText xml:space="preserve"> PAGEREF _Toc114057803 \h </w:instrText>
        </w:r>
      </w:ins>
      <w:r>
        <w:rPr>
          <w:noProof/>
          <w:webHidden/>
        </w:rPr>
      </w:r>
      <w:r>
        <w:rPr>
          <w:noProof/>
          <w:webHidden/>
        </w:rPr>
        <w:fldChar w:fldCharType="separate"/>
      </w:r>
      <w:ins w:id="272" w:author="ilham.nur@office.ui.ac.id" w:date="2022-09-28T20:06:00Z">
        <w:r w:rsidR="005D65BB">
          <w:rPr>
            <w:noProof/>
            <w:webHidden/>
          </w:rPr>
          <w:t>47</w:t>
        </w:r>
      </w:ins>
      <w:ins w:id="273" w:author="ilham.nur@office.ui.ac.id" w:date="2022-09-14T14:22:00Z">
        <w:r>
          <w:rPr>
            <w:noProof/>
            <w:webHidden/>
          </w:rPr>
          <w:fldChar w:fldCharType="end"/>
        </w:r>
        <w:r w:rsidRPr="002371B2">
          <w:rPr>
            <w:rStyle w:val="Hyperlink"/>
            <w:noProof/>
          </w:rPr>
          <w:fldChar w:fldCharType="end"/>
        </w:r>
      </w:ins>
    </w:p>
    <w:p w14:paraId="71C5D44D" w14:textId="25AF6F8D" w:rsidR="001F55AF" w:rsidDel="00E73855" w:rsidRDefault="001F55AF">
      <w:pPr>
        <w:pStyle w:val="TOC1"/>
        <w:tabs>
          <w:tab w:val="right" w:leader="dot" w:pos="8494"/>
        </w:tabs>
        <w:rPr>
          <w:del w:id="274" w:author="ilham.nur@office.ui.ac.id" w:date="2022-09-14T14:22:00Z"/>
          <w:rFonts w:asciiTheme="minorHAnsi" w:hAnsiTheme="minorHAnsi" w:cstheme="minorBidi"/>
          <w:b w:val="0"/>
          <w:noProof/>
          <w:sz w:val="22"/>
        </w:rPr>
      </w:pPr>
      <w:del w:id="275" w:author="ilham.nur@office.ui.ac.id" w:date="2022-09-14T14:22:00Z">
        <w:r w:rsidRPr="00E73855" w:rsidDel="00E73855">
          <w:rPr>
            <w:noProof/>
            <w:rPrChange w:id="276" w:author="ilham.nur@office.ui.ac.id" w:date="2022-09-14T14:22:00Z">
              <w:rPr>
                <w:rStyle w:val="Hyperlink"/>
                <w:b w:val="0"/>
                <w:noProof/>
              </w:rPr>
            </w:rPrChange>
          </w:rPr>
          <w:delText>HALAMAN JUDUL</w:delText>
        </w:r>
        <w:r w:rsidDel="00E73855">
          <w:rPr>
            <w:noProof/>
            <w:webHidden/>
          </w:rPr>
          <w:tab/>
          <w:delText>i</w:delText>
        </w:r>
      </w:del>
    </w:p>
    <w:p w14:paraId="4D6E8449" w14:textId="72954A07" w:rsidR="001F55AF" w:rsidDel="00E73855" w:rsidRDefault="001F55AF">
      <w:pPr>
        <w:pStyle w:val="TOC1"/>
        <w:tabs>
          <w:tab w:val="right" w:leader="dot" w:pos="8494"/>
        </w:tabs>
        <w:rPr>
          <w:del w:id="277" w:author="ilham.nur@office.ui.ac.id" w:date="2022-09-14T14:22:00Z"/>
          <w:rFonts w:asciiTheme="minorHAnsi" w:hAnsiTheme="minorHAnsi" w:cstheme="minorBidi"/>
          <w:b w:val="0"/>
          <w:noProof/>
          <w:sz w:val="22"/>
        </w:rPr>
      </w:pPr>
      <w:del w:id="278" w:author="ilham.nur@office.ui.ac.id" w:date="2022-09-14T14:22:00Z">
        <w:r w:rsidRPr="00E73855" w:rsidDel="00E73855">
          <w:rPr>
            <w:noProof/>
            <w:rPrChange w:id="279" w:author="ilham.nur@office.ui.ac.id" w:date="2022-09-14T14:22:00Z">
              <w:rPr>
                <w:rStyle w:val="Hyperlink"/>
                <w:b w:val="0"/>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tabs>
          <w:tab w:val="right" w:leader="dot" w:pos="8494"/>
        </w:tabs>
        <w:rPr>
          <w:del w:id="280" w:author="ilham.nur@office.ui.ac.id" w:date="2022-09-14T14:22:00Z"/>
          <w:rFonts w:asciiTheme="minorHAnsi" w:hAnsiTheme="minorHAnsi" w:cstheme="minorBidi"/>
          <w:b w:val="0"/>
          <w:noProof/>
          <w:sz w:val="22"/>
        </w:rPr>
      </w:pPr>
      <w:del w:id="281" w:author="ilham.nur@office.ui.ac.id" w:date="2022-09-14T14:22:00Z">
        <w:r w:rsidRPr="00E73855" w:rsidDel="00E73855">
          <w:rPr>
            <w:noProof/>
            <w:rPrChange w:id="282" w:author="ilham.nur@office.ui.ac.id" w:date="2022-09-14T14:22:00Z">
              <w:rPr>
                <w:rStyle w:val="Hyperlink"/>
                <w:b w:val="0"/>
                <w:noProof/>
              </w:rPr>
            </w:rPrChange>
          </w:rPr>
          <w:delText>HALAMAN PENGESAHAN</w:delText>
        </w:r>
        <w:r w:rsidDel="00E73855">
          <w:rPr>
            <w:noProof/>
            <w:webHidden/>
          </w:rPr>
          <w:tab/>
          <w:delText>iii</w:delText>
        </w:r>
      </w:del>
    </w:p>
    <w:p w14:paraId="58E0AD82" w14:textId="466D8392" w:rsidR="001F55AF" w:rsidDel="00E73855" w:rsidRDefault="001F55AF">
      <w:pPr>
        <w:pStyle w:val="TOC1"/>
        <w:tabs>
          <w:tab w:val="right" w:leader="dot" w:pos="8494"/>
        </w:tabs>
        <w:rPr>
          <w:del w:id="283" w:author="ilham.nur@office.ui.ac.id" w:date="2022-09-14T14:22:00Z"/>
          <w:rFonts w:asciiTheme="minorHAnsi" w:hAnsiTheme="minorHAnsi" w:cstheme="minorBidi"/>
          <w:b w:val="0"/>
          <w:noProof/>
          <w:sz w:val="22"/>
        </w:rPr>
      </w:pPr>
      <w:del w:id="284" w:author="ilham.nur@office.ui.ac.id" w:date="2022-09-14T14:22:00Z">
        <w:r w:rsidRPr="00E73855" w:rsidDel="00E73855">
          <w:rPr>
            <w:noProof/>
            <w:rPrChange w:id="285" w:author="ilham.nur@office.ui.ac.id" w:date="2022-09-14T14:22:00Z">
              <w:rPr>
                <w:rStyle w:val="Hyperlink"/>
                <w:b w:val="0"/>
                <w:noProof/>
              </w:rPr>
            </w:rPrChange>
          </w:rPr>
          <w:delText>UCAPAN TERIMA KASIH</w:delText>
        </w:r>
        <w:r w:rsidDel="00E73855">
          <w:rPr>
            <w:noProof/>
            <w:webHidden/>
          </w:rPr>
          <w:tab/>
          <w:delText>iv</w:delText>
        </w:r>
      </w:del>
    </w:p>
    <w:p w14:paraId="3E6D399B" w14:textId="3C34CEDB" w:rsidR="001F55AF" w:rsidDel="00E73855" w:rsidRDefault="001F55AF">
      <w:pPr>
        <w:pStyle w:val="TOC1"/>
        <w:tabs>
          <w:tab w:val="right" w:leader="dot" w:pos="8494"/>
        </w:tabs>
        <w:rPr>
          <w:del w:id="286" w:author="ilham.nur@office.ui.ac.id" w:date="2022-09-14T14:22:00Z"/>
          <w:rFonts w:asciiTheme="minorHAnsi" w:hAnsiTheme="minorHAnsi" w:cstheme="minorBidi"/>
          <w:b w:val="0"/>
          <w:noProof/>
          <w:sz w:val="22"/>
        </w:rPr>
      </w:pPr>
      <w:del w:id="287" w:author="ilham.nur@office.ui.ac.id" w:date="2022-09-14T14:22:00Z">
        <w:r w:rsidRPr="00E73855" w:rsidDel="00E73855">
          <w:rPr>
            <w:noProof/>
            <w:rPrChange w:id="288" w:author="ilham.nur@office.ui.ac.id" w:date="2022-09-14T14:22:00Z">
              <w:rPr>
                <w:rStyle w:val="Hyperlink"/>
                <w:b w:val="0"/>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tabs>
          <w:tab w:val="right" w:leader="dot" w:pos="8494"/>
        </w:tabs>
        <w:rPr>
          <w:del w:id="289" w:author="ilham.nur@office.ui.ac.id" w:date="2022-09-14T14:22:00Z"/>
          <w:rFonts w:asciiTheme="minorHAnsi" w:hAnsiTheme="minorHAnsi" w:cstheme="minorBidi"/>
          <w:b w:val="0"/>
          <w:noProof/>
          <w:sz w:val="22"/>
        </w:rPr>
      </w:pPr>
      <w:del w:id="290" w:author="ilham.nur@office.ui.ac.id" w:date="2022-09-14T14:22:00Z">
        <w:r w:rsidRPr="00E73855" w:rsidDel="00E73855">
          <w:rPr>
            <w:noProof/>
            <w:rPrChange w:id="291" w:author="ilham.nur@office.ui.ac.id" w:date="2022-09-14T14:22:00Z">
              <w:rPr>
                <w:rStyle w:val="Hyperlink"/>
                <w:b w:val="0"/>
                <w:noProof/>
              </w:rPr>
            </w:rPrChange>
          </w:rPr>
          <w:delText>ABSTRAK</w:delText>
        </w:r>
        <w:r w:rsidDel="00E73855">
          <w:rPr>
            <w:noProof/>
            <w:webHidden/>
          </w:rPr>
          <w:tab/>
          <w:delText>vi</w:delText>
        </w:r>
      </w:del>
    </w:p>
    <w:p w14:paraId="7E9AF861" w14:textId="54BC2ED9" w:rsidR="001F55AF" w:rsidDel="00E73855" w:rsidRDefault="001F55AF">
      <w:pPr>
        <w:pStyle w:val="TOC1"/>
        <w:tabs>
          <w:tab w:val="right" w:leader="dot" w:pos="8494"/>
        </w:tabs>
        <w:rPr>
          <w:del w:id="292" w:author="ilham.nur@office.ui.ac.id" w:date="2022-09-14T14:22:00Z"/>
          <w:rFonts w:asciiTheme="minorHAnsi" w:hAnsiTheme="minorHAnsi" w:cstheme="minorBidi"/>
          <w:b w:val="0"/>
          <w:noProof/>
          <w:sz w:val="22"/>
        </w:rPr>
      </w:pPr>
      <w:del w:id="293" w:author="ilham.nur@office.ui.ac.id" w:date="2022-09-14T14:22:00Z">
        <w:r w:rsidRPr="00E73855" w:rsidDel="00E73855">
          <w:rPr>
            <w:noProof/>
            <w:rPrChange w:id="294" w:author="ilham.nur@office.ui.ac.id" w:date="2022-09-14T14:22:00Z">
              <w:rPr>
                <w:rStyle w:val="Hyperlink"/>
                <w:b w:val="0"/>
                <w:noProof/>
              </w:rPr>
            </w:rPrChange>
          </w:rPr>
          <w:delText>ABSTRACT</w:delText>
        </w:r>
        <w:r w:rsidDel="00E73855">
          <w:rPr>
            <w:noProof/>
            <w:webHidden/>
          </w:rPr>
          <w:tab/>
          <w:delText>vii</w:delText>
        </w:r>
      </w:del>
    </w:p>
    <w:p w14:paraId="1A37A93C" w14:textId="471FA6BE" w:rsidR="001F55AF" w:rsidDel="00E73855" w:rsidRDefault="001F55AF">
      <w:pPr>
        <w:pStyle w:val="TOC1"/>
        <w:tabs>
          <w:tab w:val="right" w:leader="dot" w:pos="8494"/>
        </w:tabs>
        <w:rPr>
          <w:del w:id="295" w:author="ilham.nur@office.ui.ac.id" w:date="2022-09-14T14:22:00Z"/>
          <w:rFonts w:asciiTheme="minorHAnsi" w:hAnsiTheme="minorHAnsi" w:cstheme="minorBidi"/>
          <w:b w:val="0"/>
          <w:noProof/>
          <w:sz w:val="22"/>
        </w:rPr>
      </w:pPr>
      <w:del w:id="296" w:author="ilham.nur@office.ui.ac.id" w:date="2022-09-14T14:22:00Z">
        <w:r w:rsidRPr="00E73855" w:rsidDel="00E73855">
          <w:rPr>
            <w:noProof/>
            <w:rPrChange w:id="297" w:author="ilham.nur@office.ui.ac.id" w:date="2022-09-14T14:22:00Z">
              <w:rPr>
                <w:rStyle w:val="Hyperlink"/>
                <w:b w:val="0"/>
                <w:noProof/>
              </w:rPr>
            </w:rPrChange>
          </w:rPr>
          <w:delText>DAFTAR ISI</w:delText>
        </w:r>
        <w:r w:rsidDel="00E73855">
          <w:rPr>
            <w:noProof/>
            <w:webHidden/>
          </w:rPr>
          <w:tab/>
          <w:delText>viii</w:delText>
        </w:r>
      </w:del>
    </w:p>
    <w:p w14:paraId="64643059" w14:textId="2EC2B59C" w:rsidR="001F55AF" w:rsidDel="00E73855" w:rsidRDefault="001F55AF">
      <w:pPr>
        <w:pStyle w:val="TOC1"/>
        <w:tabs>
          <w:tab w:val="right" w:leader="dot" w:pos="8494"/>
        </w:tabs>
        <w:rPr>
          <w:del w:id="298" w:author="ilham.nur@office.ui.ac.id" w:date="2022-09-14T14:22:00Z"/>
          <w:rFonts w:asciiTheme="minorHAnsi" w:hAnsiTheme="minorHAnsi" w:cstheme="minorBidi"/>
          <w:b w:val="0"/>
          <w:noProof/>
          <w:sz w:val="22"/>
        </w:rPr>
      </w:pPr>
      <w:del w:id="299" w:author="ilham.nur@office.ui.ac.id" w:date="2022-09-14T14:22:00Z">
        <w:r w:rsidRPr="00E73855" w:rsidDel="00E73855">
          <w:rPr>
            <w:noProof/>
            <w:rPrChange w:id="300" w:author="ilham.nur@office.ui.ac.id" w:date="2022-09-14T14:22:00Z">
              <w:rPr>
                <w:rStyle w:val="Hyperlink"/>
                <w:b w:val="0"/>
                <w:noProof/>
              </w:rPr>
            </w:rPrChange>
          </w:rPr>
          <w:delText>DAFTAR GAMBAR</w:delText>
        </w:r>
        <w:r w:rsidDel="00E73855">
          <w:rPr>
            <w:noProof/>
            <w:webHidden/>
          </w:rPr>
          <w:tab/>
          <w:delText>x</w:delText>
        </w:r>
      </w:del>
    </w:p>
    <w:p w14:paraId="729FA018" w14:textId="14BA6B05" w:rsidR="001F55AF" w:rsidDel="00E73855" w:rsidRDefault="001F55AF">
      <w:pPr>
        <w:pStyle w:val="TOC1"/>
        <w:tabs>
          <w:tab w:val="right" w:leader="dot" w:pos="8494"/>
        </w:tabs>
        <w:rPr>
          <w:del w:id="301" w:author="ilham.nur@office.ui.ac.id" w:date="2022-09-14T14:22:00Z"/>
          <w:rFonts w:asciiTheme="minorHAnsi" w:hAnsiTheme="minorHAnsi" w:cstheme="minorBidi"/>
          <w:b w:val="0"/>
          <w:noProof/>
          <w:sz w:val="22"/>
        </w:rPr>
      </w:pPr>
      <w:del w:id="302" w:author="ilham.nur@office.ui.ac.id" w:date="2022-09-14T14:22:00Z">
        <w:r w:rsidRPr="00E73855" w:rsidDel="00E73855">
          <w:rPr>
            <w:noProof/>
            <w:rPrChange w:id="303" w:author="ilham.nur@office.ui.ac.id" w:date="2022-09-14T14:22:00Z">
              <w:rPr>
                <w:rStyle w:val="Hyperlink"/>
                <w:b w:val="0"/>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 w:val="right" w:leader="dot" w:pos="8494"/>
        </w:tabs>
        <w:rPr>
          <w:del w:id="304" w:author="ilham.nur@office.ui.ac.id" w:date="2022-09-14T14:22:00Z"/>
          <w:rFonts w:asciiTheme="minorHAnsi" w:hAnsiTheme="minorHAnsi" w:cstheme="minorBidi"/>
          <w:b w:val="0"/>
          <w:noProof/>
          <w:sz w:val="22"/>
        </w:rPr>
      </w:pPr>
      <w:del w:id="305" w:author="ilham.nur@office.ui.ac.id" w:date="2022-09-14T14:22:00Z">
        <w:r w:rsidRPr="00E73855" w:rsidDel="00E73855">
          <w:rPr>
            <w:noProof/>
            <w:rPrChange w:id="306" w:author="ilham.nur@office.ui.ac.id" w:date="2022-09-14T14:22:00Z">
              <w:rPr>
                <w:rStyle w:val="Hyperlink"/>
                <w:b w:val="0"/>
                <w:noProof/>
              </w:rPr>
            </w:rPrChange>
          </w:rPr>
          <w:delText>BAB 1</w:delText>
        </w:r>
        <w:r w:rsidDel="00E73855">
          <w:rPr>
            <w:rFonts w:asciiTheme="minorHAnsi" w:hAnsiTheme="minorHAnsi" w:cstheme="minorBidi"/>
            <w:b w:val="0"/>
            <w:noProof/>
            <w:sz w:val="22"/>
          </w:rPr>
          <w:tab/>
        </w:r>
        <w:r w:rsidRPr="00E73855" w:rsidDel="00E73855">
          <w:rPr>
            <w:noProof/>
            <w:rPrChange w:id="307" w:author="ilham.nur@office.ui.ac.id" w:date="2022-09-14T14:22:00Z">
              <w:rPr>
                <w:rStyle w:val="Hyperlink"/>
                <w:b w:val="0"/>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308" w:author="ilham.nur@office.ui.ac.id" w:date="2022-09-14T14:22:00Z"/>
          <w:rFonts w:asciiTheme="minorHAnsi" w:hAnsiTheme="minorHAnsi" w:cstheme="minorBidi"/>
          <w:noProof/>
          <w:sz w:val="22"/>
        </w:rPr>
      </w:pPr>
      <w:del w:id="309" w:author="ilham.nur@office.ui.ac.id" w:date="2022-09-14T14:22:00Z">
        <w:r w:rsidRPr="00E73855" w:rsidDel="00E73855">
          <w:rPr>
            <w:noProof/>
            <w:rPrChange w:id="310"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noProof/>
            <w:rPrChange w:id="311"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312" w:author="ilham.nur@office.ui.ac.id" w:date="2022-09-14T14:22:00Z"/>
          <w:rFonts w:asciiTheme="minorHAnsi" w:hAnsiTheme="minorHAnsi" w:cstheme="minorBidi"/>
          <w:noProof/>
          <w:sz w:val="22"/>
        </w:rPr>
      </w:pPr>
      <w:del w:id="313" w:author="ilham.nur@office.ui.ac.id" w:date="2022-09-14T14:22:00Z">
        <w:r w:rsidRPr="00E73855" w:rsidDel="00E73855">
          <w:rPr>
            <w:noProof/>
            <w:rPrChange w:id="314"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noProof/>
            <w:rPrChange w:id="315"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316" w:author="ilham.nur@office.ui.ac.id" w:date="2022-09-14T14:22:00Z"/>
          <w:rFonts w:asciiTheme="minorHAnsi" w:hAnsiTheme="minorHAnsi" w:cstheme="minorBidi"/>
          <w:noProof/>
          <w:sz w:val="22"/>
        </w:rPr>
      </w:pPr>
      <w:del w:id="317" w:author="ilham.nur@office.ui.ac.id" w:date="2022-09-14T14:22:00Z">
        <w:r w:rsidRPr="00E73855" w:rsidDel="00E73855">
          <w:rPr>
            <w:noProof/>
            <w:rPrChange w:id="318"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noProof/>
            <w:rPrChange w:id="319"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320" w:author="ilham.nur@office.ui.ac.id" w:date="2022-09-14T14:22:00Z"/>
          <w:rFonts w:asciiTheme="minorHAnsi" w:hAnsiTheme="minorHAnsi" w:cstheme="minorBidi"/>
          <w:noProof/>
          <w:sz w:val="22"/>
        </w:rPr>
      </w:pPr>
      <w:del w:id="321" w:author="ilham.nur@office.ui.ac.id" w:date="2022-09-14T14:22:00Z">
        <w:r w:rsidRPr="00E73855" w:rsidDel="00E73855">
          <w:rPr>
            <w:noProof/>
            <w:rPrChange w:id="322"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noProof/>
            <w:rPrChange w:id="323"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324" w:author="ilham.nur@office.ui.ac.id" w:date="2022-09-14T14:22:00Z"/>
          <w:rFonts w:asciiTheme="minorHAnsi" w:hAnsiTheme="minorHAnsi" w:cstheme="minorBidi"/>
          <w:noProof/>
          <w:sz w:val="22"/>
        </w:rPr>
      </w:pPr>
      <w:del w:id="325" w:author="ilham.nur@office.ui.ac.id" w:date="2022-09-14T14:22:00Z">
        <w:r w:rsidRPr="00E73855" w:rsidDel="00E73855">
          <w:rPr>
            <w:noProof/>
            <w:rPrChange w:id="326"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noProof/>
            <w:rPrChange w:id="327"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328" w:author="ilham.nur@office.ui.ac.id" w:date="2022-09-14T14:22:00Z"/>
          <w:rFonts w:asciiTheme="minorHAnsi" w:hAnsiTheme="minorHAnsi" w:cstheme="minorBidi"/>
          <w:noProof/>
          <w:sz w:val="22"/>
        </w:rPr>
      </w:pPr>
      <w:del w:id="329" w:author="ilham.nur@office.ui.ac.id" w:date="2022-09-14T14:22:00Z">
        <w:r w:rsidRPr="00E73855" w:rsidDel="00E73855">
          <w:rPr>
            <w:noProof/>
            <w:rPrChange w:id="330"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noProof/>
            <w:rPrChange w:id="331"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332" w:author="ilham.nur@office.ui.ac.id" w:date="2022-09-14T14:22:00Z"/>
          <w:rFonts w:asciiTheme="minorHAnsi" w:hAnsiTheme="minorHAnsi" w:cstheme="minorBidi"/>
          <w:noProof/>
          <w:sz w:val="22"/>
        </w:rPr>
      </w:pPr>
      <w:del w:id="333" w:author="ilham.nur@office.ui.ac.id" w:date="2022-09-14T14:22:00Z">
        <w:r w:rsidRPr="00E73855" w:rsidDel="00E73855">
          <w:rPr>
            <w:noProof/>
            <w:rPrChange w:id="334"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noProof/>
            <w:rPrChange w:id="335"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 w:val="right" w:leader="dot" w:pos="8494"/>
        </w:tabs>
        <w:rPr>
          <w:del w:id="336" w:author="ilham.nur@office.ui.ac.id" w:date="2022-09-14T14:22:00Z"/>
          <w:rFonts w:asciiTheme="minorHAnsi" w:hAnsiTheme="minorHAnsi" w:cstheme="minorBidi"/>
          <w:b w:val="0"/>
          <w:noProof/>
          <w:sz w:val="22"/>
        </w:rPr>
      </w:pPr>
      <w:del w:id="337" w:author="ilham.nur@office.ui.ac.id" w:date="2022-09-14T14:22:00Z">
        <w:r w:rsidRPr="00E73855" w:rsidDel="00E73855">
          <w:rPr>
            <w:noProof/>
            <w:rPrChange w:id="338" w:author="ilham.nur@office.ui.ac.id" w:date="2022-09-14T14:22:00Z">
              <w:rPr>
                <w:rStyle w:val="Hyperlink"/>
                <w:b w:val="0"/>
                <w:noProof/>
              </w:rPr>
            </w:rPrChange>
          </w:rPr>
          <w:delText>BAB 2</w:delText>
        </w:r>
        <w:r w:rsidDel="00E73855">
          <w:rPr>
            <w:rFonts w:asciiTheme="minorHAnsi" w:hAnsiTheme="minorHAnsi" w:cstheme="minorBidi"/>
            <w:b w:val="0"/>
            <w:noProof/>
            <w:sz w:val="22"/>
          </w:rPr>
          <w:tab/>
        </w:r>
        <w:r w:rsidRPr="00E73855" w:rsidDel="00E73855">
          <w:rPr>
            <w:noProof/>
            <w:rPrChange w:id="339" w:author="ilham.nur@office.ui.ac.id" w:date="2022-09-14T14:22:00Z">
              <w:rPr>
                <w:rStyle w:val="Hyperlink"/>
                <w:b w:val="0"/>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340" w:author="ilham.nur@office.ui.ac.id" w:date="2022-09-14T14:22:00Z"/>
          <w:rFonts w:asciiTheme="minorHAnsi" w:hAnsiTheme="minorHAnsi" w:cstheme="minorBidi"/>
          <w:noProof/>
          <w:sz w:val="22"/>
        </w:rPr>
      </w:pPr>
      <w:del w:id="341" w:author="ilham.nur@office.ui.ac.id" w:date="2022-09-14T14:22:00Z">
        <w:r w:rsidRPr="00E73855" w:rsidDel="00E73855">
          <w:rPr>
            <w:noProof/>
            <w:rPrChange w:id="342"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noProof/>
            <w:rPrChange w:id="343"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344" w:author="ilham.nur@office.ui.ac.id" w:date="2022-09-14T14:22:00Z"/>
          <w:rFonts w:asciiTheme="minorHAnsi" w:hAnsiTheme="minorHAnsi" w:cstheme="minorBidi"/>
          <w:noProof/>
          <w:sz w:val="22"/>
        </w:rPr>
      </w:pPr>
      <w:del w:id="345" w:author="ilham.nur@office.ui.ac.id" w:date="2022-09-14T14:22:00Z">
        <w:r w:rsidRPr="00E73855" w:rsidDel="00E73855">
          <w:rPr>
            <w:noProof/>
            <w:rPrChange w:id="346"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noProof/>
            <w:rPrChange w:id="347"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348" w:author="ilham.nur@office.ui.ac.id" w:date="2022-09-14T14:22:00Z"/>
          <w:rFonts w:asciiTheme="minorHAnsi" w:hAnsiTheme="minorHAnsi" w:cstheme="minorBidi"/>
          <w:noProof/>
          <w:sz w:val="22"/>
        </w:rPr>
      </w:pPr>
      <w:del w:id="349" w:author="ilham.nur@office.ui.ac.id" w:date="2022-09-14T14:22:00Z">
        <w:r w:rsidRPr="00E73855" w:rsidDel="00E73855">
          <w:rPr>
            <w:noProof/>
            <w:rPrChange w:id="350"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noProof/>
            <w:rPrChange w:id="351"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352" w:author="ilham.nur@office.ui.ac.id" w:date="2022-09-14T14:22:00Z"/>
          <w:rFonts w:asciiTheme="minorHAnsi" w:hAnsiTheme="minorHAnsi" w:cstheme="minorBidi"/>
          <w:noProof/>
          <w:sz w:val="22"/>
        </w:rPr>
      </w:pPr>
      <w:del w:id="353" w:author="ilham.nur@office.ui.ac.id" w:date="2022-09-14T14:22:00Z">
        <w:r w:rsidRPr="00E73855" w:rsidDel="00E73855">
          <w:rPr>
            <w:noProof/>
            <w:rPrChange w:id="354"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noProof/>
            <w:rPrChange w:id="355"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356" w:author="ilham.nur@office.ui.ac.id" w:date="2022-09-14T14:22:00Z"/>
          <w:rFonts w:asciiTheme="minorHAnsi" w:hAnsiTheme="minorHAnsi" w:cstheme="minorBidi"/>
          <w:noProof/>
          <w:sz w:val="22"/>
        </w:rPr>
      </w:pPr>
      <w:del w:id="357" w:author="ilham.nur@office.ui.ac.id" w:date="2022-09-14T14:22:00Z">
        <w:r w:rsidRPr="00E73855" w:rsidDel="00E73855">
          <w:rPr>
            <w:noProof/>
            <w:rPrChange w:id="358"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noProof/>
            <w:rPrChange w:id="359"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360" w:author="ilham.nur@office.ui.ac.id" w:date="2022-09-14T14:22:00Z"/>
          <w:rFonts w:asciiTheme="minorHAnsi" w:hAnsiTheme="minorHAnsi" w:cstheme="minorBidi"/>
          <w:noProof/>
          <w:sz w:val="22"/>
        </w:rPr>
      </w:pPr>
      <w:del w:id="361" w:author="ilham.nur@office.ui.ac.id" w:date="2022-09-14T14:22:00Z">
        <w:r w:rsidRPr="00E73855" w:rsidDel="00E73855">
          <w:rPr>
            <w:noProof/>
            <w:rPrChange w:id="362"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noProof/>
            <w:rPrChange w:id="363"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364" w:author="ilham.nur@office.ui.ac.id" w:date="2022-09-14T14:22:00Z"/>
          <w:rFonts w:asciiTheme="minorHAnsi" w:hAnsiTheme="minorHAnsi" w:cstheme="minorBidi"/>
          <w:noProof/>
          <w:sz w:val="22"/>
        </w:rPr>
      </w:pPr>
      <w:del w:id="365" w:author="ilham.nur@office.ui.ac.id" w:date="2022-09-14T14:22:00Z">
        <w:r w:rsidRPr="00E73855" w:rsidDel="00E73855">
          <w:rPr>
            <w:noProof/>
            <w:rPrChange w:id="366"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noProof/>
            <w:rPrChange w:id="367"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368" w:author="ilham.nur@office.ui.ac.id" w:date="2022-09-14T14:22:00Z"/>
          <w:rFonts w:asciiTheme="minorHAnsi" w:hAnsiTheme="minorHAnsi" w:cstheme="minorBidi"/>
          <w:noProof/>
          <w:sz w:val="22"/>
        </w:rPr>
      </w:pPr>
      <w:del w:id="369" w:author="ilham.nur@office.ui.ac.id" w:date="2022-09-14T14:22:00Z">
        <w:r w:rsidRPr="00E73855" w:rsidDel="00E73855">
          <w:rPr>
            <w:noProof/>
            <w:rPrChange w:id="370"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noProof/>
            <w:rPrChange w:id="371"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372" w:author="ilham.nur@office.ui.ac.id" w:date="2022-09-14T14:22:00Z"/>
          <w:rFonts w:asciiTheme="minorHAnsi" w:hAnsiTheme="minorHAnsi" w:cstheme="minorBidi"/>
          <w:noProof/>
          <w:sz w:val="22"/>
        </w:rPr>
      </w:pPr>
      <w:del w:id="373" w:author="ilham.nur@office.ui.ac.id" w:date="2022-09-14T14:22:00Z">
        <w:r w:rsidRPr="00E73855" w:rsidDel="00E73855">
          <w:rPr>
            <w:noProof/>
            <w:rPrChange w:id="374"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noProof/>
            <w:rPrChange w:id="375"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376" w:author="ilham.nur@office.ui.ac.id" w:date="2022-09-14T14:22:00Z"/>
          <w:rFonts w:asciiTheme="minorHAnsi" w:hAnsiTheme="minorHAnsi" w:cstheme="minorBidi"/>
          <w:noProof/>
          <w:sz w:val="22"/>
        </w:rPr>
      </w:pPr>
      <w:del w:id="377" w:author="ilham.nur@office.ui.ac.id" w:date="2022-09-14T14:22:00Z">
        <w:r w:rsidRPr="00E73855" w:rsidDel="00E73855">
          <w:rPr>
            <w:noProof/>
            <w:rPrChange w:id="378"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noProof/>
            <w:rPrChange w:id="379"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380" w:author="ilham.nur@office.ui.ac.id" w:date="2022-09-14T14:22:00Z"/>
          <w:rFonts w:asciiTheme="minorHAnsi" w:hAnsiTheme="minorHAnsi" w:cstheme="minorBidi"/>
          <w:noProof/>
          <w:sz w:val="22"/>
        </w:rPr>
      </w:pPr>
      <w:del w:id="381" w:author="ilham.nur@office.ui.ac.id" w:date="2022-09-14T14:22:00Z">
        <w:r w:rsidRPr="00E73855" w:rsidDel="00E73855">
          <w:rPr>
            <w:noProof/>
            <w:rPrChange w:id="382"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noProof/>
            <w:rPrChange w:id="383"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384" w:author="ilham.nur@office.ui.ac.id" w:date="2022-09-14T14:22:00Z"/>
          <w:rFonts w:asciiTheme="minorHAnsi" w:hAnsiTheme="minorHAnsi" w:cstheme="minorBidi"/>
          <w:noProof/>
          <w:sz w:val="22"/>
        </w:rPr>
      </w:pPr>
      <w:del w:id="385" w:author="ilham.nur@office.ui.ac.id" w:date="2022-09-14T14:22:00Z">
        <w:r w:rsidRPr="00E73855" w:rsidDel="00E73855">
          <w:rPr>
            <w:noProof/>
            <w:rPrChange w:id="386"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noProof/>
            <w:rPrChange w:id="387"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388" w:author="ilham.nur@office.ui.ac.id" w:date="2022-09-14T14:22:00Z"/>
          <w:rFonts w:asciiTheme="minorHAnsi" w:hAnsiTheme="minorHAnsi" w:cstheme="minorBidi"/>
          <w:noProof/>
          <w:sz w:val="22"/>
        </w:rPr>
      </w:pPr>
      <w:del w:id="389" w:author="ilham.nur@office.ui.ac.id" w:date="2022-09-14T14:22:00Z">
        <w:r w:rsidRPr="00E73855" w:rsidDel="00E73855">
          <w:rPr>
            <w:noProof/>
            <w:rPrChange w:id="390"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noProof/>
            <w:rPrChange w:id="391"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392" w:author="ilham.nur@office.ui.ac.id" w:date="2022-09-14T14:22:00Z"/>
          <w:rFonts w:asciiTheme="minorHAnsi" w:hAnsiTheme="minorHAnsi" w:cstheme="minorBidi"/>
          <w:noProof/>
          <w:sz w:val="22"/>
        </w:rPr>
      </w:pPr>
      <w:del w:id="393" w:author="ilham.nur@office.ui.ac.id" w:date="2022-09-14T14:22:00Z">
        <w:r w:rsidRPr="00E73855" w:rsidDel="00E73855">
          <w:rPr>
            <w:noProof/>
            <w:rPrChange w:id="394"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noProof/>
            <w:rPrChange w:id="395"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396" w:author="ilham.nur@office.ui.ac.id" w:date="2022-09-14T14:22:00Z"/>
          <w:rFonts w:asciiTheme="minorHAnsi" w:hAnsiTheme="minorHAnsi" w:cstheme="minorBidi"/>
          <w:noProof/>
          <w:sz w:val="22"/>
        </w:rPr>
      </w:pPr>
      <w:del w:id="397" w:author="ilham.nur@office.ui.ac.id" w:date="2022-09-14T14:22:00Z">
        <w:r w:rsidRPr="00E73855" w:rsidDel="00E73855">
          <w:rPr>
            <w:noProof/>
            <w:rPrChange w:id="398"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noProof/>
            <w:rPrChange w:id="399"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400" w:author="ilham.nur@office.ui.ac.id" w:date="2022-09-14T14:22:00Z"/>
          <w:rFonts w:asciiTheme="minorHAnsi" w:hAnsiTheme="minorHAnsi" w:cstheme="minorBidi"/>
          <w:noProof/>
          <w:sz w:val="22"/>
        </w:rPr>
      </w:pPr>
      <w:del w:id="401" w:author="ilham.nur@office.ui.ac.id" w:date="2022-09-14T14:22:00Z">
        <w:r w:rsidRPr="00E73855" w:rsidDel="00E73855">
          <w:rPr>
            <w:noProof/>
            <w:rPrChange w:id="402"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noProof/>
            <w:rPrChange w:id="403"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404" w:author="ilham.nur@office.ui.ac.id" w:date="2022-09-14T14:22:00Z"/>
          <w:rFonts w:asciiTheme="minorHAnsi" w:hAnsiTheme="minorHAnsi" w:cstheme="minorBidi"/>
          <w:noProof/>
          <w:sz w:val="22"/>
        </w:rPr>
      </w:pPr>
      <w:del w:id="405" w:author="ilham.nur@office.ui.ac.id" w:date="2022-09-14T14:22:00Z">
        <w:r w:rsidRPr="00E73855" w:rsidDel="00E73855">
          <w:rPr>
            <w:noProof/>
            <w:rPrChange w:id="406"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noProof/>
            <w:rPrChange w:id="407"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408" w:author="ilham.nur@office.ui.ac.id" w:date="2022-09-14T14:22:00Z"/>
          <w:rFonts w:asciiTheme="minorHAnsi" w:hAnsiTheme="minorHAnsi" w:cstheme="minorBidi"/>
          <w:noProof/>
          <w:sz w:val="22"/>
        </w:rPr>
      </w:pPr>
      <w:del w:id="409" w:author="ilham.nur@office.ui.ac.id" w:date="2022-09-14T14:22:00Z">
        <w:r w:rsidRPr="00E73855" w:rsidDel="00E73855">
          <w:rPr>
            <w:noProof/>
            <w:rPrChange w:id="410"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noProof/>
            <w:rPrChange w:id="411"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412" w:author="ilham.nur@office.ui.ac.id" w:date="2022-09-14T14:22:00Z"/>
          <w:rFonts w:asciiTheme="minorHAnsi" w:hAnsiTheme="minorHAnsi" w:cstheme="minorBidi"/>
          <w:noProof/>
          <w:sz w:val="22"/>
        </w:rPr>
      </w:pPr>
      <w:del w:id="413" w:author="ilham.nur@office.ui.ac.id" w:date="2022-09-14T14:22:00Z">
        <w:r w:rsidRPr="00E73855" w:rsidDel="00E73855">
          <w:rPr>
            <w:noProof/>
            <w:rPrChange w:id="414"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noProof/>
            <w:rPrChange w:id="415" w:author="ilham.nur@office.ui.ac.id" w:date="2022-09-14T14:22:00Z">
              <w:rPr>
                <w:rStyle w:val="Hyperlink"/>
                <w:noProof/>
              </w:rPr>
            </w:rPrChange>
          </w:rPr>
          <w:delText xml:space="preserve">Kecerdasan Buatan dan </w:delText>
        </w:r>
        <w:r w:rsidRPr="00E73855" w:rsidDel="00E73855">
          <w:rPr>
            <w:noProof/>
            <w:rPrChange w:id="416"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417" w:author="ilham.nur@office.ui.ac.id" w:date="2022-09-14T14:22:00Z"/>
          <w:rFonts w:asciiTheme="minorHAnsi" w:hAnsiTheme="minorHAnsi" w:cstheme="minorBidi"/>
          <w:noProof/>
          <w:sz w:val="22"/>
        </w:rPr>
      </w:pPr>
      <w:del w:id="418" w:author="ilham.nur@office.ui.ac.id" w:date="2022-09-14T14:22:00Z">
        <w:r w:rsidRPr="00E73855" w:rsidDel="00E73855">
          <w:rPr>
            <w:noProof/>
            <w:rPrChange w:id="419"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noProof/>
            <w:rPrChange w:id="420"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 w:val="right" w:leader="dot" w:pos="8494"/>
        </w:tabs>
        <w:rPr>
          <w:del w:id="421" w:author="ilham.nur@office.ui.ac.id" w:date="2022-09-14T14:22:00Z"/>
          <w:rFonts w:asciiTheme="minorHAnsi" w:hAnsiTheme="minorHAnsi" w:cstheme="minorBidi"/>
          <w:b w:val="0"/>
          <w:noProof/>
          <w:sz w:val="22"/>
        </w:rPr>
      </w:pPr>
      <w:del w:id="422" w:author="ilham.nur@office.ui.ac.id" w:date="2022-09-14T14:22:00Z">
        <w:r w:rsidRPr="00E73855" w:rsidDel="00E73855">
          <w:rPr>
            <w:noProof/>
            <w:rPrChange w:id="423" w:author="ilham.nur@office.ui.ac.id" w:date="2022-09-14T14:22:00Z">
              <w:rPr>
                <w:rStyle w:val="Hyperlink"/>
                <w:b w:val="0"/>
                <w:noProof/>
              </w:rPr>
            </w:rPrChange>
          </w:rPr>
          <w:delText>BAB 3</w:delText>
        </w:r>
        <w:r w:rsidDel="00E73855">
          <w:rPr>
            <w:rFonts w:asciiTheme="minorHAnsi" w:hAnsiTheme="minorHAnsi" w:cstheme="minorBidi"/>
            <w:b w:val="0"/>
            <w:noProof/>
            <w:sz w:val="22"/>
          </w:rPr>
          <w:tab/>
        </w:r>
        <w:r w:rsidRPr="00E73855" w:rsidDel="00E73855">
          <w:rPr>
            <w:noProof/>
            <w:rPrChange w:id="424" w:author="ilham.nur@office.ui.ac.id" w:date="2022-09-14T14:22:00Z">
              <w:rPr>
                <w:rStyle w:val="Hyperlink"/>
                <w:b w:val="0"/>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 w:val="right" w:leader="dot" w:pos="8494"/>
        </w:tabs>
        <w:rPr>
          <w:del w:id="425" w:author="ilham.nur@office.ui.ac.id" w:date="2022-09-14T14:22:00Z"/>
          <w:rFonts w:asciiTheme="minorHAnsi" w:hAnsiTheme="minorHAnsi" w:cstheme="minorBidi"/>
          <w:b w:val="0"/>
          <w:noProof/>
          <w:sz w:val="22"/>
        </w:rPr>
      </w:pPr>
      <w:del w:id="426" w:author="ilham.nur@office.ui.ac.id" w:date="2022-09-14T14:22:00Z">
        <w:r w:rsidRPr="00E73855" w:rsidDel="00E73855">
          <w:rPr>
            <w:noProof/>
            <w:rPrChange w:id="427" w:author="ilham.nur@office.ui.ac.id" w:date="2022-09-14T14:22:00Z">
              <w:rPr>
                <w:rStyle w:val="Hyperlink"/>
                <w:b w:val="0"/>
                <w:noProof/>
              </w:rPr>
            </w:rPrChange>
          </w:rPr>
          <w:delText>BAB 4</w:delText>
        </w:r>
        <w:r w:rsidDel="00E73855">
          <w:rPr>
            <w:rFonts w:asciiTheme="minorHAnsi" w:hAnsiTheme="minorHAnsi" w:cstheme="minorBidi"/>
            <w:b w:val="0"/>
            <w:noProof/>
            <w:sz w:val="22"/>
          </w:rPr>
          <w:tab/>
        </w:r>
        <w:r w:rsidRPr="00E73855" w:rsidDel="00E73855">
          <w:rPr>
            <w:noProof/>
            <w:rPrChange w:id="428" w:author="ilham.nur@office.ui.ac.id" w:date="2022-09-14T14:22:00Z">
              <w:rPr>
                <w:rStyle w:val="Hyperlink"/>
                <w:b w:val="0"/>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 w:val="right" w:leader="dot" w:pos="8494"/>
        </w:tabs>
        <w:rPr>
          <w:del w:id="429" w:author="ilham.nur@office.ui.ac.id" w:date="2022-09-14T14:22:00Z"/>
          <w:rFonts w:asciiTheme="minorHAnsi" w:hAnsiTheme="minorHAnsi" w:cstheme="minorBidi"/>
          <w:b w:val="0"/>
          <w:noProof/>
          <w:sz w:val="22"/>
        </w:rPr>
      </w:pPr>
      <w:del w:id="430" w:author="ilham.nur@office.ui.ac.id" w:date="2022-09-14T14:22:00Z">
        <w:r w:rsidRPr="00E73855" w:rsidDel="00E73855">
          <w:rPr>
            <w:noProof/>
            <w:rPrChange w:id="431" w:author="ilham.nur@office.ui.ac.id" w:date="2022-09-14T14:22:00Z">
              <w:rPr>
                <w:rStyle w:val="Hyperlink"/>
                <w:b w:val="0"/>
                <w:noProof/>
              </w:rPr>
            </w:rPrChange>
          </w:rPr>
          <w:delText>BAB 5</w:delText>
        </w:r>
        <w:r w:rsidDel="00E73855">
          <w:rPr>
            <w:rFonts w:asciiTheme="minorHAnsi" w:hAnsiTheme="minorHAnsi" w:cstheme="minorBidi"/>
            <w:b w:val="0"/>
            <w:noProof/>
            <w:sz w:val="22"/>
          </w:rPr>
          <w:tab/>
        </w:r>
        <w:r w:rsidRPr="00E73855" w:rsidDel="00E73855">
          <w:rPr>
            <w:noProof/>
            <w:rPrChange w:id="432" w:author="ilham.nur@office.ui.ac.id" w:date="2022-09-14T14:22:00Z">
              <w:rPr>
                <w:rStyle w:val="Hyperlink"/>
                <w:b w:val="0"/>
                <w:noProof/>
              </w:rPr>
            </w:rPrChange>
          </w:rPr>
          <w:delText>KESIMPULAN</w:delText>
        </w:r>
        <w:r w:rsidDel="00E73855">
          <w:rPr>
            <w:noProof/>
            <w:webHidden/>
          </w:rPr>
          <w:tab/>
          <w:delText>43</w:delText>
        </w:r>
      </w:del>
    </w:p>
    <w:p w14:paraId="0F55616D" w14:textId="4764802A" w:rsidR="001F55AF" w:rsidDel="00E73855" w:rsidRDefault="001F55AF">
      <w:pPr>
        <w:pStyle w:val="TOC1"/>
        <w:tabs>
          <w:tab w:val="right" w:leader="dot" w:pos="8494"/>
        </w:tabs>
        <w:rPr>
          <w:del w:id="433" w:author="ilham.nur@office.ui.ac.id" w:date="2022-09-14T14:22:00Z"/>
          <w:rFonts w:asciiTheme="minorHAnsi" w:hAnsiTheme="minorHAnsi" w:cstheme="minorBidi"/>
          <w:b w:val="0"/>
          <w:noProof/>
          <w:sz w:val="22"/>
        </w:rPr>
      </w:pPr>
      <w:del w:id="434" w:author="ilham.nur@office.ui.ac.id" w:date="2022-09-14T14:22:00Z">
        <w:r w:rsidRPr="00E73855" w:rsidDel="00E73855">
          <w:rPr>
            <w:noProof/>
            <w:rPrChange w:id="435" w:author="ilham.nur@office.ui.ac.id" w:date="2022-09-14T14:22:00Z">
              <w:rPr>
                <w:rStyle w:val="Hyperlink"/>
                <w:b w:val="0"/>
                <w:noProof/>
              </w:rPr>
            </w:rPrChange>
          </w:rPr>
          <w:delText>DAFTAR REFERENSI</w:delText>
        </w:r>
        <w:r w:rsidDel="00E73855">
          <w:rPr>
            <w:noProof/>
            <w:webHidden/>
          </w:rPr>
          <w:tab/>
          <w:delText>44</w:delText>
        </w:r>
      </w:del>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436" w:name="_Toc114057769"/>
      <w:r>
        <w:lastRenderedPageBreak/>
        <w:t>DAFTAR GAMBAR</w:t>
      </w:r>
      <w:bookmarkEnd w:id="436"/>
    </w:p>
    <w:p w14:paraId="2B09DF9B" w14:textId="77777777" w:rsidR="00863A40" w:rsidRPr="00863A40" w:rsidRDefault="00863A40" w:rsidP="00863A40"/>
    <w:p w14:paraId="21D85B1B" w14:textId="1ABAD954" w:rsidR="00E73855" w:rsidRDefault="00F5566B">
      <w:pPr>
        <w:pStyle w:val="TableofFigures"/>
        <w:tabs>
          <w:tab w:val="right" w:leader="dot" w:pos="8494"/>
        </w:tabs>
        <w:rPr>
          <w:ins w:id="437" w:author="ilham.nur@office.ui.ac.id" w:date="2022-09-14T14:22:00Z"/>
          <w:rFonts w:asciiTheme="minorHAnsi" w:eastAsiaTheme="minorEastAsia" w:hAnsiTheme="minorHAnsi"/>
          <w:noProof/>
          <w:sz w:val="22"/>
          <w:lang w:val="en-ID" w:eastAsia="en-ID"/>
        </w:rPr>
      </w:pPr>
      <w:r>
        <w:fldChar w:fldCharType="begin"/>
      </w:r>
      <w:r>
        <w:instrText xml:space="preserve"> TOC \h \z \c "Gambar" </w:instrText>
      </w:r>
      <w:r>
        <w:fldChar w:fldCharType="separate"/>
      </w:r>
      <w:ins w:id="438" w:author="ilham.nur@office.ui.ac.id" w:date="2022-09-14T14:22:00Z">
        <w:r w:rsidR="00E73855" w:rsidRPr="00B0002E">
          <w:rPr>
            <w:rStyle w:val="Hyperlink"/>
            <w:noProof/>
          </w:rPr>
          <w:fldChar w:fldCharType="begin"/>
        </w:r>
        <w:r w:rsidR="00E73855" w:rsidRPr="00B0002E">
          <w:rPr>
            <w:rStyle w:val="Hyperlink"/>
            <w:noProof/>
          </w:rPr>
          <w:instrText xml:space="preserve"> </w:instrText>
        </w:r>
        <w:r w:rsidR="00E73855">
          <w:rPr>
            <w:noProof/>
          </w:rPr>
          <w:instrText>HYPERLINK \l "_Toc114057804"</w:instrText>
        </w:r>
        <w:r w:rsidR="00E73855" w:rsidRPr="00B0002E">
          <w:rPr>
            <w:rStyle w:val="Hyperlink"/>
            <w:noProof/>
          </w:rPr>
          <w:instrText xml:space="preserve"> </w:instrText>
        </w:r>
      </w:ins>
      <w:ins w:id="439" w:author="ilham.nur@office.ui.ac.id" w:date="2022-09-28T20:06:00Z">
        <w:r w:rsidR="005D65BB" w:rsidRPr="00B0002E">
          <w:rPr>
            <w:rStyle w:val="Hyperlink"/>
            <w:noProof/>
          </w:rPr>
        </w:r>
      </w:ins>
      <w:ins w:id="440" w:author="ilham.nur@office.ui.ac.id" w:date="2022-09-14T14:22:00Z">
        <w:r w:rsidR="00E73855" w:rsidRPr="00B0002E">
          <w:rPr>
            <w:rStyle w:val="Hyperlink"/>
            <w:noProof/>
          </w:rPr>
          <w:fldChar w:fldCharType="separate"/>
        </w:r>
        <w:r w:rsidR="00E73855" w:rsidRPr="00B0002E">
          <w:rPr>
            <w:rStyle w:val="Hyperlink"/>
            <w:noProof/>
          </w:rPr>
          <w:t>Gambar 1.1 Data performa proyek berdasarkan daerah (PMI, 2021b)</w:t>
        </w:r>
        <w:r w:rsidR="00E73855">
          <w:rPr>
            <w:noProof/>
            <w:webHidden/>
          </w:rPr>
          <w:tab/>
        </w:r>
        <w:r w:rsidR="00E73855">
          <w:rPr>
            <w:noProof/>
            <w:webHidden/>
          </w:rPr>
          <w:fldChar w:fldCharType="begin"/>
        </w:r>
        <w:r w:rsidR="00E73855">
          <w:rPr>
            <w:noProof/>
            <w:webHidden/>
          </w:rPr>
          <w:instrText xml:space="preserve"> PAGEREF _Toc114057804 \h </w:instrText>
        </w:r>
      </w:ins>
      <w:r w:rsidR="00E73855">
        <w:rPr>
          <w:noProof/>
          <w:webHidden/>
        </w:rPr>
      </w:r>
      <w:r w:rsidR="00E73855">
        <w:rPr>
          <w:noProof/>
          <w:webHidden/>
        </w:rPr>
        <w:fldChar w:fldCharType="separate"/>
      </w:r>
      <w:ins w:id="441" w:author="ilham.nur@office.ui.ac.id" w:date="2022-09-28T20:06:00Z">
        <w:r w:rsidR="005D65BB">
          <w:rPr>
            <w:noProof/>
            <w:webHidden/>
          </w:rPr>
          <w:t>2</w:t>
        </w:r>
      </w:ins>
      <w:ins w:id="442" w:author="ilham.nur@office.ui.ac.id" w:date="2022-09-14T14:22:00Z">
        <w:r w:rsidR="00E73855">
          <w:rPr>
            <w:noProof/>
            <w:webHidden/>
          </w:rPr>
          <w:fldChar w:fldCharType="end"/>
        </w:r>
        <w:r w:rsidR="00E73855" w:rsidRPr="00B0002E">
          <w:rPr>
            <w:rStyle w:val="Hyperlink"/>
            <w:noProof/>
          </w:rPr>
          <w:fldChar w:fldCharType="end"/>
        </w:r>
      </w:ins>
    </w:p>
    <w:p w14:paraId="042BF1F4" w14:textId="292FE4C4" w:rsidR="00E73855" w:rsidRDefault="00E73855">
      <w:pPr>
        <w:pStyle w:val="TableofFigures"/>
        <w:tabs>
          <w:tab w:val="right" w:leader="dot" w:pos="8494"/>
        </w:tabs>
        <w:rPr>
          <w:ins w:id="443" w:author="ilham.nur@office.ui.ac.id" w:date="2022-09-14T14:22:00Z"/>
          <w:rFonts w:asciiTheme="minorHAnsi" w:eastAsiaTheme="minorEastAsia" w:hAnsiTheme="minorHAnsi"/>
          <w:noProof/>
          <w:sz w:val="22"/>
          <w:lang w:val="en-ID" w:eastAsia="en-ID"/>
        </w:rPr>
      </w:pPr>
      <w:ins w:id="444"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"_Toc114057805"</w:instrText>
        </w:r>
        <w:r w:rsidRPr="00B0002E">
          <w:rPr>
            <w:rStyle w:val="Hyperlink"/>
            <w:noProof/>
          </w:rPr>
          <w:instrText xml:space="preserve"> </w:instrText>
        </w:r>
      </w:ins>
      <w:ins w:id="445" w:author="ilham.nur@office.ui.ac.id" w:date="2022-09-28T20:06:00Z">
        <w:r w:rsidR="005D65BB" w:rsidRPr="00B0002E">
          <w:rPr>
            <w:rStyle w:val="Hyperlink"/>
            <w:noProof/>
          </w:rPr>
        </w:r>
      </w:ins>
      <w:ins w:id="446" w:author="ilham.nur@office.ui.ac.id" w:date="2022-09-14T14:22:00Z">
        <w:r w:rsidRPr="00B0002E">
          <w:rPr>
            <w:rStyle w:val="Hyperlink"/>
            <w:noProof/>
          </w:rPr>
          <w:fldChar w:fldCharType="separate"/>
        </w:r>
        <w:r w:rsidRPr="00B0002E">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_Toc114057805 \h </w:instrText>
        </w:r>
      </w:ins>
      <w:r>
        <w:rPr>
          <w:noProof/>
          <w:webHidden/>
        </w:rPr>
      </w:r>
      <w:r>
        <w:rPr>
          <w:noProof/>
          <w:webHidden/>
        </w:rPr>
        <w:fldChar w:fldCharType="separate"/>
      </w:r>
      <w:ins w:id="447" w:author="ilham.nur@office.ui.ac.id" w:date="2022-09-28T20:06:00Z">
        <w:r w:rsidR="005D65BB">
          <w:rPr>
            <w:noProof/>
            <w:webHidden/>
          </w:rPr>
          <w:t>19</w:t>
        </w:r>
      </w:ins>
      <w:ins w:id="448" w:author="ilham.nur@office.ui.ac.id" w:date="2022-09-14T14:22:00Z">
        <w:r>
          <w:rPr>
            <w:noProof/>
            <w:webHidden/>
          </w:rPr>
          <w:fldChar w:fldCharType="end"/>
        </w:r>
        <w:r w:rsidRPr="00B0002E">
          <w:rPr>
            <w:rStyle w:val="Hyperlink"/>
            <w:noProof/>
          </w:rPr>
          <w:fldChar w:fldCharType="end"/>
        </w:r>
      </w:ins>
    </w:p>
    <w:p w14:paraId="24EDDAA2" w14:textId="2F00AAB9" w:rsidR="00E73855" w:rsidRDefault="00E73855">
      <w:pPr>
        <w:pStyle w:val="TableofFigures"/>
        <w:tabs>
          <w:tab w:val="right" w:leader="dot" w:pos="8494"/>
        </w:tabs>
        <w:rPr>
          <w:ins w:id="449" w:author="ilham.nur@office.ui.ac.id" w:date="2022-09-14T14:22:00Z"/>
          <w:rFonts w:asciiTheme="minorHAnsi" w:eastAsiaTheme="minorEastAsia" w:hAnsiTheme="minorHAnsi"/>
          <w:noProof/>
          <w:sz w:val="22"/>
          <w:lang w:val="en-ID" w:eastAsia="en-ID"/>
        </w:rPr>
      </w:pPr>
      <w:ins w:id="450"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"_Toc114057806"</w:instrText>
        </w:r>
        <w:r w:rsidRPr="00B0002E">
          <w:rPr>
            <w:rStyle w:val="Hyperlink"/>
            <w:noProof/>
          </w:rPr>
          <w:instrText xml:space="preserve"> </w:instrText>
        </w:r>
      </w:ins>
      <w:ins w:id="451" w:author="ilham.nur@office.ui.ac.id" w:date="2022-09-28T20:06:00Z">
        <w:r w:rsidR="005D65BB" w:rsidRPr="00B0002E">
          <w:rPr>
            <w:rStyle w:val="Hyperlink"/>
            <w:noProof/>
          </w:rPr>
        </w:r>
      </w:ins>
      <w:ins w:id="452" w:author="ilham.nur@office.ui.ac.id" w:date="2022-09-14T14:22:00Z">
        <w:r w:rsidRPr="00B0002E">
          <w:rPr>
            <w:rStyle w:val="Hyperlink"/>
            <w:noProof/>
          </w:rPr>
          <w:fldChar w:fldCharType="separate"/>
        </w:r>
        <w:r w:rsidRPr="00B0002E">
          <w:rPr>
            <w:rStyle w:val="Hyperlink"/>
            <w:noProof/>
          </w:rPr>
          <w:t xml:space="preserve">Gambar 2.2 Aspek dan komponen penyusun </w:t>
        </w:r>
        <w:r w:rsidRPr="00B0002E">
          <w:rPr>
            <w:rStyle w:val="Hyperlink"/>
            <w:i/>
            <w:noProof/>
          </w:rPr>
          <w:t>Gartner Framework</w:t>
        </w:r>
        <w:r w:rsidRPr="00B0002E">
          <w:rPr>
            <w:rStyle w:val="Hyperlink"/>
            <w:noProof/>
          </w:rPr>
          <w:t xml:space="preserve"> (Valeev et al., 2021)</w:t>
        </w:r>
        <w:r>
          <w:rPr>
            <w:noProof/>
            <w:webHidden/>
          </w:rPr>
          <w:tab/>
        </w:r>
        <w:r>
          <w:rPr>
            <w:noProof/>
            <w:webHidden/>
          </w:rPr>
          <w:fldChar w:fldCharType="begin"/>
        </w:r>
        <w:r>
          <w:rPr>
            <w:noProof/>
            <w:webHidden/>
          </w:rPr>
          <w:instrText xml:space="preserve"> PAGEREF _Toc114057806 \h </w:instrText>
        </w:r>
      </w:ins>
      <w:r>
        <w:rPr>
          <w:noProof/>
          <w:webHidden/>
        </w:rPr>
      </w:r>
      <w:r>
        <w:rPr>
          <w:noProof/>
          <w:webHidden/>
        </w:rPr>
        <w:fldChar w:fldCharType="separate"/>
      </w:r>
      <w:ins w:id="453" w:author="ilham.nur@office.ui.ac.id" w:date="2022-09-28T20:06:00Z">
        <w:r w:rsidR="005D65BB">
          <w:rPr>
            <w:noProof/>
            <w:webHidden/>
          </w:rPr>
          <w:t>27</w:t>
        </w:r>
      </w:ins>
      <w:ins w:id="454" w:author="ilham.nur@office.ui.ac.id" w:date="2022-09-14T14:22:00Z">
        <w:r>
          <w:rPr>
            <w:noProof/>
            <w:webHidden/>
          </w:rPr>
          <w:fldChar w:fldCharType="end"/>
        </w:r>
        <w:r w:rsidRPr="00B0002E">
          <w:rPr>
            <w:rStyle w:val="Hyperlink"/>
            <w:noProof/>
          </w:rPr>
          <w:fldChar w:fldCharType="end"/>
        </w:r>
      </w:ins>
    </w:p>
    <w:p w14:paraId="53E94D25" w14:textId="1B3F6857" w:rsidR="00E73855" w:rsidRDefault="00E73855">
      <w:pPr>
        <w:pStyle w:val="TableofFigures"/>
        <w:tabs>
          <w:tab w:val="right" w:leader="dot" w:pos="8494"/>
        </w:tabs>
        <w:rPr>
          <w:ins w:id="455" w:author="ilham.nur@office.ui.ac.id" w:date="2022-09-14T14:22:00Z"/>
          <w:rFonts w:asciiTheme="minorHAnsi" w:eastAsiaTheme="minorEastAsia" w:hAnsiTheme="minorHAnsi"/>
          <w:noProof/>
          <w:sz w:val="22"/>
          <w:lang w:val="en-ID" w:eastAsia="en-ID"/>
        </w:rPr>
      </w:pPr>
      <w:ins w:id="456"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"_Toc114057807"</w:instrText>
        </w:r>
        <w:r w:rsidRPr="00B0002E">
          <w:rPr>
            <w:rStyle w:val="Hyperlink"/>
            <w:noProof/>
          </w:rPr>
          <w:instrText xml:space="preserve"> </w:instrText>
        </w:r>
      </w:ins>
      <w:ins w:id="457" w:author="ilham.nur@office.ui.ac.id" w:date="2022-09-28T20:06:00Z">
        <w:r w:rsidR="005D65BB" w:rsidRPr="00B0002E">
          <w:rPr>
            <w:rStyle w:val="Hyperlink"/>
            <w:noProof/>
          </w:rPr>
        </w:r>
      </w:ins>
      <w:ins w:id="458" w:author="ilham.nur@office.ui.ac.id" w:date="2022-09-14T14:22:00Z">
        <w:r w:rsidRPr="00B0002E">
          <w:rPr>
            <w:rStyle w:val="Hyperlink"/>
            <w:noProof/>
          </w:rPr>
          <w:fldChar w:fldCharType="separate"/>
        </w:r>
        <w:r w:rsidRPr="00B0002E">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_Toc114057807 \h </w:instrText>
        </w:r>
      </w:ins>
      <w:r>
        <w:rPr>
          <w:noProof/>
          <w:webHidden/>
        </w:rPr>
      </w:r>
      <w:r>
        <w:rPr>
          <w:noProof/>
          <w:webHidden/>
        </w:rPr>
        <w:fldChar w:fldCharType="separate"/>
      </w:r>
      <w:ins w:id="459" w:author="ilham.nur@office.ui.ac.id" w:date="2022-09-28T20:06:00Z">
        <w:r w:rsidR="005D65BB">
          <w:rPr>
            <w:noProof/>
            <w:webHidden/>
          </w:rPr>
          <w:t>31</w:t>
        </w:r>
      </w:ins>
      <w:ins w:id="460" w:author="ilham.nur@office.ui.ac.id" w:date="2022-09-14T14:22:00Z">
        <w:r>
          <w:rPr>
            <w:noProof/>
            <w:webHidden/>
          </w:rPr>
          <w:fldChar w:fldCharType="end"/>
        </w:r>
        <w:r w:rsidRPr="00B0002E">
          <w:rPr>
            <w:rStyle w:val="Hyperlink"/>
            <w:noProof/>
          </w:rPr>
          <w:fldChar w:fldCharType="end"/>
        </w:r>
      </w:ins>
    </w:p>
    <w:p w14:paraId="38416B8B" w14:textId="2EE91B91" w:rsidR="00E73855" w:rsidRDefault="00E73855">
      <w:pPr>
        <w:pStyle w:val="TableofFigures"/>
        <w:tabs>
          <w:tab w:val="right" w:leader="dot" w:pos="8494"/>
        </w:tabs>
        <w:rPr>
          <w:ins w:id="461" w:author="ilham.nur@office.ui.ac.id" w:date="2022-09-14T14:22:00Z"/>
          <w:rFonts w:asciiTheme="minorHAnsi" w:eastAsiaTheme="minorEastAsia" w:hAnsiTheme="minorHAnsi"/>
          <w:noProof/>
          <w:sz w:val="22"/>
          <w:lang w:val="en-ID" w:eastAsia="en-ID"/>
        </w:rPr>
      </w:pPr>
      <w:ins w:id="462"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"_Toc114057808"</w:instrText>
        </w:r>
        <w:r w:rsidRPr="00B0002E">
          <w:rPr>
            <w:rStyle w:val="Hyperlink"/>
            <w:noProof/>
          </w:rPr>
          <w:instrText xml:space="preserve"> </w:instrText>
        </w:r>
      </w:ins>
      <w:ins w:id="463" w:author="ilham.nur@office.ui.ac.id" w:date="2022-09-28T20:06:00Z">
        <w:r w:rsidR="005D65BB" w:rsidRPr="00B0002E">
          <w:rPr>
            <w:rStyle w:val="Hyperlink"/>
            <w:noProof/>
          </w:rPr>
        </w:r>
      </w:ins>
      <w:ins w:id="464" w:author="ilham.nur@office.ui.ac.id" w:date="2022-09-14T14:22:00Z">
        <w:r w:rsidRPr="00B0002E">
          <w:rPr>
            <w:rStyle w:val="Hyperlink"/>
            <w:noProof/>
          </w:rPr>
          <w:fldChar w:fldCharType="separate"/>
        </w:r>
        <w:r w:rsidRPr="00B0002E">
          <w:rPr>
            <w:rStyle w:val="Hyperlink"/>
            <w:noProof/>
          </w:rPr>
          <w:t>Gambar 2.4 Kombinasi MCDM untuk membentuk sebuah MCDM yang bersifat hybrid (</w:t>
        </w:r>
        <w:r w:rsidRPr="00B0002E">
          <w:rPr>
            <w:rStyle w:val="Hyperlink"/>
            <w:bCs/>
            <w:noProof/>
          </w:rPr>
          <w:t>Arslan, 2018)</w:t>
        </w:r>
        <w:r>
          <w:rPr>
            <w:noProof/>
            <w:webHidden/>
          </w:rPr>
          <w:tab/>
        </w:r>
        <w:r>
          <w:rPr>
            <w:noProof/>
            <w:webHidden/>
          </w:rPr>
          <w:fldChar w:fldCharType="begin"/>
        </w:r>
        <w:r>
          <w:rPr>
            <w:noProof/>
            <w:webHidden/>
          </w:rPr>
          <w:instrText xml:space="preserve"> PAGEREF _Toc114057808 \h </w:instrText>
        </w:r>
      </w:ins>
      <w:r>
        <w:rPr>
          <w:noProof/>
          <w:webHidden/>
        </w:rPr>
      </w:r>
      <w:r>
        <w:rPr>
          <w:noProof/>
          <w:webHidden/>
        </w:rPr>
        <w:fldChar w:fldCharType="separate"/>
      </w:r>
      <w:ins w:id="465" w:author="ilham.nur@office.ui.ac.id" w:date="2022-09-28T20:06:00Z">
        <w:r w:rsidR="005D65BB">
          <w:rPr>
            <w:noProof/>
            <w:webHidden/>
          </w:rPr>
          <w:t>33</w:t>
        </w:r>
      </w:ins>
      <w:ins w:id="466" w:author="ilham.nur@office.ui.ac.id" w:date="2022-09-14T14:22:00Z">
        <w:r>
          <w:rPr>
            <w:noProof/>
            <w:webHidden/>
          </w:rPr>
          <w:fldChar w:fldCharType="end"/>
        </w:r>
        <w:r w:rsidRPr="00B0002E">
          <w:rPr>
            <w:rStyle w:val="Hyperlink"/>
            <w:noProof/>
          </w:rPr>
          <w:fldChar w:fldCharType="end"/>
        </w:r>
      </w:ins>
    </w:p>
    <w:p w14:paraId="40C78AF0" w14:textId="5B69B764" w:rsidR="00E73855" w:rsidRDefault="00E73855">
      <w:pPr>
        <w:pStyle w:val="TableofFigures"/>
        <w:tabs>
          <w:tab w:val="right" w:leader="dot" w:pos="8494"/>
        </w:tabs>
        <w:rPr>
          <w:ins w:id="467" w:author="ilham.nur@office.ui.ac.id" w:date="2022-09-14T14:22:00Z"/>
          <w:rFonts w:asciiTheme="minorHAnsi" w:eastAsiaTheme="minorEastAsia" w:hAnsiTheme="minorHAnsi"/>
          <w:noProof/>
          <w:sz w:val="22"/>
          <w:lang w:val="en-ID" w:eastAsia="en-ID"/>
        </w:rPr>
      </w:pPr>
      <w:ins w:id="468"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"_Toc114057809"</w:instrText>
        </w:r>
        <w:r w:rsidRPr="00B0002E">
          <w:rPr>
            <w:rStyle w:val="Hyperlink"/>
            <w:noProof/>
          </w:rPr>
          <w:instrText xml:space="preserve"> </w:instrText>
        </w:r>
      </w:ins>
      <w:ins w:id="469" w:author="ilham.nur@office.ui.ac.id" w:date="2022-09-28T20:06:00Z">
        <w:r w:rsidR="005D65BB" w:rsidRPr="00B0002E">
          <w:rPr>
            <w:rStyle w:val="Hyperlink"/>
            <w:noProof/>
          </w:rPr>
        </w:r>
      </w:ins>
      <w:ins w:id="470" w:author="ilham.nur@office.ui.ac.id" w:date="2022-09-14T14:22:00Z">
        <w:r w:rsidRPr="00B0002E">
          <w:rPr>
            <w:rStyle w:val="Hyperlink"/>
            <w:noProof/>
          </w:rPr>
          <w:fldChar w:fldCharType="separate"/>
        </w:r>
        <w:r w:rsidRPr="00B0002E">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_Toc114057809 \h </w:instrText>
        </w:r>
      </w:ins>
      <w:r>
        <w:rPr>
          <w:noProof/>
          <w:webHidden/>
        </w:rPr>
      </w:r>
      <w:r>
        <w:rPr>
          <w:noProof/>
          <w:webHidden/>
        </w:rPr>
        <w:fldChar w:fldCharType="separate"/>
      </w:r>
      <w:ins w:id="471" w:author="ilham.nur@office.ui.ac.id" w:date="2022-09-28T20:06:00Z">
        <w:r w:rsidR="005D65BB">
          <w:rPr>
            <w:noProof/>
            <w:webHidden/>
          </w:rPr>
          <w:t>35</w:t>
        </w:r>
      </w:ins>
      <w:ins w:id="472" w:author="ilham.nur@office.ui.ac.id" w:date="2022-09-14T14:22:00Z">
        <w:r>
          <w:rPr>
            <w:noProof/>
            <w:webHidden/>
          </w:rPr>
          <w:fldChar w:fldCharType="end"/>
        </w:r>
        <w:r w:rsidRPr="00B0002E">
          <w:rPr>
            <w:rStyle w:val="Hyperlink"/>
            <w:noProof/>
          </w:rPr>
          <w:fldChar w:fldCharType="end"/>
        </w:r>
      </w:ins>
    </w:p>
    <w:p w14:paraId="4229F20D" w14:textId="07DDED0C" w:rsidR="00E73855" w:rsidRDefault="00E73855">
      <w:pPr>
        <w:pStyle w:val="TableofFigures"/>
        <w:tabs>
          <w:tab w:val="right" w:leader="dot" w:pos="8494"/>
        </w:tabs>
        <w:rPr>
          <w:ins w:id="473" w:author="ilham.nur@office.ui.ac.id" w:date="2022-09-14T14:22:00Z"/>
          <w:rFonts w:asciiTheme="minorHAnsi" w:eastAsiaTheme="minorEastAsia" w:hAnsiTheme="minorHAnsi"/>
          <w:noProof/>
          <w:sz w:val="22"/>
          <w:lang w:val="en-ID" w:eastAsia="en-ID"/>
        </w:rPr>
      </w:pPr>
      <w:ins w:id="474"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"_Toc114057810"</w:instrText>
        </w:r>
        <w:r w:rsidRPr="00B0002E">
          <w:rPr>
            <w:rStyle w:val="Hyperlink"/>
            <w:noProof/>
          </w:rPr>
          <w:instrText xml:space="preserve"> </w:instrText>
        </w:r>
      </w:ins>
      <w:ins w:id="475" w:author="ilham.nur@office.ui.ac.id" w:date="2022-09-28T20:06:00Z">
        <w:r w:rsidR="005D65BB" w:rsidRPr="00B0002E">
          <w:rPr>
            <w:rStyle w:val="Hyperlink"/>
            <w:noProof/>
          </w:rPr>
        </w:r>
      </w:ins>
      <w:ins w:id="476" w:author="ilham.nur@office.ui.ac.id" w:date="2022-09-14T14:22:00Z">
        <w:r w:rsidRPr="00B0002E">
          <w:rPr>
            <w:rStyle w:val="Hyperlink"/>
            <w:noProof/>
          </w:rPr>
          <w:fldChar w:fldCharType="separate"/>
        </w:r>
        <w:r w:rsidRPr="00B0002E">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_Toc114057810 \h </w:instrText>
        </w:r>
      </w:ins>
      <w:r>
        <w:rPr>
          <w:noProof/>
          <w:webHidden/>
        </w:rPr>
      </w:r>
      <w:r>
        <w:rPr>
          <w:noProof/>
          <w:webHidden/>
        </w:rPr>
        <w:fldChar w:fldCharType="separate"/>
      </w:r>
      <w:ins w:id="477" w:author="ilham.nur@office.ui.ac.id" w:date="2022-09-28T20:06:00Z">
        <w:r w:rsidR="005D65BB">
          <w:rPr>
            <w:noProof/>
            <w:webHidden/>
          </w:rPr>
          <w:t>37</w:t>
        </w:r>
      </w:ins>
      <w:ins w:id="478" w:author="ilham.nur@office.ui.ac.id" w:date="2022-09-14T14:22:00Z">
        <w:r>
          <w:rPr>
            <w:noProof/>
            <w:webHidden/>
          </w:rPr>
          <w:fldChar w:fldCharType="end"/>
        </w:r>
        <w:r w:rsidRPr="00B0002E">
          <w:rPr>
            <w:rStyle w:val="Hyperlink"/>
            <w:noProof/>
          </w:rPr>
          <w:fldChar w:fldCharType="end"/>
        </w:r>
      </w:ins>
    </w:p>
    <w:p w14:paraId="5E37C6E5" w14:textId="4E4CEA4E" w:rsidR="00E73855" w:rsidRDefault="00E73855">
      <w:pPr>
        <w:pStyle w:val="TableofFigures"/>
        <w:tabs>
          <w:tab w:val="right" w:leader="dot" w:pos="8494"/>
        </w:tabs>
        <w:rPr>
          <w:ins w:id="479" w:author="ilham.nur@office.ui.ac.id" w:date="2022-09-14T14:22:00Z"/>
          <w:rFonts w:asciiTheme="minorHAnsi" w:eastAsiaTheme="minorEastAsia" w:hAnsiTheme="minorHAnsi"/>
          <w:noProof/>
          <w:sz w:val="22"/>
          <w:lang w:val="en-ID" w:eastAsia="en-ID"/>
        </w:rPr>
      </w:pPr>
      <w:ins w:id="480"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"_Toc114057811"</w:instrText>
        </w:r>
        <w:r w:rsidRPr="00B0002E">
          <w:rPr>
            <w:rStyle w:val="Hyperlink"/>
            <w:noProof/>
          </w:rPr>
          <w:instrText xml:space="preserve"> </w:instrText>
        </w:r>
      </w:ins>
      <w:ins w:id="481" w:author="ilham.nur@office.ui.ac.id" w:date="2022-09-28T20:06:00Z">
        <w:r w:rsidR="005D65BB" w:rsidRPr="00B0002E">
          <w:rPr>
            <w:rStyle w:val="Hyperlink"/>
            <w:noProof/>
          </w:rPr>
        </w:r>
      </w:ins>
      <w:ins w:id="482" w:author="ilham.nur@office.ui.ac.id" w:date="2022-09-14T14:22:00Z">
        <w:r w:rsidRPr="00B0002E">
          <w:rPr>
            <w:rStyle w:val="Hyperlink"/>
            <w:noProof/>
          </w:rPr>
          <w:fldChar w:fldCharType="separate"/>
        </w:r>
        <w:r w:rsidRPr="00B0002E">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_Toc114057811 \h </w:instrText>
        </w:r>
      </w:ins>
      <w:r>
        <w:rPr>
          <w:noProof/>
          <w:webHidden/>
        </w:rPr>
      </w:r>
      <w:r>
        <w:rPr>
          <w:noProof/>
          <w:webHidden/>
        </w:rPr>
        <w:fldChar w:fldCharType="separate"/>
      </w:r>
      <w:ins w:id="483" w:author="ilham.nur@office.ui.ac.id" w:date="2022-09-28T20:06:00Z">
        <w:r w:rsidR="005D65BB">
          <w:rPr>
            <w:noProof/>
            <w:webHidden/>
          </w:rPr>
          <w:t>38</w:t>
        </w:r>
      </w:ins>
      <w:ins w:id="484" w:author="ilham.nur@office.ui.ac.id" w:date="2022-09-14T14:22:00Z">
        <w:r>
          <w:rPr>
            <w:noProof/>
            <w:webHidden/>
          </w:rPr>
          <w:fldChar w:fldCharType="end"/>
        </w:r>
        <w:r w:rsidRPr="00B0002E">
          <w:rPr>
            <w:rStyle w:val="Hyperlink"/>
            <w:noProof/>
          </w:rPr>
          <w:fldChar w:fldCharType="end"/>
        </w:r>
      </w:ins>
    </w:p>
    <w:p w14:paraId="1CD627CB" w14:textId="4E66FF3B" w:rsidR="00E73855" w:rsidRDefault="00E73855">
      <w:pPr>
        <w:pStyle w:val="TableofFigures"/>
        <w:tabs>
          <w:tab w:val="right" w:leader="dot" w:pos="8494"/>
        </w:tabs>
        <w:rPr>
          <w:ins w:id="485" w:author="ilham.nur@office.ui.ac.id" w:date="2022-09-14T14:22:00Z"/>
          <w:rFonts w:asciiTheme="minorHAnsi" w:eastAsiaTheme="minorEastAsia" w:hAnsiTheme="minorHAnsi"/>
          <w:noProof/>
          <w:sz w:val="22"/>
          <w:lang w:val="en-ID" w:eastAsia="en-ID"/>
        </w:rPr>
      </w:pPr>
      <w:ins w:id="486"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"_Toc114057812"</w:instrText>
        </w:r>
        <w:r w:rsidRPr="00B0002E">
          <w:rPr>
            <w:rStyle w:val="Hyperlink"/>
            <w:noProof/>
          </w:rPr>
          <w:instrText xml:space="preserve"> </w:instrText>
        </w:r>
      </w:ins>
      <w:ins w:id="487" w:author="ilham.nur@office.ui.ac.id" w:date="2022-09-28T20:06:00Z">
        <w:r w:rsidR="005D65BB" w:rsidRPr="00B0002E">
          <w:rPr>
            <w:rStyle w:val="Hyperlink"/>
            <w:noProof/>
          </w:rPr>
        </w:r>
      </w:ins>
      <w:ins w:id="488" w:author="ilham.nur@office.ui.ac.id" w:date="2022-09-14T14:22:00Z">
        <w:r w:rsidRPr="00B0002E">
          <w:rPr>
            <w:rStyle w:val="Hyperlink"/>
            <w:noProof/>
          </w:rPr>
          <w:fldChar w:fldCharType="separate"/>
        </w:r>
        <w:r w:rsidRPr="00B0002E">
          <w:rPr>
            <w:rStyle w:val="Hyperlink"/>
            <w:noProof/>
          </w:rPr>
          <w:t xml:space="preserve">Gambar 2.8 Contoh Plot </w:t>
        </w:r>
        <w:r w:rsidRPr="00B0002E">
          <w:rPr>
            <w:rStyle w:val="Hyperlink"/>
            <w:i/>
            <w:noProof/>
          </w:rPr>
          <w:t xml:space="preserve">Support Vector </w:t>
        </w:r>
        <w:r w:rsidRPr="00B0002E">
          <w:rPr>
            <w:rStyle w:val="Hyperlink"/>
            <w:noProof/>
          </w:rPr>
          <w:t>dalam sebuah bidang SVM (Shetty, 2019)</w:t>
        </w:r>
        <w:r>
          <w:rPr>
            <w:noProof/>
            <w:webHidden/>
          </w:rPr>
          <w:tab/>
        </w:r>
        <w:r>
          <w:rPr>
            <w:noProof/>
            <w:webHidden/>
          </w:rPr>
          <w:fldChar w:fldCharType="begin"/>
        </w:r>
        <w:r>
          <w:rPr>
            <w:noProof/>
            <w:webHidden/>
          </w:rPr>
          <w:instrText xml:space="preserve"> PAGEREF _Toc114057812 \h </w:instrText>
        </w:r>
      </w:ins>
      <w:r>
        <w:rPr>
          <w:noProof/>
          <w:webHidden/>
        </w:rPr>
      </w:r>
      <w:r>
        <w:rPr>
          <w:noProof/>
          <w:webHidden/>
        </w:rPr>
        <w:fldChar w:fldCharType="separate"/>
      </w:r>
      <w:ins w:id="489" w:author="ilham.nur@office.ui.ac.id" w:date="2022-09-28T20:06:00Z">
        <w:r w:rsidR="005D65BB">
          <w:rPr>
            <w:noProof/>
            <w:webHidden/>
          </w:rPr>
          <w:t>40</w:t>
        </w:r>
      </w:ins>
      <w:ins w:id="490" w:author="ilham.nur@office.ui.ac.id" w:date="2022-09-14T14:22:00Z">
        <w:r>
          <w:rPr>
            <w:noProof/>
            <w:webHidden/>
          </w:rPr>
          <w:fldChar w:fldCharType="end"/>
        </w:r>
        <w:r w:rsidRPr="00B0002E">
          <w:rPr>
            <w:rStyle w:val="Hyperlink"/>
            <w:noProof/>
          </w:rPr>
          <w:fldChar w:fldCharType="end"/>
        </w:r>
      </w:ins>
    </w:p>
    <w:p w14:paraId="5EC16019" w14:textId="510373B9" w:rsidR="00E73855" w:rsidRDefault="00E73855">
      <w:pPr>
        <w:pStyle w:val="TableofFigures"/>
        <w:tabs>
          <w:tab w:val="right" w:leader="dot" w:pos="8494"/>
        </w:tabs>
        <w:rPr>
          <w:ins w:id="491" w:author="ilham.nur@office.ui.ac.id" w:date="2022-09-14T14:22:00Z"/>
          <w:rFonts w:asciiTheme="minorHAnsi" w:eastAsiaTheme="minorEastAsia" w:hAnsiTheme="minorHAnsi"/>
          <w:noProof/>
          <w:sz w:val="22"/>
          <w:lang w:val="en-ID" w:eastAsia="en-ID"/>
        </w:rPr>
      </w:pPr>
      <w:ins w:id="492"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"_Toc114057813"</w:instrText>
        </w:r>
        <w:r w:rsidRPr="00B0002E">
          <w:rPr>
            <w:rStyle w:val="Hyperlink"/>
            <w:noProof/>
          </w:rPr>
          <w:instrText xml:space="preserve"> </w:instrText>
        </w:r>
      </w:ins>
      <w:ins w:id="493" w:author="ilham.nur@office.ui.ac.id" w:date="2022-09-28T20:06:00Z">
        <w:r w:rsidR="005D65BB" w:rsidRPr="00B0002E">
          <w:rPr>
            <w:rStyle w:val="Hyperlink"/>
            <w:noProof/>
          </w:rPr>
        </w:r>
      </w:ins>
      <w:ins w:id="494" w:author="ilham.nur@office.ui.ac.id" w:date="2022-09-14T14:22:00Z">
        <w:r w:rsidRPr="00B0002E">
          <w:rPr>
            <w:rStyle w:val="Hyperlink"/>
            <w:noProof/>
          </w:rPr>
          <w:fldChar w:fldCharType="separate"/>
        </w:r>
        <w:r w:rsidRPr="00B0002E">
          <w:rPr>
            <w:rStyle w:val="Hyperlink"/>
            <w:noProof/>
          </w:rPr>
          <w:t xml:space="preserve">Gambar 2.9 Ilustrasi struktur </w:t>
        </w:r>
        <w:r w:rsidRPr="00B0002E">
          <w:rPr>
            <w:rStyle w:val="Hyperlink"/>
            <w:i/>
            <w:noProof/>
          </w:rPr>
          <w:t>random forest</w:t>
        </w:r>
        <w:r w:rsidRPr="00B0002E">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_Toc114057813 \h </w:instrText>
        </w:r>
      </w:ins>
      <w:r>
        <w:rPr>
          <w:noProof/>
          <w:webHidden/>
        </w:rPr>
      </w:r>
      <w:r>
        <w:rPr>
          <w:noProof/>
          <w:webHidden/>
        </w:rPr>
        <w:fldChar w:fldCharType="separate"/>
      </w:r>
      <w:ins w:id="495" w:author="ilham.nur@office.ui.ac.id" w:date="2022-09-28T20:06:00Z">
        <w:r w:rsidR="005D65BB">
          <w:rPr>
            <w:noProof/>
            <w:webHidden/>
          </w:rPr>
          <w:t>41</w:t>
        </w:r>
      </w:ins>
      <w:ins w:id="496" w:author="ilham.nur@office.ui.ac.id" w:date="2022-09-14T14:22:00Z">
        <w:r>
          <w:rPr>
            <w:noProof/>
            <w:webHidden/>
          </w:rPr>
          <w:fldChar w:fldCharType="end"/>
        </w:r>
        <w:r w:rsidRPr="00B0002E">
          <w:rPr>
            <w:rStyle w:val="Hyperlink"/>
            <w:noProof/>
          </w:rPr>
          <w:fldChar w:fldCharType="end"/>
        </w:r>
      </w:ins>
    </w:p>
    <w:p w14:paraId="15C715EE" w14:textId="3B90989E" w:rsidR="001F55AF" w:rsidDel="00E73855" w:rsidRDefault="001F55AF">
      <w:pPr>
        <w:pStyle w:val="TableofFigures"/>
        <w:tabs>
          <w:tab w:val="right" w:leader="dot" w:pos="8494"/>
        </w:tabs>
        <w:rPr>
          <w:del w:id="497" w:author="ilham.nur@office.ui.ac.id" w:date="2022-09-14T14:22:00Z"/>
          <w:rFonts w:asciiTheme="minorHAnsi" w:eastAsiaTheme="minorEastAsia" w:hAnsiTheme="minorHAnsi"/>
          <w:noProof/>
          <w:sz w:val="22"/>
        </w:rPr>
      </w:pPr>
      <w:del w:id="498" w:author="ilham.nur@office.ui.ac.id" w:date="2022-09-14T14:22:00Z">
        <w:r w:rsidRPr="00E73855" w:rsidDel="00E73855">
          <w:rPr>
            <w:noProof/>
            <w:rPrChange w:id="499"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500" w:author="ilham.nur@office.ui.ac.id" w:date="2022-09-14T14:22:00Z"/>
          <w:rFonts w:asciiTheme="minorHAnsi" w:eastAsiaTheme="minorEastAsia" w:hAnsiTheme="minorHAnsi"/>
          <w:noProof/>
          <w:sz w:val="22"/>
        </w:rPr>
      </w:pPr>
      <w:del w:id="501" w:author="ilham.nur@office.ui.ac.id" w:date="2022-09-14T14:22:00Z">
        <w:r w:rsidRPr="00E73855" w:rsidDel="00E73855">
          <w:rPr>
            <w:noProof/>
            <w:rPrChange w:id="502"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503" w:author="ilham.nur@office.ui.ac.id" w:date="2022-09-14T14:22:00Z"/>
          <w:rFonts w:asciiTheme="minorHAnsi" w:eastAsiaTheme="minorEastAsia" w:hAnsiTheme="minorHAnsi"/>
          <w:noProof/>
          <w:sz w:val="22"/>
        </w:rPr>
      </w:pPr>
      <w:del w:id="504" w:author="ilham.nur@office.ui.ac.id" w:date="2022-09-14T14:22:00Z">
        <w:r w:rsidRPr="00E73855" w:rsidDel="00E73855">
          <w:rPr>
            <w:noProof/>
            <w:rPrChange w:id="505" w:author="ilham.nur@office.ui.ac.id" w:date="2022-09-14T14:22:00Z">
              <w:rPr>
                <w:rStyle w:val="Hyperlink"/>
                <w:noProof/>
              </w:rPr>
            </w:rPrChange>
          </w:rPr>
          <w:delText xml:space="preserve">Gambar 2.2 Aspek dan komponen penyusun </w:delText>
        </w:r>
        <w:r w:rsidRPr="00E73855" w:rsidDel="00E73855">
          <w:rPr>
            <w:noProof/>
            <w:rPrChange w:id="506" w:author="ilham.nur@office.ui.ac.id" w:date="2022-09-14T14:22:00Z">
              <w:rPr>
                <w:rStyle w:val="Hyperlink"/>
                <w:i/>
                <w:noProof/>
              </w:rPr>
            </w:rPrChange>
          </w:rPr>
          <w:delText>Gartner Framework</w:delText>
        </w:r>
        <w:r w:rsidRPr="00E73855" w:rsidDel="00E73855">
          <w:rPr>
            <w:noProof/>
            <w:rPrChange w:id="507"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508" w:author="ilham.nur@office.ui.ac.id" w:date="2022-09-14T14:22:00Z"/>
          <w:rFonts w:asciiTheme="minorHAnsi" w:eastAsiaTheme="minorEastAsia" w:hAnsiTheme="minorHAnsi"/>
          <w:noProof/>
          <w:sz w:val="22"/>
        </w:rPr>
      </w:pPr>
      <w:del w:id="509" w:author="ilham.nur@office.ui.ac.id" w:date="2022-09-14T14:22:00Z">
        <w:r w:rsidRPr="00E73855" w:rsidDel="00E73855">
          <w:rPr>
            <w:noProof/>
            <w:rPrChange w:id="510"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511" w:author="ilham.nur@office.ui.ac.id" w:date="2022-09-14T14:22:00Z"/>
          <w:rFonts w:asciiTheme="minorHAnsi" w:eastAsiaTheme="minorEastAsia" w:hAnsiTheme="minorHAnsi"/>
          <w:noProof/>
          <w:sz w:val="22"/>
        </w:rPr>
      </w:pPr>
      <w:del w:id="512" w:author="ilham.nur@office.ui.ac.id" w:date="2022-09-14T14:22:00Z">
        <w:r w:rsidRPr="00E73855" w:rsidDel="00E73855">
          <w:rPr>
            <w:noProof/>
            <w:rPrChange w:id="513" w:author="ilham.nur@office.ui.ac.id" w:date="2022-09-14T14:22:00Z">
              <w:rPr>
                <w:rStyle w:val="Hyperlink"/>
                <w:noProof/>
              </w:rPr>
            </w:rPrChange>
          </w:rPr>
          <w:delText>Gambar 2.4 Kombinasi MCDM untuk membentuk sebuah MCDM yang bersifat hybrid (</w:delText>
        </w:r>
        <w:r w:rsidRPr="00E73855" w:rsidDel="00E73855">
          <w:rPr>
            <w:noProof/>
            <w:rPrChange w:id="514"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515" w:author="ilham.nur@office.ui.ac.id" w:date="2022-09-14T14:22:00Z"/>
          <w:rFonts w:asciiTheme="minorHAnsi" w:eastAsiaTheme="minorEastAsia" w:hAnsiTheme="minorHAnsi"/>
          <w:noProof/>
          <w:sz w:val="22"/>
        </w:rPr>
      </w:pPr>
      <w:del w:id="516" w:author="ilham.nur@office.ui.ac.id" w:date="2022-09-14T14:22:00Z">
        <w:r w:rsidRPr="00E73855" w:rsidDel="00E73855">
          <w:rPr>
            <w:noProof/>
            <w:rPrChange w:id="517"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518" w:author="ilham.nur@office.ui.ac.id" w:date="2022-09-14T14:22:00Z"/>
          <w:rFonts w:asciiTheme="minorHAnsi" w:eastAsiaTheme="minorEastAsia" w:hAnsiTheme="minorHAnsi"/>
          <w:noProof/>
          <w:sz w:val="22"/>
        </w:rPr>
      </w:pPr>
      <w:del w:id="519" w:author="ilham.nur@office.ui.ac.id" w:date="2022-09-14T14:22:00Z">
        <w:r w:rsidRPr="00E73855" w:rsidDel="00E73855">
          <w:rPr>
            <w:noProof/>
            <w:rPrChange w:id="520"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521" w:author="ilham.nur@office.ui.ac.id" w:date="2022-09-14T14:22:00Z"/>
          <w:rFonts w:asciiTheme="minorHAnsi" w:eastAsiaTheme="minorEastAsia" w:hAnsiTheme="minorHAnsi"/>
          <w:noProof/>
          <w:sz w:val="22"/>
        </w:rPr>
      </w:pPr>
      <w:del w:id="522" w:author="ilham.nur@office.ui.ac.id" w:date="2022-09-14T14:22:00Z">
        <w:r w:rsidRPr="00E73855" w:rsidDel="00E73855">
          <w:rPr>
            <w:noProof/>
            <w:rPrChange w:id="523"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524" w:author="ilham.nur@office.ui.ac.id" w:date="2022-09-14T14:22:00Z"/>
          <w:rFonts w:asciiTheme="minorHAnsi" w:eastAsiaTheme="minorEastAsia" w:hAnsiTheme="minorHAnsi"/>
          <w:noProof/>
          <w:sz w:val="22"/>
        </w:rPr>
      </w:pPr>
      <w:del w:id="525" w:author="ilham.nur@office.ui.ac.id" w:date="2022-09-14T14:22:00Z">
        <w:r w:rsidRPr="00E73855" w:rsidDel="00E73855">
          <w:rPr>
            <w:noProof/>
            <w:rPrChange w:id="526" w:author="ilham.nur@office.ui.ac.id" w:date="2022-09-14T14:22:00Z">
              <w:rPr>
                <w:rStyle w:val="Hyperlink"/>
                <w:noProof/>
              </w:rPr>
            </w:rPrChange>
          </w:rPr>
          <w:delText xml:space="preserve">Gambar 2.8 Contoh Plot </w:delText>
        </w:r>
        <w:r w:rsidRPr="00E73855" w:rsidDel="00E73855">
          <w:rPr>
            <w:noProof/>
            <w:rPrChange w:id="527" w:author="ilham.nur@office.ui.ac.id" w:date="2022-09-14T14:22:00Z">
              <w:rPr>
                <w:rStyle w:val="Hyperlink"/>
                <w:i/>
                <w:noProof/>
              </w:rPr>
            </w:rPrChange>
          </w:rPr>
          <w:delText xml:space="preserve">Support Vector </w:delText>
        </w:r>
        <w:r w:rsidRPr="00E73855" w:rsidDel="00E73855">
          <w:rPr>
            <w:noProof/>
            <w:rPrChange w:id="528"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529" w:author="ilham.nur@office.ui.ac.id" w:date="2022-09-14T14:22:00Z"/>
          <w:rFonts w:asciiTheme="minorHAnsi" w:eastAsiaTheme="minorEastAsia" w:hAnsiTheme="minorHAnsi"/>
          <w:noProof/>
          <w:sz w:val="22"/>
        </w:rPr>
      </w:pPr>
      <w:del w:id="530" w:author="ilham.nur@office.ui.ac.id" w:date="2022-09-14T14:22:00Z">
        <w:r w:rsidRPr="00E73855" w:rsidDel="00E73855">
          <w:rPr>
            <w:noProof/>
            <w:rPrChange w:id="531" w:author="ilham.nur@office.ui.ac.id" w:date="2022-09-14T14:22:00Z">
              <w:rPr>
                <w:rStyle w:val="Hyperlink"/>
                <w:noProof/>
              </w:rPr>
            </w:rPrChange>
          </w:rPr>
          <w:delText xml:space="preserve">Gambar 2.9 Ilustrasi struktur </w:delText>
        </w:r>
        <w:r w:rsidRPr="00E73855" w:rsidDel="00E73855">
          <w:rPr>
            <w:noProof/>
            <w:rPrChange w:id="532" w:author="ilham.nur@office.ui.ac.id" w:date="2022-09-14T14:22:00Z">
              <w:rPr>
                <w:rStyle w:val="Hyperlink"/>
                <w:i/>
                <w:noProof/>
              </w:rPr>
            </w:rPrChange>
          </w:rPr>
          <w:delText>random forest</w:delText>
        </w:r>
        <w:r w:rsidRPr="00E73855" w:rsidDel="00E73855">
          <w:rPr>
            <w:noProof/>
            <w:rPrChange w:id="533"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534" w:name="_Toc114057770"/>
      <w:r>
        <w:lastRenderedPageBreak/>
        <w:t>DAFTAR TABEL</w:t>
      </w:r>
      <w:bookmarkEnd w:id="534"/>
    </w:p>
    <w:p w14:paraId="135A4971" w14:textId="77777777" w:rsidR="00863A40" w:rsidRPr="00863A40" w:rsidRDefault="00863A40" w:rsidP="00863A40"/>
    <w:p w14:paraId="61D6BBAD" w14:textId="3114EC9F" w:rsidR="00E73855" w:rsidRDefault="00F5566B">
      <w:pPr>
        <w:pStyle w:val="TableofFigures"/>
        <w:tabs>
          <w:tab w:val="right" w:leader="dot" w:pos="8494"/>
        </w:tabs>
        <w:rPr>
          <w:ins w:id="535" w:author="ilham.nur@office.ui.ac.id" w:date="2022-09-14T14:22:00Z"/>
          <w:rFonts w:asciiTheme="minorHAnsi" w:eastAsiaTheme="minorEastAsia" w:hAnsiTheme="minorHAnsi"/>
          <w:noProof/>
          <w:sz w:val="22"/>
          <w:lang w:val="en-ID" w:eastAsia="en-ID"/>
        </w:rPr>
      </w:pPr>
      <w:r>
        <w:fldChar w:fldCharType="begin"/>
      </w:r>
      <w:r>
        <w:instrText xml:space="preserve"> TOC \h \z \c "Tabel" </w:instrText>
      </w:r>
      <w:r>
        <w:fldChar w:fldCharType="separate"/>
      </w:r>
      <w:ins w:id="536" w:author="ilham.nur@office.ui.ac.id" w:date="2022-09-14T14:22:00Z">
        <w:r w:rsidR="00E73855" w:rsidRPr="00300F37">
          <w:rPr>
            <w:rStyle w:val="Hyperlink"/>
            <w:noProof/>
          </w:rPr>
          <w:fldChar w:fldCharType="begin"/>
        </w:r>
        <w:r w:rsidR="00E73855" w:rsidRPr="00300F37">
          <w:rPr>
            <w:rStyle w:val="Hyperlink"/>
            <w:noProof/>
          </w:rPr>
          <w:instrText xml:space="preserve"> </w:instrText>
        </w:r>
        <w:r w:rsidR="00E73855">
          <w:rPr>
            <w:noProof/>
          </w:rPr>
          <w:instrText>HYPERLINK \l "_Toc114057814"</w:instrText>
        </w:r>
        <w:r w:rsidR="00E73855" w:rsidRPr="00300F37">
          <w:rPr>
            <w:rStyle w:val="Hyperlink"/>
            <w:noProof/>
          </w:rPr>
          <w:instrText xml:space="preserve"> </w:instrText>
        </w:r>
      </w:ins>
      <w:ins w:id="537" w:author="ilham.nur@office.ui.ac.id" w:date="2022-09-28T20:06:00Z">
        <w:r w:rsidR="005D65BB" w:rsidRPr="00300F37">
          <w:rPr>
            <w:rStyle w:val="Hyperlink"/>
            <w:noProof/>
          </w:rPr>
        </w:r>
      </w:ins>
      <w:ins w:id="538" w:author="ilham.nur@office.ui.ac.id" w:date="2022-09-14T14:22:00Z">
        <w:r w:rsidR="00E73855" w:rsidRPr="00300F37">
          <w:rPr>
            <w:rStyle w:val="Hyperlink"/>
            <w:noProof/>
          </w:rPr>
          <w:fldChar w:fldCharType="separate"/>
        </w:r>
        <w:r w:rsidR="00E73855" w:rsidRPr="00300F37">
          <w:rPr>
            <w:rStyle w:val="Hyperlink"/>
            <w:noProof/>
          </w:rPr>
          <w:t>Tabel 1.1 Penelitian terdahulu terkait dengan manajemen pekerjaan dan sumber daya pada proyek</w:t>
        </w:r>
        <w:r w:rsidR="00E73855">
          <w:rPr>
            <w:noProof/>
            <w:webHidden/>
          </w:rPr>
          <w:tab/>
        </w:r>
        <w:r w:rsidR="00E73855">
          <w:rPr>
            <w:noProof/>
            <w:webHidden/>
          </w:rPr>
          <w:fldChar w:fldCharType="begin"/>
        </w:r>
        <w:r w:rsidR="00E73855">
          <w:rPr>
            <w:noProof/>
            <w:webHidden/>
          </w:rPr>
          <w:instrText xml:space="preserve"> PAGEREF _Toc114057814 \h </w:instrText>
        </w:r>
      </w:ins>
      <w:r w:rsidR="00E73855">
        <w:rPr>
          <w:noProof/>
          <w:webHidden/>
        </w:rPr>
      </w:r>
      <w:r w:rsidR="00E73855">
        <w:rPr>
          <w:noProof/>
          <w:webHidden/>
        </w:rPr>
        <w:fldChar w:fldCharType="separate"/>
      </w:r>
      <w:ins w:id="539" w:author="ilham.nur@office.ui.ac.id" w:date="2022-09-28T20:06:00Z">
        <w:r w:rsidR="005D65BB">
          <w:rPr>
            <w:noProof/>
            <w:webHidden/>
          </w:rPr>
          <w:t>5</w:t>
        </w:r>
      </w:ins>
      <w:ins w:id="540" w:author="ilham.nur@office.ui.ac.id" w:date="2022-09-14T14:22:00Z">
        <w:r w:rsidR="00E73855">
          <w:rPr>
            <w:noProof/>
            <w:webHidden/>
          </w:rPr>
          <w:fldChar w:fldCharType="end"/>
        </w:r>
        <w:r w:rsidR="00E73855" w:rsidRPr="00300F37">
          <w:rPr>
            <w:rStyle w:val="Hyperlink"/>
            <w:noProof/>
          </w:rPr>
          <w:fldChar w:fldCharType="end"/>
        </w:r>
      </w:ins>
    </w:p>
    <w:p w14:paraId="05EAC19B" w14:textId="120FB928" w:rsidR="00E73855" w:rsidRDefault="00E73855">
      <w:pPr>
        <w:pStyle w:val="TableofFigures"/>
        <w:tabs>
          <w:tab w:val="right" w:leader="dot" w:pos="8494"/>
        </w:tabs>
        <w:rPr>
          <w:ins w:id="541" w:author="ilham.nur@office.ui.ac.id" w:date="2022-09-14T14:22:00Z"/>
          <w:rFonts w:asciiTheme="minorHAnsi" w:eastAsiaTheme="minorEastAsia" w:hAnsiTheme="minorHAnsi"/>
          <w:noProof/>
          <w:sz w:val="22"/>
          <w:lang w:val="en-ID" w:eastAsia="en-ID"/>
        </w:rPr>
      </w:pPr>
      <w:ins w:id="542"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"_Toc114057815"</w:instrText>
        </w:r>
        <w:r w:rsidRPr="00300F37">
          <w:rPr>
            <w:rStyle w:val="Hyperlink"/>
            <w:noProof/>
          </w:rPr>
          <w:instrText xml:space="preserve"> </w:instrText>
        </w:r>
      </w:ins>
      <w:ins w:id="543" w:author="ilham.nur@office.ui.ac.id" w:date="2022-09-28T20:06:00Z">
        <w:r w:rsidR="005D65BB" w:rsidRPr="00300F37">
          <w:rPr>
            <w:rStyle w:val="Hyperlink"/>
            <w:noProof/>
          </w:rPr>
        </w:r>
      </w:ins>
      <w:ins w:id="544" w:author="ilham.nur@office.ui.ac.id" w:date="2022-09-14T14:22:00Z">
        <w:r w:rsidRPr="00300F37">
          <w:rPr>
            <w:rStyle w:val="Hyperlink"/>
            <w:noProof/>
          </w:rPr>
          <w:fldChar w:fldCharType="separate"/>
        </w:r>
        <w:r w:rsidRPr="00300F37">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_Toc114057815 \h </w:instrText>
        </w:r>
      </w:ins>
      <w:r>
        <w:rPr>
          <w:noProof/>
          <w:webHidden/>
        </w:rPr>
      </w:r>
      <w:r>
        <w:rPr>
          <w:noProof/>
          <w:webHidden/>
        </w:rPr>
        <w:fldChar w:fldCharType="separate"/>
      </w:r>
      <w:ins w:id="545" w:author="ilham.nur@office.ui.ac.id" w:date="2022-09-28T20:06:00Z">
        <w:r w:rsidR="005D65BB">
          <w:rPr>
            <w:noProof/>
            <w:webHidden/>
          </w:rPr>
          <w:t>7</w:t>
        </w:r>
      </w:ins>
      <w:ins w:id="546" w:author="ilham.nur@office.ui.ac.id" w:date="2022-09-14T14:22:00Z">
        <w:r>
          <w:rPr>
            <w:noProof/>
            <w:webHidden/>
          </w:rPr>
          <w:fldChar w:fldCharType="end"/>
        </w:r>
        <w:r w:rsidRPr="00300F37">
          <w:rPr>
            <w:rStyle w:val="Hyperlink"/>
            <w:noProof/>
          </w:rPr>
          <w:fldChar w:fldCharType="end"/>
        </w:r>
      </w:ins>
    </w:p>
    <w:p w14:paraId="1A11FE0D" w14:textId="254DDE2A" w:rsidR="00E73855" w:rsidRDefault="00E73855">
      <w:pPr>
        <w:pStyle w:val="TableofFigures"/>
        <w:tabs>
          <w:tab w:val="right" w:leader="dot" w:pos="8494"/>
        </w:tabs>
        <w:rPr>
          <w:ins w:id="547" w:author="ilham.nur@office.ui.ac.id" w:date="2022-09-14T14:22:00Z"/>
          <w:rFonts w:asciiTheme="minorHAnsi" w:eastAsiaTheme="minorEastAsia" w:hAnsiTheme="minorHAnsi"/>
          <w:noProof/>
          <w:sz w:val="22"/>
          <w:lang w:val="en-ID" w:eastAsia="en-ID"/>
        </w:rPr>
      </w:pPr>
      <w:ins w:id="548"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"_Toc114057816"</w:instrText>
        </w:r>
        <w:r w:rsidRPr="00300F37">
          <w:rPr>
            <w:rStyle w:val="Hyperlink"/>
            <w:noProof/>
          </w:rPr>
          <w:instrText xml:space="preserve"> </w:instrText>
        </w:r>
      </w:ins>
      <w:ins w:id="549" w:author="ilham.nur@office.ui.ac.id" w:date="2022-09-28T20:06:00Z">
        <w:r w:rsidR="005D65BB" w:rsidRPr="00300F37">
          <w:rPr>
            <w:rStyle w:val="Hyperlink"/>
            <w:noProof/>
          </w:rPr>
        </w:r>
      </w:ins>
      <w:ins w:id="550" w:author="ilham.nur@office.ui.ac.id" w:date="2022-09-14T14:22:00Z">
        <w:r w:rsidRPr="00300F37">
          <w:rPr>
            <w:rStyle w:val="Hyperlink"/>
            <w:noProof/>
          </w:rPr>
          <w:fldChar w:fldCharType="separate"/>
        </w:r>
        <w:r w:rsidRPr="00300F37">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_Toc114057816 \h </w:instrText>
        </w:r>
      </w:ins>
      <w:r>
        <w:rPr>
          <w:noProof/>
          <w:webHidden/>
        </w:rPr>
      </w:r>
      <w:r>
        <w:rPr>
          <w:noProof/>
          <w:webHidden/>
        </w:rPr>
        <w:fldChar w:fldCharType="separate"/>
      </w:r>
      <w:ins w:id="551" w:author="ilham.nur@office.ui.ac.id" w:date="2022-09-28T20:06:00Z">
        <w:r w:rsidR="005D65BB">
          <w:rPr>
            <w:noProof/>
            <w:webHidden/>
          </w:rPr>
          <w:t>10</w:t>
        </w:r>
      </w:ins>
      <w:ins w:id="552" w:author="ilham.nur@office.ui.ac.id" w:date="2022-09-14T14:22:00Z">
        <w:r>
          <w:rPr>
            <w:noProof/>
            <w:webHidden/>
          </w:rPr>
          <w:fldChar w:fldCharType="end"/>
        </w:r>
        <w:r w:rsidRPr="00300F37">
          <w:rPr>
            <w:rStyle w:val="Hyperlink"/>
            <w:noProof/>
          </w:rPr>
          <w:fldChar w:fldCharType="end"/>
        </w:r>
      </w:ins>
    </w:p>
    <w:p w14:paraId="3F4BE8AD" w14:textId="3E7AA6BE" w:rsidR="00E73855" w:rsidRDefault="00E73855">
      <w:pPr>
        <w:pStyle w:val="TableofFigures"/>
        <w:tabs>
          <w:tab w:val="right" w:leader="dot" w:pos="8494"/>
        </w:tabs>
        <w:rPr>
          <w:ins w:id="553" w:author="ilham.nur@office.ui.ac.id" w:date="2022-09-14T14:22:00Z"/>
          <w:rFonts w:asciiTheme="minorHAnsi" w:eastAsiaTheme="minorEastAsia" w:hAnsiTheme="minorHAnsi"/>
          <w:noProof/>
          <w:sz w:val="22"/>
          <w:lang w:val="en-ID" w:eastAsia="en-ID"/>
        </w:rPr>
      </w:pPr>
      <w:ins w:id="554"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"_Toc114057817"</w:instrText>
        </w:r>
        <w:r w:rsidRPr="00300F37">
          <w:rPr>
            <w:rStyle w:val="Hyperlink"/>
            <w:noProof/>
          </w:rPr>
          <w:instrText xml:space="preserve"> </w:instrText>
        </w:r>
      </w:ins>
      <w:ins w:id="555" w:author="ilham.nur@office.ui.ac.id" w:date="2022-09-28T20:06:00Z">
        <w:r w:rsidR="005D65BB" w:rsidRPr="00300F37">
          <w:rPr>
            <w:rStyle w:val="Hyperlink"/>
            <w:noProof/>
          </w:rPr>
        </w:r>
      </w:ins>
      <w:ins w:id="556" w:author="ilham.nur@office.ui.ac.id" w:date="2022-09-14T14:22:00Z">
        <w:r w:rsidRPr="00300F37">
          <w:rPr>
            <w:rStyle w:val="Hyperlink"/>
            <w:noProof/>
          </w:rPr>
          <w:fldChar w:fldCharType="separate"/>
        </w:r>
        <w:r w:rsidRPr="00300F37">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_Toc114057817 \h </w:instrText>
        </w:r>
      </w:ins>
      <w:r>
        <w:rPr>
          <w:noProof/>
          <w:webHidden/>
        </w:rPr>
      </w:r>
      <w:r>
        <w:rPr>
          <w:noProof/>
          <w:webHidden/>
        </w:rPr>
        <w:fldChar w:fldCharType="separate"/>
      </w:r>
      <w:ins w:id="557" w:author="ilham.nur@office.ui.ac.id" w:date="2022-09-28T20:06:00Z">
        <w:r w:rsidR="005D65BB">
          <w:rPr>
            <w:noProof/>
            <w:webHidden/>
          </w:rPr>
          <w:t>21</w:t>
        </w:r>
      </w:ins>
      <w:ins w:id="558" w:author="ilham.nur@office.ui.ac.id" w:date="2022-09-14T14:22:00Z">
        <w:r>
          <w:rPr>
            <w:noProof/>
            <w:webHidden/>
          </w:rPr>
          <w:fldChar w:fldCharType="end"/>
        </w:r>
        <w:r w:rsidRPr="00300F37">
          <w:rPr>
            <w:rStyle w:val="Hyperlink"/>
            <w:noProof/>
          </w:rPr>
          <w:fldChar w:fldCharType="end"/>
        </w:r>
      </w:ins>
    </w:p>
    <w:p w14:paraId="5E2A1847" w14:textId="25791CFE" w:rsidR="00E73855" w:rsidRDefault="00E73855">
      <w:pPr>
        <w:pStyle w:val="TableofFigures"/>
        <w:tabs>
          <w:tab w:val="right" w:leader="dot" w:pos="8494"/>
        </w:tabs>
        <w:rPr>
          <w:ins w:id="559" w:author="ilham.nur@office.ui.ac.id" w:date="2022-09-14T14:22:00Z"/>
          <w:rFonts w:asciiTheme="minorHAnsi" w:eastAsiaTheme="minorEastAsia" w:hAnsiTheme="minorHAnsi"/>
          <w:noProof/>
          <w:sz w:val="22"/>
          <w:lang w:val="en-ID" w:eastAsia="en-ID"/>
        </w:rPr>
      </w:pPr>
      <w:ins w:id="560"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"_Toc114057818"</w:instrText>
        </w:r>
        <w:r w:rsidRPr="00300F37">
          <w:rPr>
            <w:rStyle w:val="Hyperlink"/>
            <w:noProof/>
          </w:rPr>
          <w:instrText xml:space="preserve"> </w:instrText>
        </w:r>
      </w:ins>
      <w:ins w:id="561" w:author="ilham.nur@office.ui.ac.id" w:date="2022-09-28T20:06:00Z">
        <w:r w:rsidR="005D65BB" w:rsidRPr="00300F37">
          <w:rPr>
            <w:rStyle w:val="Hyperlink"/>
            <w:noProof/>
          </w:rPr>
        </w:r>
      </w:ins>
      <w:ins w:id="562" w:author="ilham.nur@office.ui.ac.id" w:date="2022-09-14T14:22:00Z">
        <w:r w:rsidRPr="00300F37">
          <w:rPr>
            <w:rStyle w:val="Hyperlink"/>
            <w:noProof/>
          </w:rPr>
          <w:fldChar w:fldCharType="separate"/>
        </w:r>
        <w:r w:rsidRPr="00300F37">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_Toc114057818 \h </w:instrText>
        </w:r>
      </w:ins>
      <w:r>
        <w:rPr>
          <w:noProof/>
          <w:webHidden/>
        </w:rPr>
      </w:r>
      <w:r>
        <w:rPr>
          <w:noProof/>
          <w:webHidden/>
        </w:rPr>
        <w:fldChar w:fldCharType="separate"/>
      </w:r>
      <w:ins w:id="563" w:author="ilham.nur@office.ui.ac.id" w:date="2022-09-28T20:06:00Z">
        <w:r w:rsidR="005D65BB">
          <w:rPr>
            <w:noProof/>
            <w:webHidden/>
          </w:rPr>
          <w:t>24</w:t>
        </w:r>
      </w:ins>
      <w:ins w:id="564" w:author="ilham.nur@office.ui.ac.id" w:date="2022-09-14T14:22:00Z">
        <w:r>
          <w:rPr>
            <w:noProof/>
            <w:webHidden/>
          </w:rPr>
          <w:fldChar w:fldCharType="end"/>
        </w:r>
        <w:r w:rsidRPr="00300F37">
          <w:rPr>
            <w:rStyle w:val="Hyperlink"/>
            <w:noProof/>
          </w:rPr>
          <w:fldChar w:fldCharType="end"/>
        </w:r>
      </w:ins>
    </w:p>
    <w:p w14:paraId="0FF2370F" w14:textId="40C2E9FA" w:rsidR="00E73855" w:rsidRDefault="00E73855">
      <w:pPr>
        <w:pStyle w:val="TableofFigures"/>
        <w:tabs>
          <w:tab w:val="right" w:leader="dot" w:pos="8494"/>
        </w:tabs>
        <w:rPr>
          <w:ins w:id="565" w:author="ilham.nur@office.ui.ac.id" w:date="2022-09-14T14:22:00Z"/>
          <w:rFonts w:asciiTheme="minorHAnsi" w:eastAsiaTheme="minorEastAsia" w:hAnsiTheme="minorHAnsi"/>
          <w:noProof/>
          <w:sz w:val="22"/>
          <w:lang w:val="en-ID" w:eastAsia="en-ID"/>
        </w:rPr>
      </w:pPr>
      <w:ins w:id="566"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"_Toc114057819"</w:instrText>
        </w:r>
        <w:r w:rsidRPr="00300F37">
          <w:rPr>
            <w:rStyle w:val="Hyperlink"/>
            <w:noProof/>
          </w:rPr>
          <w:instrText xml:space="preserve"> </w:instrText>
        </w:r>
      </w:ins>
      <w:ins w:id="567" w:author="ilham.nur@office.ui.ac.id" w:date="2022-09-28T20:06:00Z">
        <w:r w:rsidR="005D65BB" w:rsidRPr="00300F37">
          <w:rPr>
            <w:rStyle w:val="Hyperlink"/>
            <w:noProof/>
          </w:rPr>
        </w:r>
      </w:ins>
      <w:ins w:id="568" w:author="ilham.nur@office.ui.ac.id" w:date="2022-09-14T14:22:00Z">
        <w:r w:rsidRPr="00300F37">
          <w:rPr>
            <w:rStyle w:val="Hyperlink"/>
            <w:noProof/>
          </w:rPr>
          <w:fldChar w:fldCharType="separate"/>
        </w:r>
        <w:r w:rsidRPr="00300F37">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_Toc114057819 \h </w:instrText>
        </w:r>
      </w:ins>
      <w:r>
        <w:rPr>
          <w:noProof/>
          <w:webHidden/>
        </w:rPr>
      </w:r>
      <w:r>
        <w:rPr>
          <w:noProof/>
          <w:webHidden/>
        </w:rPr>
        <w:fldChar w:fldCharType="separate"/>
      </w:r>
      <w:ins w:id="569" w:author="ilham.nur@office.ui.ac.id" w:date="2022-09-28T20:06:00Z">
        <w:r w:rsidR="005D65BB">
          <w:rPr>
            <w:noProof/>
            <w:webHidden/>
          </w:rPr>
          <w:t>34</w:t>
        </w:r>
      </w:ins>
      <w:ins w:id="570" w:author="ilham.nur@office.ui.ac.id" w:date="2022-09-14T14:22:00Z">
        <w:r>
          <w:rPr>
            <w:noProof/>
            <w:webHidden/>
          </w:rPr>
          <w:fldChar w:fldCharType="end"/>
        </w:r>
        <w:r w:rsidRPr="00300F37">
          <w:rPr>
            <w:rStyle w:val="Hyperlink"/>
            <w:noProof/>
          </w:rPr>
          <w:fldChar w:fldCharType="end"/>
        </w:r>
      </w:ins>
    </w:p>
    <w:p w14:paraId="70F9B6AA" w14:textId="5A36F711" w:rsidR="001F55AF" w:rsidDel="00E73855" w:rsidRDefault="001F55AF">
      <w:pPr>
        <w:pStyle w:val="TableofFigures"/>
        <w:tabs>
          <w:tab w:val="right" w:leader="dot" w:pos="8494"/>
        </w:tabs>
        <w:rPr>
          <w:del w:id="571" w:author="ilham.nur@office.ui.ac.id" w:date="2022-09-14T14:22:00Z"/>
          <w:rFonts w:asciiTheme="minorHAnsi" w:eastAsiaTheme="minorEastAsia" w:hAnsiTheme="minorHAnsi"/>
          <w:noProof/>
          <w:sz w:val="22"/>
        </w:rPr>
      </w:pPr>
      <w:del w:id="572" w:author="ilham.nur@office.ui.ac.id" w:date="2022-09-14T14:22:00Z">
        <w:r w:rsidRPr="00E73855" w:rsidDel="00E73855">
          <w:rPr>
            <w:noProof/>
            <w:rPrChange w:id="573"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574" w:author="ilham.nur@office.ui.ac.id" w:date="2022-09-14T14:22:00Z"/>
          <w:rFonts w:asciiTheme="minorHAnsi" w:eastAsiaTheme="minorEastAsia" w:hAnsiTheme="minorHAnsi"/>
          <w:noProof/>
          <w:sz w:val="22"/>
        </w:rPr>
      </w:pPr>
      <w:del w:id="575" w:author="ilham.nur@office.ui.ac.id" w:date="2022-09-14T14:22:00Z">
        <w:r w:rsidRPr="00E73855" w:rsidDel="00E73855">
          <w:rPr>
            <w:noProof/>
            <w:rPrChange w:id="576"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577" w:author="ilham.nur@office.ui.ac.id" w:date="2022-09-14T14:22:00Z"/>
          <w:rFonts w:asciiTheme="minorHAnsi" w:eastAsiaTheme="minorEastAsia" w:hAnsiTheme="minorHAnsi"/>
          <w:noProof/>
          <w:sz w:val="22"/>
        </w:rPr>
      </w:pPr>
      <w:del w:id="578" w:author="ilham.nur@office.ui.ac.id" w:date="2022-09-14T14:22:00Z">
        <w:r w:rsidRPr="00E73855" w:rsidDel="00E73855">
          <w:rPr>
            <w:noProof/>
            <w:rPrChange w:id="579"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580" w:author="ilham.nur@office.ui.ac.id" w:date="2022-09-14T14:22:00Z"/>
          <w:rFonts w:asciiTheme="minorHAnsi" w:eastAsiaTheme="minorEastAsia" w:hAnsiTheme="minorHAnsi"/>
          <w:noProof/>
          <w:sz w:val="22"/>
        </w:rPr>
      </w:pPr>
      <w:del w:id="581" w:author="ilham.nur@office.ui.ac.id" w:date="2022-09-14T14:22:00Z">
        <w:r w:rsidRPr="00E73855" w:rsidDel="00E73855">
          <w:rPr>
            <w:noProof/>
            <w:rPrChange w:id="582"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583" w:author="ilham.nur@office.ui.ac.id" w:date="2022-09-14T14:22:00Z"/>
          <w:rFonts w:asciiTheme="minorHAnsi" w:eastAsiaTheme="minorEastAsia" w:hAnsiTheme="minorHAnsi"/>
          <w:noProof/>
          <w:sz w:val="22"/>
        </w:rPr>
      </w:pPr>
      <w:del w:id="584" w:author="ilham.nur@office.ui.ac.id" w:date="2022-09-14T14:22:00Z">
        <w:r w:rsidRPr="00E73855" w:rsidDel="00E73855">
          <w:rPr>
            <w:noProof/>
            <w:rPrChange w:id="585"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586" w:name="_Toc114057771"/>
      <w:r w:rsidR="009B6E44">
        <w:t>PENDAHULUAN</w:t>
      </w:r>
      <w:bookmarkEnd w:id="586"/>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587" w:name="_Toc114057772"/>
      <w:proofErr w:type="spellStart"/>
      <w:r>
        <w:t>Latar</w:t>
      </w:r>
      <w:proofErr w:type="spellEnd"/>
      <w:r>
        <w:t xml:space="preserve"> </w:t>
      </w:r>
      <w:proofErr w:type="spellStart"/>
      <w:r>
        <w:t>Belakang</w:t>
      </w:r>
      <w:bookmarkEnd w:id="587"/>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6763322E"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r>
        <w:t xml:space="preserve"> </w:t>
      </w:r>
      <w:proofErr w:type="spellStart"/>
      <w:r>
        <w:t>manajer</w:t>
      </w:r>
      <w:proofErr w:type="spellEnd"/>
      <w:r>
        <w:t xml:space="preserve"> </w:t>
      </w:r>
      <w:proofErr w:type="spellStart"/>
      <w:r>
        <w:t>proyek</w:t>
      </w:r>
      <w:proofErr w:type="spellEnd"/>
      <w:r>
        <w:t xml:space="preserve"> bisa </w:t>
      </w:r>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organisasi</w:t>
      </w:r>
      <w:proofErr w:type="spellEnd"/>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546847D5"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182D125E">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03B7BB36" w:rsidR="00C652C2" w:rsidRDefault="009343D3" w:rsidP="009343D3">
      <w:pPr>
        <w:pStyle w:val="Caption"/>
      </w:pPr>
      <w:bookmarkStart w:id="588" w:name="_Toc114057804"/>
      <w:r>
        <w:t xml:space="preserve">Gambar </w:t>
      </w:r>
      <w:r w:rsidR="005D65BB">
        <w:fldChar w:fldCharType="begin"/>
      </w:r>
      <w:r w:rsidR="005D65BB">
        <w:instrText xml:space="preserve"> STYLEREF 1 \s </w:instrText>
      </w:r>
      <w:r w:rsidR="005D65BB">
        <w:fldChar w:fldCharType="separate"/>
      </w:r>
      <w:r w:rsidR="005D65BB">
        <w:rPr>
          <w:noProof/>
        </w:rPr>
        <w:t>1</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1</w:t>
      </w:r>
      <w:r w:rsidR="005D65BB">
        <w:rPr>
          <w:noProof/>
        </w:rPr>
        <w:fldChar w:fldCharType="end"/>
      </w:r>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588"/>
      <w:r w:rsidRPr="009343D3">
        <w:fldChar w:fldCharType="end"/>
      </w:r>
    </w:p>
    <w:p w14:paraId="00D30C25" w14:textId="745E492A" w:rsidR="00DF19F2" w:rsidRDefault="00DF19F2" w:rsidP="007B1554">
      <w:pPr>
        <w:spacing w:line="360" w:lineRule="auto"/>
      </w:pPr>
      <w:proofErr w:type="spellStart"/>
      <w:r>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757CB325" w14:textId="16C84627" w:rsidR="00D27FB3" w:rsidRPr="00350A68" w:rsidRDefault="009F4790" w:rsidP="007B1554">
      <w:pPr>
        <w:spacing w:line="360" w:lineRule="auto"/>
      </w:pPr>
      <w:proofErr w:type="spellStart"/>
      <w:r>
        <w:t>P</w:t>
      </w:r>
      <w:r w:rsidR="007B1554">
        <w:t>royek</w:t>
      </w:r>
      <w:proofErr w:type="spellEnd"/>
      <w:r w:rsidR="007B1554">
        <w:t xml:space="preserve">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proofErr w:type="spellStart"/>
      <w:r w:rsidR="00D27FB3">
        <w:t>Finnet</w:t>
      </w:r>
      <w:proofErr w:type="spellEnd"/>
      <w:r w:rsidR="00D27FB3">
        <w:t xml:space="preserve"> Indonesia</w:t>
      </w:r>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Telkom Indonesia </w:t>
      </w:r>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pada </w:t>
      </w:r>
      <w:proofErr w:type="spellStart"/>
      <w:r w:rsidR="004334F5">
        <w:lastRenderedPageBreak/>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w:t>
      </w:r>
      <w:proofErr w:type="spellStart"/>
      <w:r w:rsidR="00A62A3A">
        <w:t>Finnet</w:t>
      </w:r>
      <w:proofErr w:type="spellEnd"/>
      <w:r w:rsidR="00A62A3A">
        <w:t xml:space="preserve"> </w:t>
      </w:r>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agile</w:t>
      </w:r>
      <w:ins w:id="589" w:author="ilham.nur@office.ui.ac.id" w:date="2022-09-07T21:44:00Z">
        <w:r w:rsidR="004D1F54">
          <w:rPr>
            <w:i/>
            <w:iCs/>
          </w:rPr>
          <w:t xml:space="preserve"> </w:t>
        </w:r>
      </w:ins>
      <w:ins w:id="590" w:author="ilham.nur@office.ui.ac.id" w:date="2022-09-07T21:45:00Z">
        <w:r w:rsidR="009D0C09">
          <w:t xml:space="preserve">yang </w:t>
        </w:r>
        <w:proofErr w:type="spellStart"/>
        <w:r w:rsidR="009D0C09">
          <w:t>menunjukan</w:t>
        </w:r>
        <w:proofErr w:type="spellEnd"/>
        <w:r w:rsidR="009D0C09">
          <w:t xml:space="preserve"> </w:t>
        </w:r>
        <w:proofErr w:type="spellStart"/>
        <w:r w:rsidR="009D0C09">
          <w:t>bahwa</w:t>
        </w:r>
        <w:proofErr w:type="spellEnd"/>
        <w:r w:rsidR="009D0C09">
          <w:t xml:space="preserve"> </w:t>
        </w:r>
        <w:proofErr w:type="spellStart"/>
        <w:r w:rsidR="009D0C09">
          <w:t>Finnet</w:t>
        </w:r>
        <w:proofErr w:type="spellEnd"/>
        <w:r w:rsidR="009D0C09">
          <w:t xml:space="preserve"> sudah </w:t>
        </w:r>
        <w:proofErr w:type="spellStart"/>
        <w:r w:rsidR="009D0C09">
          <w:t>mencapai</w:t>
        </w:r>
        <w:proofErr w:type="spellEnd"/>
        <w:r w:rsidR="009D0C09">
          <w:t xml:space="preserve"> </w:t>
        </w:r>
      </w:ins>
      <w:ins w:id="591" w:author="ilham.nur@office.ui.ac.id" w:date="2022-09-07T21:44:00Z">
        <w:r w:rsidR="004D1F54" w:rsidRPr="004D1F54">
          <w:rPr>
            <w:i/>
            <w:iCs/>
            <w:rPrChange w:id="592" w:author="ilham.nur@office.ui.ac.id" w:date="2022-09-07T21:45:00Z">
              <w:rPr/>
            </w:rPrChange>
          </w:rPr>
          <w:t>Maturity Phase</w:t>
        </w:r>
      </w:ins>
      <w:ins w:id="593" w:author="ilham.nur@office.ui.ac.id" w:date="2022-09-07T21:46:00Z">
        <w:r w:rsidR="009D0C09">
          <w:rPr>
            <w:i/>
            <w:iCs/>
          </w:rPr>
          <w:t xml:space="preserve"> </w:t>
        </w:r>
        <w:proofErr w:type="spellStart"/>
        <w:r w:rsidR="009D0C09">
          <w:t>dari</w:t>
        </w:r>
        <w:proofErr w:type="spellEnd"/>
        <w:r w:rsidR="009D0C09">
          <w:t xml:space="preserve"> </w:t>
        </w:r>
        <w:proofErr w:type="spellStart"/>
        <w:r w:rsidR="009D0C09">
          <w:t>adopsi</w:t>
        </w:r>
        <w:proofErr w:type="spellEnd"/>
        <w:r w:rsidR="009D0C09">
          <w:t xml:space="preserve"> </w:t>
        </w:r>
        <w:proofErr w:type="spellStart"/>
        <w:r w:rsidR="009D0C09">
          <w:t>pendekatan</w:t>
        </w:r>
        <w:proofErr w:type="spellEnd"/>
        <w:r w:rsidR="009D0C09">
          <w:t xml:space="preserve"> </w:t>
        </w:r>
        <w:proofErr w:type="spellStart"/>
        <w:r w:rsidR="009D0C09">
          <w:t>manajemen</w:t>
        </w:r>
        <w:proofErr w:type="spellEnd"/>
        <w:r w:rsidR="009D0C09">
          <w:t xml:space="preserve"> </w:t>
        </w:r>
        <w:proofErr w:type="spellStart"/>
        <w:r w:rsidR="009D0C09">
          <w:t>proyek</w:t>
        </w:r>
        <w:proofErr w:type="spellEnd"/>
        <w:r w:rsidR="009D0C09">
          <w:t xml:space="preserve"> </w:t>
        </w:r>
      </w:ins>
      <w:ins w:id="594"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595" w:author="ilham.nur@office.ui.ac.id" w:date="2022-09-07T21:48:00Z">
        <w:r w:rsidR="00F0441B">
          <w:fldChar w:fldCharType="end"/>
        </w:r>
      </w:ins>
      <w:ins w:id="596" w:author="ilham.nur@office.ui.ac.id" w:date="2022-09-07T21:46:00Z">
        <w:r w:rsidR="009D0C09">
          <w:t>.</w:t>
        </w:r>
      </w:ins>
      <w:ins w:id="597" w:author="ilham.nur@office.ui.ac.id" w:date="2022-09-07T21:44:00Z">
        <w:r w:rsidR="004D1F54" w:rsidRPr="004D1F54">
          <w:rPr>
            <w:i/>
            <w:iCs/>
            <w:rPrChange w:id="598" w:author="ilham.nur@office.ui.ac.id" w:date="2022-09-07T21:45:00Z">
              <w:rPr/>
            </w:rPrChange>
          </w:rPr>
          <w:t xml:space="preserve"> </w:t>
        </w:r>
      </w:ins>
      <w:del w:id="599" w:author="ilham.nur@office.ui.ac.id" w:date="2022-09-07T21:45:00Z">
        <w:r w:rsidR="00EF5714" w:rsidDel="00EE6D55">
          <w:rPr>
            <w:i/>
            <w:iCs/>
          </w:rPr>
          <w:delText xml:space="preserve"> </w:delText>
        </w:r>
      </w:del>
      <w:del w:id="600" w:author="ilham.nur@office.ui.ac.id" w:date="2022-09-07T21:49:00Z">
        <w:r w:rsidR="00EF5714" w:rsidDel="00C14F9C">
          <w:delText>d</w:delText>
        </w:r>
      </w:del>
      <w:ins w:id="601" w:author="ilham.nur@office.ui.ac.id" w:date="2022-09-07T21:49:00Z">
        <w:r w:rsidR="00C14F9C">
          <w:t>D</w:t>
        </w:r>
      </w:ins>
      <w:r w:rsidR="00EF5714">
        <w:t>engan</w:t>
      </w:r>
      <w:r w:rsidR="00350A68">
        <w:t xml:space="preserve"> </w:t>
      </w:r>
      <w:proofErr w:type="spellStart"/>
      <w:r w:rsidR="00350A68">
        <w:t>kondisi</w:t>
      </w:r>
      <w:proofErr w:type="spellEnd"/>
      <w:r w:rsidR="00350A68">
        <w:t xml:space="preserve"> </w:t>
      </w:r>
      <w:proofErr w:type="spellStart"/>
      <w:ins w:id="602" w:author="ilham.nur@office.ui.ac.id" w:date="2022-09-07T21:49:00Z">
        <w:r w:rsidR="00C14F9C">
          <w:t>ini</w:t>
        </w:r>
        <w:proofErr w:type="spellEnd"/>
        <w:r w:rsidR="00C14F9C">
          <w:t xml:space="preserve"> </w:t>
        </w:r>
        <w:proofErr w:type="spellStart"/>
        <w:r w:rsidR="00C14F9C">
          <w:t>finnet</w:t>
        </w:r>
        <w:proofErr w:type="spellEnd"/>
        <w:r w:rsidR="00C14F9C">
          <w:t xml:space="preserve"> </w:t>
        </w:r>
        <w:proofErr w:type="spellStart"/>
        <w:r w:rsidR="00C14F9C">
          <w:t>menghadapi</w:t>
        </w:r>
        <w:proofErr w:type="spellEnd"/>
        <w:r w:rsidR="00C14F9C">
          <w:t xml:space="preserve"> </w:t>
        </w:r>
      </w:ins>
      <w:del w:id="603" w:author="ilham.nur@office.ui.ac.id" w:date="2022-09-07T21:49:00Z">
        <w:r w:rsidR="00EF5714" w:rsidDel="00C14F9C">
          <w:delText>jumlah proyek yang banyak</w:delText>
        </w:r>
      </w:del>
      <w:proofErr w:type="spellStart"/>
      <w:ins w:id="604" w:author="ilham.nur@office.ui.ac.id" w:date="2022-09-07T21:49:00Z">
        <w:r w:rsidR="00C14F9C">
          <w:t>proyek</w:t>
        </w:r>
        <w:proofErr w:type="spellEnd"/>
        <w:r w:rsidR="00C14F9C">
          <w:t xml:space="preserve"> dengan </w:t>
        </w:r>
        <w:proofErr w:type="spellStart"/>
        <w:r w:rsidR="00C14F9C">
          <w:t>jumlah</w:t>
        </w:r>
        <w:proofErr w:type="spellEnd"/>
        <w:r w:rsidR="00C14F9C">
          <w:t xml:space="preserve"> yang </w:t>
        </w:r>
        <w:proofErr w:type="spellStart"/>
        <w:r w:rsidR="00C14F9C">
          <w:t>banyak</w:t>
        </w:r>
      </w:ins>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ins w:id="605" w:author="ilham.nur@office.ui.ac.id" w:date="2022-09-07T21:50:00Z">
        <w:r w:rsidR="00BC2FC2">
          <w:t xml:space="preserve"> </w:t>
        </w:r>
        <w:proofErr w:type="spellStart"/>
        <w:r w:rsidR="00BC2FC2">
          <w:t>atau</w:t>
        </w:r>
        <w:proofErr w:type="spellEnd"/>
        <w:r w:rsidR="00BC2FC2">
          <w:t xml:space="preserve"> juga bisa di </w:t>
        </w:r>
        <w:proofErr w:type="spellStart"/>
        <w:r w:rsidR="00BC2FC2">
          <w:t>sebut</w:t>
        </w:r>
        <w:proofErr w:type="spellEnd"/>
        <w:r w:rsidR="00BC2FC2">
          <w:t xml:space="preserve"> RCMPSP. </w:t>
        </w:r>
      </w:ins>
      <w:del w:id="606" w:author="ilham.nur@office.ui.ac.id" w:date="2022-09-07T21:49:00Z">
        <w:r w:rsidR="00EF5714" w:rsidDel="00C14F9C">
          <w:rPr>
            <w:i/>
            <w:iCs/>
          </w:rPr>
          <w:delText>.</w:delText>
        </w:r>
      </w:del>
      <w:del w:id="607" w:author="ilham.nur@office.ui.ac.id" w:date="2022-09-07T21:50:00Z">
        <w:r w:rsidR="00350A68" w:rsidDel="00BC2FC2">
          <w:rPr>
            <w:i/>
            <w:iCs/>
          </w:rPr>
          <w:delText xml:space="preserve"> </w:delText>
        </w:r>
      </w:del>
      <w:del w:id="608" w:author="ilham.nur@office.ui.ac.id" w:date="2022-09-07T21:49:00Z">
        <w:r w:rsidR="00EF5714" w:rsidDel="002C31C4">
          <w:delText>H</w:delText>
        </w:r>
      </w:del>
      <w:del w:id="609"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del w:id="610" w:author="ilham.nur@office.ui.ac.id" w:date="2022-09-07T21:51:00Z">
        <w:r w:rsidDel="00C05667">
          <w:delText xml:space="preserve"> </w:delText>
        </w:r>
      </w:del>
      <w:r>
        <w:t>.</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lastRenderedPageBreak/>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3B94990D" w14:textId="0E84A5AF" w:rsidR="00A96144" w:rsidRDefault="00D668D4" w:rsidP="0067088D">
      <w:pPr>
        <w:pStyle w:val="Heading2"/>
        <w:spacing w:line="360" w:lineRule="auto"/>
      </w:pPr>
      <w:bookmarkStart w:id="611" w:name="_Ref111656871"/>
      <w:bookmarkStart w:id="612" w:name="_Toc114057773"/>
      <w:proofErr w:type="spellStart"/>
      <w:r>
        <w:t>Penelitian</w:t>
      </w:r>
      <w:proofErr w:type="spellEnd"/>
      <w:r>
        <w:t xml:space="preserve"> </w:t>
      </w:r>
      <w:proofErr w:type="spellStart"/>
      <w:r>
        <w:t>Terdahulu</w:t>
      </w:r>
      <w:bookmarkEnd w:id="611"/>
      <w:bookmarkEnd w:id="612"/>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headerReference w:type="first" r:id="rId28"/>
          <w:footerReference w:type="first" r:id="rId29"/>
          <w:pgSz w:w="11906" w:h="16838" w:code="9"/>
          <w:pgMar w:top="1701" w:right="1701" w:bottom="1701" w:left="1701" w:header="720" w:footer="720" w:gutter="0"/>
          <w:pgNumType w:start="1"/>
          <w:cols w:space="720"/>
          <w:titlePg/>
          <w:docGrid w:linePitch="360"/>
        </w:sectPr>
      </w:pPr>
    </w:p>
    <w:p w14:paraId="08A5D482" w14:textId="7B2A980C" w:rsidR="004E72BD" w:rsidRDefault="004E72BD" w:rsidP="004E72BD">
      <w:pPr>
        <w:pStyle w:val="Caption"/>
        <w:keepNext/>
      </w:pPr>
      <w:bookmarkStart w:id="613" w:name="_Ref111648428"/>
      <w:bookmarkStart w:id="614" w:name="_Ref111648423"/>
      <w:bookmarkStart w:id="615" w:name="_Toc114057814"/>
      <w:proofErr w:type="spellStart"/>
      <w:r>
        <w:lastRenderedPageBreak/>
        <w:t>Tabel</w:t>
      </w:r>
      <w:proofErr w:type="spellEnd"/>
      <w:r>
        <w:t xml:space="preserve"> </w:t>
      </w:r>
      <w:ins w:id="616"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617"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18" w:author="ilham.nur@office.ui.ac.id" w:date="2022-09-28T20:06:00Z">
        <w:r w:rsidR="005D65BB">
          <w:rPr>
            <w:noProof/>
          </w:rPr>
          <w:t>1</w:t>
        </w:r>
      </w:ins>
      <w:ins w:id="619" w:author="ilham.nur@office.ui.ac.id" w:date="2022-09-14T13:28:00Z">
        <w:r w:rsidR="003945E1">
          <w:fldChar w:fldCharType="end"/>
        </w:r>
      </w:ins>
      <w:del w:id="620"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13"/>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614"/>
      <w:bookmarkEnd w:id="615"/>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80FA574"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w:t>
            </w:r>
            <w:proofErr w:type="gramStart"/>
            <w:r w:rsidRPr="00041AC2">
              <w:rPr>
                <w:sz w:val="20"/>
                <w:szCs w:val="18"/>
              </w:rPr>
              <w:t>one way</w:t>
            </w:r>
            <w:proofErr w:type="gram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dilakukan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w:t>
            </w:r>
            <w:proofErr w:type="spellStart"/>
            <w:r>
              <w:rPr>
                <w:sz w:val="20"/>
                <w:szCs w:val="20"/>
              </w:rPr>
              <w:t>buat</w:t>
            </w:r>
            <w:proofErr w:type="spellEnd"/>
            <w:r>
              <w:rPr>
                <w:sz w:val="20"/>
                <w:szCs w:val="20"/>
              </w:rPr>
              <w: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E72BD">
      <w:pPr>
        <w:pStyle w:val="Caption"/>
        <w:keepNext/>
      </w:pPr>
      <w:bookmarkStart w:id="621" w:name="_Ref111655448"/>
      <w:r>
        <w:br w:type="page"/>
      </w:r>
    </w:p>
    <w:p w14:paraId="7CD6876D" w14:textId="7897D5D3" w:rsidR="004E72BD" w:rsidRDefault="004E72BD" w:rsidP="004E72BD">
      <w:pPr>
        <w:pStyle w:val="Caption"/>
        <w:keepNext/>
      </w:pPr>
      <w:bookmarkStart w:id="622" w:name="_Ref112867741"/>
      <w:bookmarkStart w:id="623" w:name="_Toc114057815"/>
      <w:proofErr w:type="spellStart"/>
      <w:r>
        <w:lastRenderedPageBreak/>
        <w:t>Tabel</w:t>
      </w:r>
      <w:proofErr w:type="spellEnd"/>
      <w:r>
        <w:t xml:space="preserve"> </w:t>
      </w:r>
      <w:ins w:id="624"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625"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26" w:author="ilham.nur@office.ui.ac.id" w:date="2022-09-28T20:06:00Z">
        <w:r w:rsidR="005D65BB">
          <w:rPr>
            <w:noProof/>
          </w:rPr>
          <w:t>2</w:t>
        </w:r>
      </w:ins>
      <w:ins w:id="627" w:author="ilham.nur@office.ui.ac.id" w:date="2022-09-14T13:28:00Z">
        <w:r w:rsidR="003945E1">
          <w:fldChar w:fldCharType="end"/>
        </w:r>
      </w:ins>
      <w:del w:id="628"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621"/>
      <w:bookmarkEnd w:id="622"/>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623"/>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r w:rsidR="00F75DEA">
              <w:rPr>
                <w:sz w:val="20"/>
                <w:szCs w:val="18"/>
              </w:rPr>
              <w:t xml:space="preserve">dilakukan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06018CEE"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D055AB">
      <w:pPr>
        <w:pStyle w:val="Caption"/>
        <w:keepNext/>
      </w:pPr>
      <w:bookmarkStart w:id="629" w:name="_Ref111655767"/>
      <w:r>
        <w:br w:type="page"/>
      </w:r>
    </w:p>
    <w:p w14:paraId="18E70ABD" w14:textId="27E7EB1E" w:rsidR="00D055AB" w:rsidRPr="00CC28A4" w:rsidRDefault="00D055AB" w:rsidP="00D055AB">
      <w:pPr>
        <w:pStyle w:val="Caption"/>
        <w:keepNext/>
      </w:pPr>
      <w:bookmarkStart w:id="630" w:name="_Toc114057816"/>
      <w:proofErr w:type="spellStart"/>
      <w:r>
        <w:lastRenderedPageBreak/>
        <w:t>Tabel</w:t>
      </w:r>
      <w:proofErr w:type="spellEnd"/>
      <w:r>
        <w:t xml:space="preserve"> </w:t>
      </w:r>
      <w:ins w:id="631" w:author="ilham.nur@office.ui.ac.id" w:date="2022-09-14T13:28:00Z">
        <w:r w:rsidR="003945E1">
          <w:fldChar w:fldCharType="begin"/>
        </w:r>
        <w:r w:rsidR="003945E1">
          <w:instrText xml:space="preserve"> STYLEREF 1 \s </w:instrText>
        </w:r>
      </w:ins>
      <w:r w:rsidR="003945E1">
        <w:fldChar w:fldCharType="separate"/>
      </w:r>
      <w:r w:rsidR="005D65BB">
        <w:rPr>
          <w:noProof/>
        </w:rPr>
        <w:t>1</w:t>
      </w:r>
      <w:ins w:id="632"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33" w:author="ilham.nur@office.ui.ac.id" w:date="2022-09-28T20:06:00Z">
        <w:r w:rsidR="005D65BB">
          <w:rPr>
            <w:noProof/>
          </w:rPr>
          <w:t>3</w:t>
        </w:r>
      </w:ins>
      <w:ins w:id="634" w:author="ilham.nur@office.ui.ac.id" w:date="2022-09-14T13:28:00Z">
        <w:r w:rsidR="003945E1">
          <w:fldChar w:fldCharType="end"/>
        </w:r>
      </w:ins>
      <w:del w:id="635"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629"/>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630"/>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hasil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dilakukan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hasil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w:t>
            </w:r>
            <w:proofErr w:type="spellStart"/>
            <w:r w:rsidR="009379EB">
              <w:rPr>
                <w:rFonts w:eastAsiaTheme="minorEastAsia" w:cs="Times New Roman"/>
                <w:color w:val="000000" w:themeColor="dark1"/>
                <w:kern w:val="24"/>
                <w:sz w:val="20"/>
                <w:szCs w:val="20"/>
              </w:rPr>
              <w:t>buat</w:t>
            </w:r>
            <w:proofErr w:type="spellEnd"/>
            <w:r w:rsidR="009379EB">
              <w:rPr>
                <w:rFonts w:eastAsiaTheme="minorEastAsia" w:cs="Times New Roman"/>
                <w:color w:val="000000" w:themeColor="dark1"/>
                <w:kern w:val="24"/>
                <w:sz w:val="20"/>
                <w:szCs w:val="20"/>
              </w:rPr>
              <w: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Metode OR dan </w:t>
            </w:r>
            <w:proofErr w:type="gramStart"/>
            <w:r w:rsidRPr="000338FD">
              <w:rPr>
                <w:sz w:val="20"/>
                <w:szCs w:val="20"/>
              </w:rPr>
              <w:t>MCDM</w:t>
            </w:r>
            <w:r>
              <w:rPr>
                <w:sz w:val="20"/>
                <w:szCs w:val="20"/>
              </w:rPr>
              <w:t xml:space="preserve"> </w:t>
            </w:r>
            <w:r w:rsidRPr="000338FD">
              <w:rPr>
                <w:sz w:val="20"/>
                <w:szCs w:val="20"/>
              </w:rPr>
              <w:t>:</w:t>
            </w:r>
            <w:proofErr w:type="gramEnd"/>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dilakukan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dilakukan,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r w:rsidR="00784AAA">
              <w:rPr>
                <w:rFonts w:cs="Times New Roman"/>
                <w:sz w:val="20"/>
                <w:szCs w:val="20"/>
              </w:rPr>
              <w:t xml:space="preserve">perlu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hasil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w:t>
            </w:r>
            <w:proofErr w:type="gramStart"/>
            <w:r>
              <w:rPr>
                <w:i/>
                <w:iCs/>
                <w:sz w:val="20"/>
                <w:szCs w:val="20"/>
              </w:rPr>
              <w:t xml:space="preserve">forest, </w:t>
            </w:r>
            <w:r>
              <w:rPr>
                <w:sz w:val="20"/>
                <w:szCs w:val="20"/>
              </w:rPr>
              <w:t xml:space="preserve"> </w:t>
            </w:r>
            <w:proofErr w:type="spellStart"/>
            <w:r w:rsidR="00ED5F6E">
              <w:rPr>
                <w:sz w:val="20"/>
                <w:szCs w:val="20"/>
              </w:rPr>
              <w:t>saat</w:t>
            </w:r>
            <w:proofErr w:type="spellEnd"/>
            <w:proofErr w:type="gram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implementasi.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3B128116"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5D65BB">
        <w:t>Tabel</w:t>
      </w:r>
      <w:proofErr w:type="spellEnd"/>
      <w:r w:rsidR="005D65BB">
        <w:t xml:space="preserve"> </w:t>
      </w:r>
      <w:r w:rsidR="005D65BB">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18088724"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5D65BB">
        <w:t>Tabel</w:t>
      </w:r>
      <w:proofErr w:type="spellEnd"/>
      <w:r w:rsidR="005D65BB">
        <w:t xml:space="preserve"> </w:t>
      </w:r>
      <w:r w:rsidR="005D65BB">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5C34E09F" w:rsidR="000653BA" w:rsidRDefault="009857AA" w:rsidP="005D65BB">
      <w:pPr>
        <w:pPrChange w:id="636" w:author="ilham.nur@office.ui.ac.id" w:date="2022-09-28T20:06:00Z">
          <w:pPr>
            <w:spacing w:line="360" w:lineRule="auto"/>
          </w:pPr>
        </w:pPrChange>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r>
      <w:r w:rsidR="001D4378">
        <w:rPr>
          <w:b/>
          <w:iCs/>
          <w:sz w:val="20"/>
          <w:szCs w:val="18"/>
        </w:rPr>
        <w:fldChar w:fldCharType="separate"/>
      </w:r>
      <w:ins w:id="637" w:author="ilham.nur@office.ui.ac.id" w:date="2022-09-28T20:06:00Z">
        <w:r w:rsidR="005D65BB">
          <w:rPr>
            <w:noProof/>
          </w:rPr>
          <w:t>Tabel</w:t>
        </w:r>
        <w:r w:rsidR="005D65BB">
          <w:t xml:space="preserve"> </w:t>
        </w:r>
        <w:r w:rsidR="005D65BB">
          <w:rPr>
            <w:noProof/>
          </w:rPr>
          <w:t>1.3</w:t>
        </w:r>
      </w:ins>
      <w:del w:id="638"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r w:rsidR="001D4378">
        <w:fldChar w:fldCharType="end"/>
      </w:r>
      <w:r w:rsidR="00857F5E">
        <w:t xml:space="preserve"> </w:t>
      </w:r>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E73855">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r w:rsidR="008E0E57">
        <w:t xml:space="preserve">perlu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w:t>
      </w:r>
      <w:proofErr w:type="spellStart"/>
      <w:r w:rsidR="000653BA">
        <w:t>kebutuhan</w:t>
      </w:r>
      <w:proofErr w:type="spellEnd"/>
      <w:r w:rsidR="000653BA">
        <w:t xml:space="preserve">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dilakukan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lastRenderedPageBreak/>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dilakukan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dilakukan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hasil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0AF66BC7"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del w:id="639" w:author="ilham.nur@office.ui.ac.id" w:date="2022-09-14T17:39:00Z">
        <w:r w:rsidR="00076136" w:rsidRPr="00076136" w:rsidDel="002E705E">
          <w:rPr>
            <w:rFonts w:cs="Times New Roman"/>
            <w:szCs w:val="24"/>
          </w:rPr>
          <w:delText xml:space="preserve">maksimal </w:delText>
        </w:r>
      </w:del>
      <w:proofErr w:type="spellStart"/>
      <w:ins w:id="640" w:author="ilham.nur@office.ui.ac.id" w:date="2022-09-14T17:39:00Z">
        <w:r w:rsidR="002E705E">
          <w:rPr>
            <w:rFonts w:cs="Times New Roman"/>
            <w:szCs w:val="24"/>
          </w:rPr>
          <w:t>digunakan</w:t>
        </w:r>
        <w:proofErr w:type="spellEnd"/>
        <w:r w:rsidR="002E705E">
          <w:rPr>
            <w:rFonts w:cs="Times New Roman"/>
            <w:szCs w:val="24"/>
          </w:rPr>
          <w:t xml:space="preserve"> oleh </w:t>
        </w:r>
        <w:proofErr w:type="spellStart"/>
        <w:r w:rsidR="002E705E">
          <w:rPr>
            <w:rFonts w:cs="Times New Roman"/>
            <w:szCs w:val="24"/>
          </w:rPr>
          <w:t>banyak</w:t>
        </w:r>
        <w:proofErr w:type="spellEnd"/>
        <w:r w:rsidR="002E705E">
          <w:rPr>
            <w:rFonts w:cs="Times New Roman"/>
            <w:szCs w:val="24"/>
          </w:rPr>
          <w:t xml:space="preserve"> </w:t>
        </w:r>
        <w:proofErr w:type="spellStart"/>
        <w:r w:rsidR="002E705E">
          <w:rPr>
            <w:rFonts w:cs="Times New Roman"/>
            <w:szCs w:val="24"/>
          </w:rPr>
          <w:t>pihak</w:t>
        </w:r>
        <w:proofErr w:type="spellEnd"/>
        <w:r w:rsidR="002E705E">
          <w:rPr>
            <w:rFonts w:cs="Times New Roman"/>
            <w:szCs w:val="24"/>
          </w:rPr>
          <w:t xml:space="preserve">, </w:t>
        </w:r>
      </w:ins>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implementasi</w:t>
      </w:r>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30859589" w:rsidR="00C712B9" w:rsidRDefault="00205D56" w:rsidP="0051618F">
      <w:pPr>
        <w:pStyle w:val="Heading2"/>
        <w:spacing w:line="360" w:lineRule="auto"/>
      </w:pPr>
      <w:bookmarkStart w:id="641" w:name="_Toc114057774"/>
      <w:proofErr w:type="spellStart"/>
      <w:r>
        <w:t>Posisi</w:t>
      </w:r>
      <w:proofErr w:type="spellEnd"/>
      <w:r>
        <w:t xml:space="preserve"> </w:t>
      </w:r>
      <w:proofErr w:type="spellStart"/>
      <w:r>
        <w:t>Penelitian</w:t>
      </w:r>
      <w:bookmarkEnd w:id="641"/>
      <w:proofErr w:type="spellEnd"/>
    </w:p>
    <w:p w14:paraId="72A319CF" w14:textId="5C070EB0"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5D65BB">
        <w:t>1.2</w:t>
      </w:r>
      <w:r>
        <w:fldChar w:fldCharType="end"/>
      </w:r>
      <w:r w:rsidR="00F45D74">
        <w:t xml:space="preserve"> </w:t>
      </w:r>
      <w:proofErr w:type="spellStart"/>
      <w:r w:rsidR="00F45D74">
        <w:t>telah</w:t>
      </w:r>
      <w:proofErr w:type="spellEnd"/>
      <w:r w:rsidR="00F45D74">
        <w:t xml:space="preserve"> dilakukan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36A8D578"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r w:rsidR="005D65BB">
        <w:t>1.2</w:t>
      </w:r>
      <w:r>
        <w:fldChar w:fldCharType="end"/>
      </w:r>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del w:id="642"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2EA040D"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del w:id="643" w:author="ilham.nur@office.ui.ac.id" w:date="2022-09-14T13:11:00Z">
        <w:r w:rsidR="008E2CC6" w:rsidRPr="00F04017" w:rsidDel="00F04017">
          <w:rPr>
            <w:rPrChange w:id="644" w:author="ilham.nur@office.ui.ac.id" w:date="2022-09-14T13:11:00Z">
              <w:rPr>
                <w:i/>
                <w:iCs/>
              </w:rPr>
            </w:rPrChange>
          </w:rPr>
          <w:delText>random forest</w:delText>
        </w:r>
        <w:r w:rsidR="001733F5" w:rsidDel="00F04017">
          <w:delText xml:space="preserve"> </w:delText>
        </w:r>
      </w:del>
      <w:ins w:id="645" w:author="ilham.nur@office.ui.ac.id" w:date="2022-09-14T13:11:00Z">
        <w:r w:rsidR="00F04017">
          <w:rPr>
            <w:i/>
            <w:iCs/>
          </w:rPr>
          <w:t xml:space="preserve"> machine learning </w:t>
        </w:r>
      </w:ins>
      <w:r w:rsidR="001733F5">
        <w:t xml:space="preserve">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lastRenderedPageBreak/>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646" w:name="_Toc114057775"/>
      <w:proofErr w:type="spellStart"/>
      <w:r>
        <w:t>Pertanyaan</w:t>
      </w:r>
      <w:proofErr w:type="spellEnd"/>
      <w:r>
        <w:t xml:space="preserve"> </w:t>
      </w:r>
      <w:proofErr w:type="spellStart"/>
      <w:r>
        <w:t>Penelitian</w:t>
      </w:r>
      <w:bookmarkEnd w:id="646"/>
      <w:proofErr w:type="spellEnd"/>
    </w:p>
    <w:p w14:paraId="0EC52366" w14:textId="506B1048"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r w:rsidR="001E40D7">
        <w:t xml:space="preserve">Bagaimana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w:t>
      </w:r>
      <w:proofErr w:type="spellStart"/>
      <w:r w:rsidR="001E40D7">
        <w:t>Proyek</w:t>
      </w:r>
      <w:proofErr w:type="spellEnd"/>
      <w:r w:rsidR="001E40D7">
        <w:t xml:space="preserve">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ins w:id="647" w:author="ilham.nur@office.ui.ac.id" w:date="2022-09-07T21:18:00Z">
        <w:r w:rsidR="00922340">
          <w:t>dengan</w:t>
        </w:r>
      </w:ins>
      <w:ins w:id="648" w:author="ilham.nur@office.ui.ac.id" w:date="2022-09-07T21:19:00Z">
        <w:r w:rsidR="00922340">
          <w:t xml:space="preserve"> </w:t>
        </w:r>
        <w:proofErr w:type="spellStart"/>
        <w:r w:rsidR="00922340">
          <w:t>menggunakan</w:t>
        </w:r>
      </w:ins>
      <w:proofErr w:type="spellEnd"/>
      <w:ins w:id="649" w:author="ilham.nur@office.ui.ac.id" w:date="2022-09-07T21:18:00Z">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16103C">
        <w:t>?</w:t>
      </w:r>
    </w:p>
    <w:p w14:paraId="1A0F3A45" w14:textId="0FC6804A" w:rsidR="0075780B" w:rsidRDefault="003B3765" w:rsidP="002B0E38">
      <w:pPr>
        <w:pStyle w:val="Heading2"/>
        <w:spacing w:line="360" w:lineRule="auto"/>
      </w:pPr>
      <w:bookmarkStart w:id="650" w:name="_Toc114057776"/>
      <w:proofErr w:type="spellStart"/>
      <w:r>
        <w:t>Tujuan</w:t>
      </w:r>
      <w:proofErr w:type="spellEnd"/>
      <w:r>
        <w:t xml:space="preserve"> </w:t>
      </w:r>
      <w:proofErr w:type="spellStart"/>
      <w:r>
        <w:t>Penelitian</w:t>
      </w:r>
      <w:bookmarkEnd w:id="650"/>
      <w:proofErr w:type="spellEnd"/>
    </w:p>
    <w:p w14:paraId="776ECDE3" w14:textId="4CD8AE49"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untuk </w:t>
      </w:r>
      <w:proofErr w:type="spellStart"/>
      <w:r>
        <w:t>menjawab</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w:t>
      </w:r>
      <w:proofErr w:type="spellEnd"/>
      <w:r w:rsidR="008B56F0">
        <w:t xml:space="preserve">, </w:t>
      </w:r>
      <w:proofErr w:type="spellStart"/>
      <w:r w:rsidR="00881706">
        <w:t>Mendapatkan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ins w:id="651" w:author="ilham.nur@office.ui.ac.id" w:date="2022-09-07T21:19:00Z">
        <w:r w:rsidR="00922340">
          <w:t xml:space="preserve">dengan </w:t>
        </w:r>
        <w:proofErr w:type="spellStart"/>
        <w:r w:rsidR="00922340">
          <w:t>menggunakan</w:t>
        </w:r>
        <w:proofErr w:type="spellEnd"/>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881706">
        <w:rPr>
          <w:i/>
          <w:iCs/>
        </w:rPr>
        <w:t>.</w:t>
      </w:r>
    </w:p>
    <w:p w14:paraId="2A2F896D" w14:textId="211BE99A" w:rsidR="003B3765" w:rsidRDefault="003B3765" w:rsidP="003B3765">
      <w:pPr>
        <w:pStyle w:val="Heading2"/>
      </w:pPr>
      <w:bookmarkStart w:id="652" w:name="_Toc114057777"/>
      <w:proofErr w:type="spellStart"/>
      <w:r>
        <w:t>Manfaat</w:t>
      </w:r>
      <w:proofErr w:type="spellEnd"/>
      <w:r>
        <w:t xml:space="preserve"> </w:t>
      </w:r>
      <w:proofErr w:type="spellStart"/>
      <w:r>
        <w:t>Penelitian</w:t>
      </w:r>
      <w:bookmarkEnd w:id="652"/>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653" w:name="_Toc114057778"/>
      <w:r>
        <w:t xml:space="preserve">Batasan </w:t>
      </w:r>
      <w:proofErr w:type="spellStart"/>
      <w:r>
        <w:t>Penelitian</w:t>
      </w:r>
      <w:bookmarkEnd w:id="653"/>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7FC2CF98" w:rsidR="00F84536" w:rsidRPr="00F84536" w:rsidRDefault="006D2C73" w:rsidP="00F84536">
      <w:pPr>
        <w:pStyle w:val="ListParagraph"/>
        <w:numPr>
          <w:ilvl w:val="6"/>
          <w:numId w:val="4"/>
        </w:numPr>
        <w:spacing w:line="360" w:lineRule="auto"/>
        <w:ind w:left="709"/>
      </w:pPr>
      <w:r>
        <w:lastRenderedPageBreak/>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r w:rsidR="009D428D">
        <w:t>.</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0"/>
          <w:headerReference w:type="first" r:id="rId31"/>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654" w:name="_Toc114057779"/>
      <w:r w:rsidR="0095347B">
        <w:t>TINJAUAN PUSTAKA</w:t>
      </w:r>
      <w:bookmarkEnd w:id="654"/>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655" w:name="_Toc114057780"/>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655"/>
      <w:proofErr w:type="spellEnd"/>
    </w:p>
    <w:p w14:paraId="29681409" w14:textId="317388E7"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656" w:name="_Toc114057781"/>
      <w:proofErr w:type="spellStart"/>
      <w:r>
        <w:t>Manfaat</w:t>
      </w:r>
      <w:proofErr w:type="spellEnd"/>
      <w:r>
        <w:t xml:space="preserve"> </w:t>
      </w:r>
      <w:proofErr w:type="spellStart"/>
      <w:r>
        <w:t>Transformasi</w:t>
      </w:r>
      <w:proofErr w:type="spellEnd"/>
      <w:r>
        <w:t xml:space="preserve"> Digital</w:t>
      </w:r>
      <w:bookmarkEnd w:id="656"/>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657" w:name="_Toc114057782"/>
      <w:proofErr w:type="spellStart"/>
      <w:r>
        <w:t>Kekurangan</w:t>
      </w:r>
      <w:proofErr w:type="spellEnd"/>
      <w:r>
        <w:t xml:space="preserve"> </w:t>
      </w:r>
      <w:proofErr w:type="spellStart"/>
      <w:r>
        <w:t>Transformasi</w:t>
      </w:r>
      <w:proofErr w:type="spellEnd"/>
      <w:r>
        <w:t xml:space="preserve"> Digital</w:t>
      </w:r>
      <w:bookmarkEnd w:id="657"/>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658" w:name="_Toc114057783"/>
      <w:proofErr w:type="spellStart"/>
      <w:r>
        <w:t>Manajemen</w:t>
      </w:r>
      <w:proofErr w:type="spellEnd"/>
      <w:r>
        <w:t xml:space="preserve"> </w:t>
      </w:r>
      <w:proofErr w:type="spellStart"/>
      <w:r>
        <w:t>Proyek</w:t>
      </w:r>
      <w:bookmarkEnd w:id="658"/>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659" w:name="_Toc114057784"/>
      <w:proofErr w:type="spellStart"/>
      <w:r>
        <w:t>Pendekatan</w:t>
      </w:r>
      <w:proofErr w:type="spellEnd"/>
      <w:r>
        <w:t xml:space="preserve"> </w:t>
      </w:r>
      <w:proofErr w:type="spellStart"/>
      <w:r>
        <w:t>Manajemen</w:t>
      </w:r>
      <w:proofErr w:type="spellEnd"/>
      <w:r>
        <w:t xml:space="preserve"> </w:t>
      </w:r>
      <w:proofErr w:type="spellStart"/>
      <w:r>
        <w:t>Proyek</w:t>
      </w:r>
      <w:bookmarkEnd w:id="659"/>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4B2D08F"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5D65BB">
        <w:t xml:space="preserve">Gambar </w:t>
      </w:r>
      <w:r w:rsidR="005D65BB">
        <w:rPr>
          <w:noProof/>
        </w:rPr>
        <w:t>2</w:t>
      </w:r>
      <w:r w:rsidR="005D65BB">
        <w:t>.</w:t>
      </w:r>
      <w:r w:rsidR="005D65BB">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1476375"/>
                    </a:xfrm>
                    <a:prstGeom prst="rect">
                      <a:avLst/>
                    </a:prstGeom>
                  </pic:spPr>
                </pic:pic>
              </a:graphicData>
            </a:graphic>
          </wp:inline>
        </w:drawing>
      </w:r>
    </w:p>
    <w:p w14:paraId="72611DB0" w14:textId="0048110B" w:rsidR="00F72E00" w:rsidRDefault="00F72E00" w:rsidP="00F72E00">
      <w:pPr>
        <w:pStyle w:val="Caption"/>
      </w:pPr>
      <w:bookmarkStart w:id="660" w:name="_Ref110274554"/>
      <w:bookmarkStart w:id="661" w:name="_Toc114057805"/>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1</w:t>
      </w:r>
      <w:r w:rsidR="005D65BB">
        <w:rPr>
          <w:noProof/>
        </w:rPr>
        <w:fldChar w:fldCharType="end"/>
      </w:r>
      <w:bookmarkEnd w:id="660"/>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661"/>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662" w:name="_Toc114057785"/>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662"/>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663" w:name="_Toc114057786"/>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663"/>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75E8FC48"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5D65BB">
        <w:t>Tabel</w:t>
      </w:r>
      <w:proofErr w:type="spellEnd"/>
      <w:r w:rsidR="005D65BB">
        <w:t xml:space="preserve"> </w:t>
      </w:r>
      <w:r w:rsidR="005D65BB">
        <w:rPr>
          <w:noProof/>
        </w:rPr>
        <w:t>2</w:t>
      </w:r>
      <w:r w:rsidR="005D65BB">
        <w:t>.</w:t>
      </w:r>
      <w:r w:rsidR="005D65BB">
        <w:rPr>
          <w:noProof/>
        </w:rPr>
        <w:t>1</w:t>
      </w:r>
      <w:r w:rsidR="00F24E68">
        <w:fldChar w:fldCharType="end"/>
      </w:r>
      <w:r w:rsidR="0044266C">
        <w:t>.</w:t>
      </w:r>
    </w:p>
    <w:p w14:paraId="382AF04E" w14:textId="7D0025C5" w:rsidR="00F64964" w:rsidRDefault="00F64964" w:rsidP="00F64964">
      <w:pPr>
        <w:pStyle w:val="Caption"/>
        <w:keepNext/>
      </w:pPr>
      <w:bookmarkStart w:id="664" w:name="_Ref110108036"/>
      <w:bookmarkStart w:id="665" w:name="_Toc114057817"/>
      <w:proofErr w:type="spellStart"/>
      <w:r>
        <w:t>Tabel</w:t>
      </w:r>
      <w:proofErr w:type="spellEnd"/>
      <w:r>
        <w:t xml:space="preserve"> </w:t>
      </w:r>
      <w:ins w:id="666" w:author="ilham.nur@office.ui.ac.id" w:date="2022-09-14T13:28:00Z">
        <w:r w:rsidR="003945E1">
          <w:fldChar w:fldCharType="begin"/>
        </w:r>
        <w:r w:rsidR="003945E1">
          <w:instrText xml:space="preserve"> STYLEREF 1 \s </w:instrText>
        </w:r>
      </w:ins>
      <w:r w:rsidR="003945E1">
        <w:fldChar w:fldCharType="separate"/>
      </w:r>
      <w:r w:rsidR="005D65BB">
        <w:rPr>
          <w:noProof/>
        </w:rPr>
        <w:t>2</w:t>
      </w:r>
      <w:ins w:id="667"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68" w:author="ilham.nur@office.ui.ac.id" w:date="2022-09-28T20:06:00Z">
        <w:r w:rsidR="005D65BB">
          <w:rPr>
            <w:noProof/>
          </w:rPr>
          <w:t>1</w:t>
        </w:r>
      </w:ins>
      <w:ins w:id="669" w:author="ilham.nur@office.ui.ac.id" w:date="2022-09-14T13:28:00Z">
        <w:r w:rsidR="003945E1">
          <w:fldChar w:fldCharType="end"/>
        </w:r>
      </w:ins>
      <w:del w:id="670"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64"/>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665"/>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3AC80E57"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5D65BB">
        <w:t>Tabel</w:t>
      </w:r>
      <w:proofErr w:type="spellEnd"/>
      <w:r w:rsidR="005D65BB">
        <w:t xml:space="preserve"> </w:t>
      </w:r>
      <w:r w:rsidR="005D65BB">
        <w:rPr>
          <w:noProof/>
        </w:rPr>
        <w:t>2</w:t>
      </w:r>
      <w:r w:rsidR="005D65BB">
        <w:t>.</w:t>
      </w:r>
      <w:r w:rsidR="005D65BB">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671" w:name="_Toc114057787"/>
      <w:proofErr w:type="spellStart"/>
      <w:r>
        <w:t>Pengolahan</w:t>
      </w:r>
      <w:proofErr w:type="spellEnd"/>
      <w:r>
        <w:t xml:space="preserve"> Jadwal</w:t>
      </w:r>
      <w:bookmarkEnd w:id="671"/>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672" w:name="_Toc114057788"/>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672"/>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673" w:name="_Toc114057789"/>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673"/>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674" w:name="_Toc114057790"/>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674"/>
      <w:proofErr w:type="spellEnd"/>
    </w:p>
    <w:p w14:paraId="1C5ACC35" w14:textId="3F29468D" w:rsidR="00467D97" w:rsidRDefault="00CD41C3" w:rsidP="00D81740">
      <w:pPr>
        <w:spacing w:line="360" w:lineRule="auto"/>
        <w:ind w:left="720"/>
        <w:rPr>
          <w:ins w:id="675" w:author="ilham.nur@office.ui.ac.id" w:date="2022-09-14T13:11:00Z"/>
        </w:rPr>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53F49C46" w:rsidR="00823B22" w:rsidRDefault="00823B22" w:rsidP="00823B22">
      <w:pPr>
        <w:spacing w:line="360" w:lineRule="auto"/>
        <w:rPr>
          <w:ins w:id="676" w:author="ilham.nur@office.ui.ac.id" w:date="2022-09-14T13:13:00Z"/>
        </w:rPr>
      </w:pPr>
      <w:ins w:id="677" w:author="ilham.nur@office.ui.ac.id" w:date="2022-09-14T13:12:00Z">
        <w:r>
          <w:t xml:space="preserve">Adapun </w:t>
        </w:r>
      </w:ins>
      <w:ins w:id="678" w:author="ilham.nur@office.ui.ac.id" w:date="2022-09-14T13:13:00Z">
        <w:r w:rsidR="00DF058D">
          <w:t xml:space="preserve">pada </w:t>
        </w:r>
        <w:proofErr w:type="spellStart"/>
        <w:r w:rsidR="00DF058D">
          <w:t>kondisi</w:t>
        </w:r>
        <w:proofErr w:type="spellEnd"/>
        <w:r w:rsidR="00DF058D">
          <w:t xml:space="preserve"> </w:t>
        </w:r>
        <w:proofErr w:type="spellStart"/>
        <w:r w:rsidR="00DF058D">
          <w:t>saat</w:t>
        </w:r>
        <w:proofErr w:type="spellEnd"/>
        <w:r w:rsidR="00DF058D">
          <w:t xml:space="preserve"> </w:t>
        </w:r>
        <w:proofErr w:type="spellStart"/>
        <w:r w:rsidR="00DF058D">
          <w:t>ini</w:t>
        </w:r>
        <w:proofErr w:type="spellEnd"/>
        <w:r w:rsidR="00DF058D">
          <w:t xml:space="preserve"> SIMP yang </w:t>
        </w:r>
        <w:proofErr w:type="spellStart"/>
        <w:r w:rsidR="00DF058D">
          <w:t>tersedia</w:t>
        </w:r>
        <w:proofErr w:type="spellEnd"/>
        <w:r w:rsidR="00DF058D">
          <w:t xml:space="preserve"> </w:t>
        </w:r>
        <w:proofErr w:type="spellStart"/>
        <w:r w:rsidR="00DF058D">
          <w:t>secara</w:t>
        </w:r>
        <w:proofErr w:type="spellEnd"/>
        <w:r w:rsidR="00DF058D">
          <w:t xml:space="preserve"> </w:t>
        </w:r>
        <w:proofErr w:type="spellStart"/>
        <w:r w:rsidR="00DF058D">
          <w:t>komersil</w:t>
        </w:r>
        <w:proofErr w:type="spellEnd"/>
        <w:r w:rsidR="00DF058D">
          <w:t xml:space="preserve"> untuk </w:t>
        </w:r>
        <w:proofErr w:type="spellStart"/>
        <w:r w:rsidR="00DF058D">
          <w:t>dapat</w:t>
        </w:r>
        <w:proofErr w:type="spellEnd"/>
        <w:r w:rsidR="00DF058D">
          <w:t xml:space="preserve"> </w:t>
        </w:r>
        <w:proofErr w:type="spellStart"/>
        <w:r w:rsidR="00DF058D">
          <w:t>digunakan</w:t>
        </w:r>
        <w:proofErr w:type="spellEnd"/>
        <w:r w:rsidR="00DF058D">
          <w:t xml:space="preserve"> </w:t>
        </w:r>
        <w:proofErr w:type="spellStart"/>
        <w:r w:rsidR="00DF058D">
          <w:t>dalam</w:t>
        </w:r>
        <w:proofErr w:type="spellEnd"/>
        <w:r w:rsidR="00DF058D">
          <w:t xml:space="preserve"> </w:t>
        </w:r>
        <w:proofErr w:type="spellStart"/>
        <w:r w:rsidR="00DF058D">
          <w:t>kebutuhan</w:t>
        </w:r>
        <w:proofErr w:type="spellEnd"/>
        <w:r w:rsidR="00DF058D">
          <w:t xml:space="preserve"> </w:t>
        </w:r>
        <w:proofErr w:type="spellStart"/>
        <w:r w:rsidR="00DF058D">
          <w:t>sehari-hari</w:t>
        </w:r>
        <w:proofErr w:type="spellEnd"/>
        <w:r w:rsidR="00DF058D">
          <w:t xml:space="preserve"> </w:t>
        </w:r>
        <w:proofErr w:type="spellStart"/>
        <w:r w:rsidR="00DF058D">
          <w:t>dapat</w:t>
        </w:r>
        <w:proofErr w:type="spellEnd"/>
        <w:r w:rsidR="00DF058D">
          <w:t xml:space="preserve"> </w:t>
        </w:r>
        <w:proofErr w:type="spellStart"/>
        <w:r w:rsidR="00DF058D">
          <w:t>dilihat</w:t>
        </w:r>
        <w:proofErr w:type="spellEnd"/>
        <w:r w:rsidR="00DF058D">
          <w:t xml:space="preserve"> pada </w:t>
        </w:r>
      </w:ins>
      <w:ins w:id="679" w:author="ilham.nur@office.ui.ac.id" w:date="2022-09-14T14:22:00Z">
        <w:r w:rsidR="00E73855">
          <w:fldChar w:fldCharType="begin"/>
        </w:r>
        <w:r w:rsidR="00E73855">
          <w:instrText xml:space="preserve"> REF _Ref114057743 \h </w:instrText>
        </w:r>
      </w:ins>
      <w:r w:rsidR="00E73855">
        <w:fldChar w:fldCharType="separate"/>
      </w:r>
      <w:proofErr w:type="spellStart"/>
      <w:ins w:id="680" w:author="ilham.nur@office.ui.ac.id" w:date="2022-09-28T20:06:00Z">
        <w:r w:rsidR="005D65BB">
          <w:t>Tabel</w:t>
        </w:r>
        <w:proofErr w:type="spellEnd"/>
        <w:r w:rsidR="005D65BB">
          <w:t xml:space="preserve"> </w:t>
        </w:r>
        <w:r w:rsidR="005D65BB">
          <w:rPr>
            <w:noProof/>
          </w:rPr>
          <w:t>2</w:t>
        </w:r>
        <w:r w:rsidR="005D65BB">
          <w:t>.</w:t>
        </w:r>
        <w:r w:rsidR="005D65BB">
          <w:rPr>
            <w:noProof/>
          </w:rPr>
          <w:t>2</w:t>
        </w:r>
      </w:ins>
      <w:ins w:id="681" w:author="ilham.nur@office.ui.ac.id" w:date="2022-09-14T14:22:00Z">
        <w:r w:rsidR="00E73855">
          <w:fldChar w:fldCharType="end"/>
        </w:r>
        <w:r w:rsidR="00E73855">
          <w:t>.</w:t>
        </w:r>
      </w:ins>
    </w:p>
    <w:p w14:paraId="14B13B2E" w14:textId="557F166E" w:rsidR="003945E1" w:rsidRDefault="003945E1">
      <w:pPr>
        <w:pStyle w:val="Caption"/>
        <w:keepNext/>
        <w:rPr>
          <w:ins w:id="682" w:author="ilham.nur@office.ui.ac.id" w:date="2022-09-14T13:28:00Z"/>
        </w:rPr>
        <w:pPrChange w:id="683" w:author="ilham.nur@office.ui.ac.id" w:date="2022-09-14T13:28:00Z">
          <w:pPr/>
        </w:pPrChange>
      </w:pPr>
      <w:bookmarkStart w:id="684" w:name="_Ref114057743"/>
      <w:bookmarkStart w:id="685" w:name="_Toc114057818"/>
      <w:proofErr w:type="spellStart"/>
      <w:ins w:id="686" w:author="ilham.nur@office.ui.ac.id" w:date="2022-09-14T13:28:00Z">
        <w:r>
          <w:t>Tabel</w:t>
        </w:r>
        <w:proofErr w:type="spellEnd"/>
        <w:r>
          <w:t xml:space="preserve"> </w:t>
        </w:r>
        <w:r>
          <w:fldChar w:fldCharType="begin"/>
        </w:r>
        <w:r>
          <w:instrText xml:space="preserve"> STYLEREF 1 \s </w:instrText>
        </w:r>
      </w:ins>
      <w:r>
        <w:fldChar w:fldCharType="separate"/>
      </w:r>
      <w:r w:rsidR="005D65BB">
        <w:rPr>
          <w:noProof/>
        </w:rPr>
        <w:t>2</w:t>
      </w:r>
      <w:ins w:id="687" w:author="ilham.nur@office.ui.ac.id" w:date="2022-09-14T13:28:00Z">
        <w:r>
          <w:fldChar w:fldCharType="end"/>
        </w:r>
        <w:r>
          <w:t>.</w:t>
        </w:r>
        <w:r>
          <w:fldChar w:fldCharType="begin"/>
        </w:r>
        <w:r>
          <w:instrText xml:space="preserve"> SEQ Tabel \* ARABIC \s 1 </w:instrText>
        </w:r>
      </w:ins>
      <w:r>
        <w:fldChar w:fldCharType="separate"/>
      </w:r>
      <w:ins w:id="688" w:author="ilham.nur@office.ui.ac.id" w:date="2022-09-28T20:06:00Z">
        <w:r w:rsidR="005D65BB">
          <w:rPr>
            <w:noProof/>
          </w:rPr>
          <w:t>2</w:t>
        </w:r>
      </w:ins>
      <w:ins w:id="689" w:author="ilham.nur@office.ui.ac.id" w:date="2022-09-14T13:28:00Z">
        <w:r>
          <w:fldChar w:fldCharType="end"/>
        </w:r>
        <w:bookmarkEnd w:id="684"/>
        <w:r>
          <w:t xml:space="preserve"> </w:t>
        </w:r>
        <w:proofErr w:type="spellStart"/>
        <w:r>
          <w:t>Perbandingan</w:t>
        </w:r>
        <w:proofErr w:type="spellEnd"/>
        <w:r>
          <w:t xml:space="preserve"> SIMP </w:t>
        </w:r>
        <w:proofErr w:type="spellStart"/>
        <w:r>
          <w:t>Komersial</w:t>
        </w:r>
        <w:proofErr w:type="spellEnd"/>
        <w:r>
          <w:t xml:space="preserve"> </w:t>
        </w:r>
        <w:proofErr w:type="spellStart"/>
        <w:r>
          <w:t>berdasarkan</w:t>
        </w:r>
        <w:proofErr w:type="spellEnd"/>
        <w:r>
          <w:t xml:space="preserve"> </w:t>
        </w:r>
        <w:proofErr w:type="spellStart"/>
        <w:r>
          <w:t>kelebihan</w:t>
        </w:r>
        <w:proofErr w:type="spellEnd"/>
        <w:r>
          <w:t xml:space="preserve"> dan </w:t>
        </w:r>
        <w:proofErr w:type="spellStart"/>
        <w:r>
          <w:t>kekurangan</w:t>
        </w:r>
      </w:ins>
      <w:proofErr w:type="spellEnd"/>
      <w:ins w:id="690" w:author="ilham.nur@office.ui.ac.id" w:date="2022-09-14T14:19:00Z">
        <w:r w:rsidR="005A0BC0" w:rsidRPr="005A0BC0">
          <w:t xml:space="preserve"> </w:t>
        </w:r>
      </w:ins>
      <w:ins w:id="691"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685"/>
      <w:ins w:id="692"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693"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694">
          <w:tblGrid>
            <w:gridCol w:w="2831"/>
            <w:gridCol w:w="2831"/>
            <w:gridCol w:w="2832"/>
          </w:tblGrid>
        </w:tblGridChange>
      </w:tblGrid>
      <w:tr w:rsidR="009A23F0" w14:paraId="271C1974" w14:textId="77777777" w:rsidTr="004C3472">
        <w:trPr>
          <w:tblHeader/>
          <w:ins w:id="695" w:author="ilham.nur@office.ui.ac.id" w:date="2022-09-14T13:27:00Z"/>
        </w:trPr>
        <w:tc>
          <w:tcPr>
            <w:tcW w:w="2831" w:type="dxa"/>
            <w:tcPrChange w:id="696" w:author="ilham.nur@office.ui.ac.id" w:date="2022-09-14T17:29:00Z">
              <w:tcPr>
                <w:tcW w:w="2831" w:type="dxa"/>
              </w:tcPr>
            </w:tcPrChange>
          </w:tcPr>
          <w:p w14:paraId="68F0E569" w14:textId="5B64C9AA" w:rsidR="009A23F0" w:rsidRPr="00CC408D" w:rsidRDefault="003945E1" w:rsidP="00823B22">
            <w:pPr>
              <w:spacing w:line="360" w:lineRule="auto"/>
              <w:rPr>
                <w:ins w:id="697" w:author="ilham.nur@office.ui.ac.id" w:date="2022-09-14T13:27:00Z"/>
                <w:b/>
                <w:bCs/>
                <w:rPrChange w:id="698" w:author="ilham.nur@office.ui.ac.id" w:date="2022-09-14T13:30:00Z">
                  <w:rPr>
                    <w:ins w:id="699" w:author="ilham.nur@office.ui.ac.id" w:date="2022-09-14T13:27:00Z"/>
                  </w:rPr>
                </w:rPrChange>
              </w:rPr>
            </w:pPr>
            <w:ins w:id="700" w:author="ilham.nur@office.ui.ac.id" w:date="2022-09-14T13:27:00Z">
              <w:r w:rsidRPr="00CC408D">
                <w:rPr>
                  <w:b/>
                  <w:bCs/>
                  <w:rPrChange w:id="701" w:author="ilham.nur@office.ui.ac.id" w:date="2022-09-14T13:30:00Z">
                    <w:rPr/>
                  </w:rPrChange>
                </w:rPr>
                <w:t>Nama SIMP</w:t>
              </w:r>
            </w:ins>
          </w:p>
        </w:tc>
        <w:tc>
          <w:tcPr>
            <w:tcW w:w="2831" w:type="dxa"/>
            <w:tcPrChange w:id="702" w:author="ilham.nur@office.ui.ac.id" w:date="2022-09-14T17:29:00Z">
              <w:tcPr>
                <w:tcW w:w="2831" w:type="dxa"/>
              </w:tcPr>
            </w:tcPrChange>
          </w:tcPr>
          <w:p w14:paraId="7C9DCAA7" w14:textId="67066347" w:rsidR="009A23F0" w:rsidRPr="00CC408D" w:rsidRDefault="003945E1" w:rsidP="00823B22">
            <w:pPr>
              <w:spacing w:line="360" w:lineRule="auto"/>
              <w:rPr>
                <w:ins w:id="703" w:author="ilham.nur@office.ui.ac.id" w:date="2022-09-14T13:27:00Z"/>
                <w:b/>
                <w:bCs/>
                <w:i/>
                <w:iCs/>
                <w:rPrChange w:id="704" w:author="ilham.nur@office.ui.ac.id" w:date="2022-09-14T13:30:00Z">
                  <w:rPr>
                    <w:ins w:id="705" w:author="ilham.nur@office.ui.ac.id" w:date="2022-09-14T13:27:00Z"/>
                  </w:rPr>
                </w:rPrChange>
              </w:rPr>
            </w:pPr>
            <w:ins w:id="706" w:author="ilham.nur@office.ui.ac.id" w:date="2022-09-14T13:27:00Z">
              <w:r w:rsidRPr="00CC408D">
                <w:rPr>
                  <w:b/>
                  <w:bCs/>
                  <w:i/>
                  <w:iCs/>
                  <w:rPrChange w:id="707" w:author="ilham.nur@office.ui.ac.id" w:date="2022-09-14T13:30:00Z">
                    <w:rPr>
                      <w:i/>
                      <w:iCs/>
                    </w:rPr>
                  </w:rPrChange>
                </w:rPr>
                <w:t>Core Strength</w:t>
              </w:r>
            </w:ins>
          </w:p>
        </w:tc>
        <w:tc>
          <w:tcPr>
            <w:tcW w:w="2832" w:type="dxa"/>
            <w:tcPrChange w:id="708" w:author="ilham.nur@office.ui.ac.id" w:date="2022-09-14T17:29:00Z">
              <w:tcPr>
                <w:tcW w:w="2832" w:type="dxa"/>
              </w:tcPr>
            </w:tcPrChange>
          </w:tcPr>
          <w:p w14:paraId="4C745CE2" w14:textId="5D1B2530" w:rsidR="009A23F0" w:rsidRPr="00CC408D" w:rsidRDefault="003945E1" w:rsidP="00823B22">
            <w:pPr>
              <w:spacing w:line="360" w:lineRule="auto"/>
              <w:rPr>
                <w:ins w:id="709" w:author="ilham.nur@office.ui.ac.id" w:date="2022-09-14T13:27:00Z"/>
                <w:b/>
                <w:bCs/>
                <w:rPrChange w:id="710" w:author="ilham.nur@office.ui.ac.id" w:date="2022-09-14T13:30:00Z">
                  <w:rPr>
                    <w:ins w:id="711" w:author="ilham.nur@office.ui.ac.id" w:date="2022-09-14T13:27:00Z"/>
                  </w:rPr>
                </w:rPrChange>
              </w:rPr>
            </w:pPr>
            <w:proofErr w:type="spellStart"/>
            <w:ins w:id="712" w:author="ilham.nur@office.ui.ac.id" w:date="2022-09-14T13:27:00Z">
              <w:r w:rsidRPr="00CC408D">
                <w:rPr>
                  <w:b/>
                  <w:bCs/>
                  <w:rPrChange w:id="713" w:author="ilham.nur@office.ui.ac.id" w:date="2022-09-14T13:30:00Z">
                    <w:rPr/>
                  </w:rPrChange>
                </w:rPr>
                <w:t>Kelemahan</w:t>
              </w:r>
              <w:proofErr w:type="spellEnd"/>
            </w:ins>
          </w:p>
        </w:tc>
      </w:tr>
      <w:tr w:rsidR="009A23F0" w14:paraId="4F70B5AA" w14:textId="77777777" w:rsidTr="00CC408D">
        <w:trPr>
          <w:ins w:id="714" w:author="ilham.nur@office.ui.ac.id" w:date="2022-09-14T13:27:00Z"/>
        </w:trPr>
        <w:tc>
          <w:tcPr>
            <w:tcW w:w="2831" w:type="dxa"/>
            <w:tcPrChange w:id="715" w:author="ilham.nur@office.ui.ac.id" w:date="2022-09-14T13:30:00Z">
              <w:tcPr>
                <w:tcW w:w="2831" w:type="dxa"/>
              </w:tcPr>
            </w:tcPrChange>
          </w:tcPr>
          <w:p w14:paraId="7C093853" w14:textId="7D730558" w:rsidR="009A23F0" w:rsidRDefault="003945E1" w:rsidP="00823B22">
            <w:pPr>
              <w:spacing w:line="360" w:lineRule="auto"/>
              <w:rPr>
                <w:ins w:id="716" w:author="ilham.nur@office.ui.ac.id" w:date="2022-09-14T13:27:00Z"/>
              </w:rPr>
            </w:pPr>
            <w:ins w:id="717" w:author="ilham.nur@office.ui.ac.id" w:date="2022-09-14T13:29:00Z">
              <w:r>
                <w:t>Microsoft Project</w:t>
              </w:r>
            </w:ins>
          </w:p>
        </w:tc>
        <w:tc>
          <w:tcPr>
            <w:tcW w:w="2831" w:type="dxa"/>
            <w:tcPrChange w:id="718"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719" w:author="ilham.nur@office.ui.ac.id" w:date="2022-09-14T13:29:00Z"/>
              </w:rPr>
            </w:pPr>
            <w:proofErr w:type="spellStart"/>
            <w:ins w:id="720" w:author="ilham.nur@office.ui.ac.id" w:date="2022-09-14T13:29:00Z">
              <w:r>
                <w:t>Penjadwalan</w:t>
              </w:r>
              <w:proofErr w:type="spellEnd"/>
            </w:ins>
          </w:p>
          <w:p w14:paraId="244552B8" w14:textId="2AAFFA8D" w:rsidR="003945E1" w:rsidRDefault="003945E1" w:rsidP="003945E1">
            <w:pPr>
              <w:pStyle w:val="ListParagraph"/>
              <w:numPr>
                <w:ilvl w:val="0"/>
                <w:numId w:val="25"/>
              </w:numPr>
              <w:spacing w:line="360" w:lineRule="auto"/>
              <w:rPr>
                <w:ins w:id="721" w:author="ilham.nur@office.ui.ac.id" w:date="2022-09-14T13:29:00Z"/>
              </w:rPr>
            </w:pPr>
            <w:proofErr w:type="spellStart"/>
            <w:ins w:id="722" w:author="ilham.nur@office.ui.ac.id" w:date="2022-09-14T13:29:00Z">
              <w:r>
                <w:t>Biaya</w:t>
              </w:r>
              <w:proofErr w:type="spellEnd"/>
              <w:r>
                <w:t xml:space="preserve"> yang </w:t>
              </w:r>
              <w:proofErr w:type="spellStart"/>
              <w:r>
                <w:t>terjangkau</w:t>
              </w:r>
              <w:proofErr w:type="spellEnd"/>
            </w:ins>
          </w:p>
          <w:p w14:paraId="1DAD8214" w14:textId="77777777" w:rsidR="003945E1" w:rsidRDefault="003945E1" w:rsidP="003945E1">
            <w:pPr>
              <w:pStyle w:val="ListParagraph"/>
              <w:numPr>
                <w:ilvl w:val="0"/>
                <w:numId w:val="25"/>
              </w:numPr>
              <w:spacing w:line="360" w:lineRule="auto"/>
              <w:rPr>
                <w:ins w:id="723" w:author="ilham.nur@office.ui.ac.id" w:date="2022-09-14T13:29:00Z"/>
              </w:rPr>
            </w:pPr>
            <w:proofErr w:type="spellStart"/>
            <w:ins w:id="724" w:author="ilham.nur@office.ui.ac.id" w:date="2022-09-14T13:29:00Z">
              <w:r>
                <w:t>Mudah</w:t>
              </w:r>
              <w:proofErr w:type="spellEnd"/>
              <w:r>
                <w:t xml:space="preserve"> untuk </w:t>
              </w:r>
              <w:proofErr w:type="spellStart"/>
              <w:r>
                <w:t>digunakan</w:t>
              </w:r>
              <w:proofErr w:type="spellEnd"/>
            </w:ins>
          </w:p>
          <w:p w14:paraId="08C2C968" w14:textId="30BB3618" w:rsidR="003945E1" w:rsidRDefault="003945E1">
            <w:pPr>
              <w:pStyle w:val="ListParagraph"/>
              <w:numPr>
                <w:ilvl w:val="0"/>
                <w:numId w:val="25"/>
              </w:numPr>
              <w:spacing w:line="360" w:lineRule="auto"/>
              <w:rPr>
                <w:ins w:id="725" w:author="ilham.nur@office.ui.ac.id" w:date="2022-09-14T13:27:00Z"/>
              </w:rPr>
              <w:pPrChange w:id="726" w:author="ilham.nur@office.ui.ac.id" w:date="2022-09-14T13:29:00Z">
                <w:pPr>
                  <w:spacing w:line="360" w:lineRule="auto"/>
                </w:pPr>
              </w:pPrChange>
            </w:pPr>
            <w:proofErr w:type="spellStart"/>
            <w:ins w:id="727" w:author="ilham.nur@office.ui.ac.id" w:date="2022-09-14T13:29:00Z">
              <w:r>
                <w:t>Digunakan</w:t>
              </w:r>
              <w:proofErr w:type="spellEnd"/>
              <w:r>
                <w:t xml:space="preserve"> pada </w:t>
              </w:r>
            </w:ins>
            <w:proofErr w:type="spellStart"/>
            <w:ins w:id="728" w:author="ilham.nur@office.ui.ac.id" w:date="2022-09-14T13:30:00Z">
              <w:r w:rsidR="00CC408D">
                <w:t>hampir</w:t>
              </w:r>
            </w:ins>
            <w:proofErr w:type="spellEnd"/>
            <w:ins w:id="729" w:author="ilham.nur@office.ui.ac.id" w:date="2022-09-14T13:29:00Z">
              <w:r>
                <w:t xml:space="preserve"> </w:t>
              </w:r>
              <w:proofErr w:type="spellStart"/>
              <w:r>
                <w:t>seluruh</w:t>
              </w:r>
              <w:proofErr w:type="spellEnd"/>
              <w:r>
                <w:t xml:space="preserve"> </w:t>
              </w:r>
              <w:proofErr w:type="spellStart"/>
              <w:r>
                <w:t>industri</w:t>
              </w:r>
            </w:ins>
            <w:proofErr w:type="spellEnd"/>
          </w:p>
        </w:tc>
        <w:tc>
          <w:tcPr>
            <w:tcW w:w="2832" w:type="dxa"/>
            <w:tcPrChange w:id="730" w:author="ilham.nur@office.ui.ac.id" w:date="2022-09-14T13:30:00Z">
              <w:tcPr>
                <w:tcW w:w="2832" w:type="dxa"/>
              </w:tcPr>
            </w:tcPrChange>
          </w:tcPr>
          <w:p w14:paraId="46D492B0" w14:textId="77777777" w:rsidR="003945E1" w:rsidRDefault="003945E1" w:rsidP="003945E1">
            <w:pPr>
              <w:pStyle w:val="ListParagraph"/>
              <w:numPr>
                <w:ilvl w:val="0"/>
                <w:numId w:val="25"/>
              </w:numPr>
              <w:rPr>
                <w:ins w:id="731" w:author="ilham.nur@office.ui.ac.id" w:date="2022-09-14T13:30:00Z"/>
              </w:rPr>
            </w:pPr>
            <w:ins w:id="732" w:author="ilham.nur@office.ui.ac.id" w:date="2022-09-14T13:30: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r>
                <w:t xml:space="preserve"> dan </w:t>
              </w:r>
              <w:proofErr w:type="spellStart"/>
              <w:r>
                <w:t>manajemen</w:t>
              </w:r>
              <w:proofErr w:type="spellEnd"/>
              <w:r>
                <w:t xml:space="preserve"> </w:t>
              </w:r>
              <w:proofErr w:type="spellStart"/>
              <w:r>
                <w:t>risiko</w:t>
              </w:r>
              <w:proofErr w:type="spellEnd"/>
              <w:r w:rsidR="00BC3EA3">
                <w:t>.</w:t>
              </w:r>
            </w:ins>
          </w:p>
          <w:p w14:paraId="33B55AFF" w14:textId="4F3AA926" w:rsidR="00BC3EA3" w:rsidRPr="003945E1" w:rsidRDefault="00BC3EA3">
            <w:pPr>
              <w:pStyle w:val="ListParagraph"/>
              <w:numPr>
                <w:ilvl w:val="0"/>
                <w:numId w:val="25"/>
              </w:numPr>
              <w:rPr>
                <w:ins w:id="733" w:author="ilham.nur@office.ui.ac.id" w:date="2022-09-14T13:27:00Z"/>
              </w:rPr>
              <w:pPrChange w:id="734" w:author="ilham.nur@office.ui.ac.id" w:date="2022-09-14T13:30:00Z">
                <w:pPr>
                  <w:spacing w:line="360" w:lineRule="auto"/>
                </w:pPr>
              </w:pPrChange>
            </w:pPr>
            <w:ins w:id="735" w:author="ilham.nur@office.ui.ac.id" w:date="2022-09-14T13:30:00Z">
              <w:r>
                <w:t xml:space="preserve">Proses input data dilakukan </w:t>
              </w:r>
              <w:proofErr w:type="spellStart"/>
              <w:r>
                <w:t>secara</w:t>
              </w:r>
              <w:proofErr w:type="spellEnd"/>
              <w:r>
                <w:t xml:space="preserve"> </w:t>
              </w:r>
              <w:proofErr w:type="spellStart"/>
              <w:r>
                <w:t>teks</w:t>
              </w:r>
              <w:proofErr w:type="spellEnd"/>
              <w:r>
                <w:t xml:space="preserve"> dan </w:t>
              </w:r>
              <w:proofErr w:type="spellStart"/>
              <w:r>
                <w:t>belum</w:t>
              </w:r>
              <w:proofErr w:type="spellEnd"/>
              <w:r>
                <w:t xml:space="preserve"> </w:t>
              </w:r>
              <w:proofErr w:type="spellStart"/>
              <w:r>
                <w:t>dapat</w:t>
              </w:r>
              <w:proofErr w:type="spellEnd"/>
              <w:r>
                <w:t xml:space="preserve"> dilakukan </w:t>
              </w:r>
              <w:proofErr w:type="spellStart"/>
              <w:r>
                <w:t>secara</w:t>
              </w:r>
              <w:proofErr w:type="spellEnd"/>
              <w:r>
                <w:t xml:space="preserve"> </w:t>
              </w:r>
              <w:r>
                <w:rPr>
                  <w:i/>
                  <w:iCs/>
                </w:rPr>
                <w:t>graphical user interface</w:t>
              </w:r>
            </w:ins>
          </w:p>
        </w:tc>
      </w:tr>
      <w:tr w:rsidR="00F4427F" w14:paraId="54909354" w14:textId="77777777" w:rsidTr="00CC408D">
        <w:trPr>
          <w:ins w:id="736" w:author="ilham.nur@office.ui.ac.id" w:date="2022-09-14T13:33:00Z"/>
        </w:trPr>
        <w:tc>
          <w:tcPr>
            <w:tcW w:w="2831" w:type="dxa"/>
          </w:tcPr>
          <w:p w14:paraId="66C15D01" w14:textId="3D74D8C7" w:rsidR="00F4427F" w:rsidRDefault="00C97F4F" w:rsidP="00823B22">
            <w:pPr>
              <w:spacing w:line="360" w:lineRule="auto"/>
              <w:rPr>
                <w:ins w:id="737" w:author="ilham.nur@office.ui.ac.id" w:date="2022-09-14T13:33:00Z"/>
              </w:rPr>
            </w:pPr>
            <w:ins w:id="738"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739" w:author="ilham.nur@office.ui.ac.id" w:date="2022-09-14T14:18:00Z"/>
              </w:rPr>
            </w:pPr>
            <w:proofErr w:type="spellStart"/>
            <w:ins w:id="740" w:author="ilham.nur@office.ui.ac.id" w:date="2022-09-14T14:18:00Z">
              <w:r>
                <w:t>Penjadwalan</w:t>
              </w:r>
              <w:proofErr w:type="spellEnd"/>
            </w:ins>
          </w:p>
          <w:p w14:paraId="4540FBB1" w14:textId="77777777" w:rsidR="00C97F4F" w:rsidRDefault="00C97F4F" w:rsidP="003945E1">
            <w:pPr>
              <w:pStyle w:val="ListParagraph"/>
              <w:numPr>
                <w:ilvl w:val="0"/>
                <w:numId w:val="25"/>
              </w:numPr>
              <w:spacing w:line="360" w:lineRule="auto"/>
              <w:rPr>
                <w:ins w:id="741" w:author="ilham.nur@office.ui.ac.id" w:date="2022-09-14T14:18:00Z"/>
              </w:rPr>
            </w:pPr>
            <w:proofErr w:type="spellStart"/>
            <w:ins w:id="742" w:author="ilham.nur@office.ui.ac.id" w:date="2022-09-14T14:18:00Z">
              <w:r>
                <w:t>Manajemen</w:t>
              </w:r>
              <w:proofErr w:type="spellEnd"/>
              <w:r>
                <w:t xml:space="preserve"> </w:t>
              </w:r>
              <w:proofErr w:type="spellStart"/>
              <w:r>
                <w:t>sumber</w:t>
              </w:r>
              <w:proofErr w:type="spellEnd"/>
              <w:r>
                <w:t xml:space="preserve"> </w:t>
              </w:r>
              <w:proofErr w:type="spellStart"/>
              <w:r>
                <w:t>daya</w:t>
              </w:r>
              <w:proofErr w:type="spellEnd"/>
            </w:ins>
          </w:p>
          <w:p w14:paraId="00714E43" w14:textId="023D1F4C" w:rsidR="00C97F4F" w:rsidRDefault="00C97F4F" w:rsidP="003945E1">
            <w:pPr>
              <w:pStyle w:val="ListParagraph"/>
              <w:numPr>
                <w:ilvl w:val="0"/>
                <w:numId w:val="25"/>
              </w:numPr>
              <w:spacing w:line="360" w:lineRule="auto"/>
              <w:rPr>
                <w:ins w:id="743" w:author="ilham.nur@office.ui.ac.id" w:date="2022-09-14T14:19:00Z"/>
              </w:rPr>
            </w:pPr>
            <w:proofErr w:type="spellStart"/>
            <w:ins w:id="744" w:author="ilham.nur@office.ui.ac.id" w:date="2022-09-14T14:18:00Z">
              <w:r>
                <w:t>Manajemen</w:t>
              </w:r>
              <w:proofErr w:type="spellEnd"/>
              <w:r>
                <w:t xml:space="preserve"> </w:t>
              </w:r>
            </w:ins>
            <w:ins w:id="745"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746" w:author="ilham.nur@office.ui.ac.id" w:date="2022-09-14T13:33:00Z"/>
              </w:rPr>
            </w:pPr>
            <w:ins w:id="747" w:author="ilham.nur@office.ui.ac.id" w:date="2022-09-14T14:19:00Z">
              <w:r>
                <w:t xml:space="preserve">Analisa </w:t>
              </w:r>
              <w:proofErr w:type="spellStart"/>
              <w:r>
                <w:t>risiko</w:t>
              </w:r>
            </w:ins>
            <w:proofErr w:type="spellEnd"/>
          </w:p>
        </w:tc>
        <w:tc>
          <w:tcPr>
            <w:tcW w:w="2832" w:type="dxa"/>
          </w:tcPr>
          <w:p w14:paraId="072F3821" w14:textId="77777777" w:rsidR="00F4427F" w:rsidRDefault="00C97F4F" w:rsidP="003945E1">
            <w:pPr>
              <w:pStyle w:val="ListParagraph"/>
              <w:numPr>
                <w:ilvl w:val="0"/>
                <w:numId w:val="25"/>
              </w:numPr>
              <w:rPr>
                <w:ins w:id="748" w:author="ilham.nur@office.ui.ac.id" w:date="2022-09-14T14:19:00Z"/>
              </w:rPr>
            </w:pPr>
            <w:ins w:id="749" w:author="ilham.nur@office.ui.ac.id" w:date="2022-09-14T14:19: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ins>
          </w:p>
          <w:p w14:paraId="33F18BE5" w14:textId="01CC6465" w:rsidR="00C97F4F" w:rsidRDefault="00C97F4F" w:rsidP="003945E1">
            <w:pPr>
              <w:pStyle w:val="ListParagraph"/>
              <w:numPr>
                <w:ilvl w:val="0"/>
                <w:numId w:val="25"/>
              </w:numPr>
              <w:rPr>
                <w:ins w:id="750" w:author="ilham.nur@office.ui.ac.id" w:date="2022-09-14T13:33:00Z"/>
              </w:rPr>
            </w:pPr>
            <w:ins w:id="751" w:author="ilham.nur@office.ui.ac.id" w:date="2022-09-14T14:19:00Z">
              <w:r>
                <w:t xml:space="preserve">Belum </w:t>
              </w:r>
              <w:proofErr w:type="spellStart"/>
              <w:r>
                <w:t>ada</w:t>
              </w:r>
              <w:proofErr w:type="spellEnd"/>
              <w:r>
                <w:t xml:space="preserve"> </w:t>
              </w:r>
              <w:proofErr w:type="spellStart"/>
              <w:r>
                <w:t>mekanisme</w:t>
              </w:r>
              <w:proofErr w:type="spellEnd"/>
              <w:r>
                <w:t xml:space="preserve"> </w:t>
              </w:r>
              <w:r w:rsidRPr="00C97F4F">
                <w:rPr>
                  <w:i/>
                  <w:iCs/>
                  <w:rPrChange w:id="752" w:author="ilham.nur@office.ui.ac.id" w:date="2022-09-14T14:19:00Z">
                    <w:rPr/>
                  </w:rPrChange>
                </w:rPr>
                <w:t>workflow</w:t>
              </w:r>
            </w:ins>
          </w:p>
        </w:tc>
      </w:tr>
      <w:tr w:rsidR="00214CF6" w14:paraId="66DB2CF8" w14:textId="77777777" w:rsidTr="00CC408D">
        <w:trPr>
          <w:ins w:id="753" w:author="ilham.nur@office.ui.ac.id" w:date="2022-09-14T14:21:00Z"/>
        </w:trPr>
        <w:tc>
          <w:tcPr>
            <w:tcW w:w="2831" w:type="dxa"/>
          </w:tcPr>
          <w:p w14:paraId="7DF6497D" w14:textId="21F9F1DC" w:rsidR="00214CF6" w:rsidRDefault="00E73855" w:rsidP="00823B22">
            <w:pPr>
              <w:spacing w:line="360" w:lineRule="auto"/>
              <w:rPr>
                <w:ins w:id="754" w:author="ilham.nur@office.ui.ac.id" w:date="2022-09-14T14:21:00Z"/>
              </w:rPr>
            </w:pPr>
            <w:ins w:id="755"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756" w:author="ilham.nur@office.ui.ac.id" w:date="2022-09-14T17:28:00Z"/>
              </w:rPr>
            </w:pPr>
            <w:proofErr w:type="spellStart"/>
            <w:ins w:id="757" w:author="ilham.nur@office.ui.ac.id" w:date="2022-09-14T17:28:00Z">
              <w:r>
                <w:t>Manajemen</w:t>
              </w:r>
              <w:proofErr w:type="spellEnd"/>
              <w:r>
                <w:t xml:space="preserve"> </w:t>
              </w:r>
              <w:proofErr w:type="spellStart"/>
              <w:r>
                <w:t>pembiayaan</w:t>
              </w:r>
              <w:proofErr w:type="spellEnd"/>
            </w:ins>
          </w:p>
          <w:p w14:paraId="43039802" w14:textId="11ED9773" w:rsidR="00804E8C" w:rsidRDefault="00804E8C" w:rsidP="003945E1">
            <w:pPr>
              <w:pStyle w:val="ListParagraph"/>
              <w:numPr>
                <w:ilvl w:val="0"/>
                <w:numId w:val="25"/>
              </w:numPr>
              <w:spacing w:line="360" w:lineRule="auto"/>
              <w:rPr>
                <w:ins w:id="758" w:author="ilham.nur@office.ui.ac.id" w:date="2022-09-14T17:28:00Z"/>
              </w:rPr>
            </w:pPr>
            <w:proofErr w:type="spellStart"/>
            <w:ins w:id="759" w:author="ilham.nur@office.ui.ac.id" w:date="2022-09-14T17:28:00Z">
              <w:r>
                <w:t>Penjadwalan</w:t>
              </w:r>
              <w:proofErr w:type="spellEnd"/>
            </w:ins>
          </w:p>
          <w:p w14:paraId="6C6E4E66" w14:textId="6BEF1A47" w:rsidR="00804E8C" w:rsidRDefault="00804E8C" w:rsidP="003945E1">
            <w:pPr>
              <w:pStyle w:val="ListParagraph"/>
              <w:numPr>
                <w:ilvl w:val="0"/>
                <w:numId w:val="25"/>
              </w:numPr>
              <w:spacing w:line="360" w:lineRule="auto"/>
              <w:rPr>
                <w:ins w:id="760" w:author="ilham.nur@office.ui.ac.id" w:date="2022-09-14T14:21:00Z"/>
              </w:rPr>
            </w:pPr>
            <w:ins w:id="761"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762" w:author="ilham.nur@office.ui.ac.id" w:date="2022-09-14T17:29:00Z"/>
              </w:rPr>
            </w:pPr>
            <w:proofErr w:type="spellStart"/>
            <w:ins w:id="763" w:author="ilham.nur@office.ui.ac.id" w:date="2022-09-14T17:28:00Z">
              <w:r>
                <w:t>Man</w:t>
              </w:r>
            </w:ins>
            <w:ins w:id="764" w:author="ilham.nur@office.ui.ac.id" w:date="2022-09-14T17:29:00Z">
              <w:r>
                <w:t>ajemen</w:t>
              </w:r>
              <w:proofErr w:type="spellEnd"/>
              <w:r>
                <w:t xml:space="preserve"> portfolio</w:t>
              </w:r>
            </w:ins>
          </w:p>
          <w:p w14:paraId="6E2892D5" w14:textId="210502FD" w:rsidR="00861C2F" w:rsidRDefault="00861C2F" w:rsidP="003945E1">
            <w:pPr>
              <w:pStyle w:val="ListParagraph"/>
              <w:numPr>
                <w:ilvl w:val="0"/>
                <w:numId w:val="25"/>
              </w:numPr>
              <w:rPr>
                <w:ins w:id="765" w:author="ilham.nur@office.ui.ac.id" w:date="2022-09-14T17:28:00Z"/>
              </w:rPr>
            </w:pPr>
            <w:proofErr w:type="spellStart"/>
            <w:ins w:id="766" w:author="ilham.nur@office.ui.ac.id" w:date="2022-09-14T17:29:00Z">
              <w:r>
                <w:t>Manajemen</w:t>
              </w:r>
              <w:proofErr w:type="spellEnd"/>
              <w:r>
                <w:t xml:space="preserve"> dokumentasi</w:t>
              </w:r>
            </w:ins>
          </w:p>
          <w:p w14:paraId="5EC280FC" w14:textId="27E1B32D" w:rsidR="00861C2F" w:rsidRDefault="00861C2F">
            <w:pPr>
              <w:rPr>
                <w:ins w:id="767" w:author="ilham.nur@office.ui.ac.id" w:date="2022-09-14T14:21:00Z"/>
              </w:rPr>
              <w:pPrChange w:id="768" w:author="ilham.nur@office.ui.ac.id" w:date="2022-09-14T17:28:00Z">
                <w:pPr>
                  <w:pStyle w:val="ListParagraph"/>
                  <w:numPr>
                    <w:numId w:val="25"/>
                  </w:numPr>
                  <w:ind w:hanging="360"/>
                </w:pPr>
              </w:pPrChange>
            </w:pPr>
          </w:p>
        </w:tc>
      </w:tr>
      <w:tr w:rsidR="006A49A3" w14:paraId="3B15E6B1" w14:textId="77777777" w:rsidTr="00CC408D">
        <w:trPr>
          <w:ins w:id="769" w:author="ilham.nur@office.ui.ac.id" w:date="2022-09-14T17:37:00Z"/>
        </w:trPr>
        <w:tc>
          <w:tcPr>
            <w:tcW w:w="2831" w:type="dxa"/>
          </w:tcPr>
          <w:p w14:paraId="4DE6DDE3" w14:textId="5363FEE9" w:rsidR="006A49A3" w:rsidRDefault="000D7873" w:rsidP="00823B22">
            <w:pPr>
              <w:spacing w:line="360" w:lineRule="auto"/>
              <w:rPr>
                <w:ins w:id="770" w:author="ilham.nur@office.ui.ac.id" w:date="2022-09-14T17:37:00Z"/>
              </w:rPr>
            </w:pPr>
            <w:ins w:id="771"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772" w:author="ilham.nur@office.ui.ac.id" w:date="2022-09-14T17:37:00Z"/>
              </w:rPr>
            </w:pPr>
            <w:proofErr w:type="spellStart"/>
            <w:ins w:id="773" w:author="ilham.nur@office.ui.ac.id" w:date="2022-09-14T17:37:00Z">
              <w:r>
                <w:t>Manajemen</w:t>
              </w:r>
              <w:proofErr w:type="spellEnd"/>
              <w:r>
                <w:t xml:space="preserve"> dokumentasi</w:t>
              </w:r>
            </w:ins>
          </w:p>
          <w:p w14:paraId="2457DF14" w14:textId="77777777" w:rsidR="000D7873" w:rsidRDefault="000D7873" w:rsidP="003945E1">
            <w:pPr>
              <w:pStyle w:val="ListParagraph"/>
              <w:numPr>
                <w:ilvl w:val="0"/>
                <w:numId w:val="25"/>
              </w:numPr>
              <w:spacing w:line="360" w:lineRule="auto"/>
              <w:rPr>
                <w:ins w:id="774" w:author="ilham.nur@office.ui.ac.id" w:date="2022-09-14T17:37:00Z"/>
              </w:rPr>
            </w:pPr>
            <w:proofErr w:type="spellStart"/>
            <w:ins w:id="775" w:author="ilham.nur@office.ui.ac.id" w:date="2022-09-14T17:37:00Z">
              <w:r>
                <w:t>Manajemen</w:t>
              </w:r>
              <w:proofErr w:type="spellEnd"/>
              <w:r>
                <w:t xml:space="preserve"> </w:t>
              </w:r>
              <w:proofErr w:type="spellStart"/>
              <w:r>
                <w:t>alur</w:t>
              </w:r>
              <w:proofErr w:type="spellEnd"/>
              <w:r>
                <w:t xml:space="preserve"> </w:t>
              </w:r>
              <w:proofErr w:type="spellStart"/>
              <w:r>
                <w:t>pekerjaan</w:t>
              </w:r>
              <w:proofErr w:type="spellEnd"/>
            </w:ins>
          </w:p>
          <w:p w14:paraId="2CDB237C" w14:textId="68A971FA" w:rsidR="000D7873" w:rsidRDefault="000D7873" w:rsidP="003945E1">
            <w:pPr>
              <w:pStyle w:val="ListParagraph"/>
              <w:numPr>
                <w:ilvl w:val="0"/>
                <w:numId w:val="25"/>
              </w:numPr>
              <w:spacing w:line="360" w:lineRule="auto"/>
              <w:rPr>
                <w:ins w:id="776" w:author="ilham.nur@office.ui.ac.id" w:date="2022-09-14T17:37:00Z"/>
              </w:rPr>
            </w:pPr>
            <w:proofErr w:type="spellStart"/>
            <w:ins w:id="777" w:author="ilham.nur@office.ui.ac.id" w:date="2022-09-14T17:37:00Z">
              <w:r>
                <w:t>Manajemen</w:t>
              </w:r>
              <w:proofErr w:type="spellEnd"/>
              <w:r>
                <w:t xml:space="preserve"> </w:t>
              </w:r>
              <w:proofErr w:type="spellStart"/>
              <w:r>
                <w:t>pekerjaan</w:t>
              </w:r>
              <w:proofErr w:type="spellEnd"/>
              <w:r>
                <w:t xml:space="preserve"> </w:t>
              </w:r>
              <w:proofErr w:type="spellStart"/>
              <w:r>
                <w:t>lapangan</w:t>
              </w:r>
              <w:proofErr w:type="spellEnd"/>
            </w:ins>
          </w:p>
        </w:tc>
        <w:tc>
          <w:tcPr>
            <w:tcW w:w="2832" w:type="dxa"/>
          </w:tcPr>
          <w:p w14:paraId="269208E2" w14:textId="77777777" w:rsidR="006A49A3" w:rsidRDefault="000D7873" w:rsidP="003945E1">
            <w:pPr>
              <w:pStyle w:val="ListParagraph"/>
              <w:numPr>
                <w:ilvl w:val="0"/>
                <w:numId w:val="25"/>
              </w:numPr>
              <w:rPr>
                <w:ins w:id="778" w:author="ilham.nur@office.ui.ac.id" w:date="2022-09-14T17:38:00Z"/>
              </w:rPr>
            </w:pPr>
            <w:proofErr w:type="spellStart"/>
            <w:ins w:id="779" w:author="ilham.nur@office.ui.ac.id" w:date="2022-09-14T17:37:00Z">
              <w:r>
                <w:t>Pen</w:t>
              </w:r>
            </w:ins>
            <w:ins w:id="780" w:author="ilham.nur@office.ui.ac.id" w:date="2022-09-14T17:38:00Z">
              <w:r>
                <w:t>jadwalan</w:t>
              </w:r>
              <w:proofErr w:type="spellEnd"/>
            </w:ins>
          </w:p>
          <w:p w14:paraId="6DED139A" w14:textId="02EBACCF" w:rsidR="000D7873" w:rsidRDefault="000D7873" w:rsidP="003945E1">
            <w:pPr>
              <w:pStyle w:val="ListParagraph"/>
              <w:numPr>
                <w:ilvl w:val="0"/>
                <w:numId w:val="25"/>
              </w:numPr>
              <w:rPr>
                <w:ins w:id="781" w:author="ilham.nur@office.ui.ac.id" w:date="2022-09-14T17:37:00Z"/>
              </w:rPr>
            </w:pPr>
            <w:proofErr w:type="spellStart"/>
            <w:ins w:id="782" w:author="ilham.nur@office.ui.ac.id" w:date="2022-09-14T17:38:00Z">
              <w:r>
                <w:t>Manajemen</w:t>
              </w:r>
              <w:proofErr w:type="spellEnd"/>
              <w:r>
                <w:t xml:space="preserve"> </w:t>
              </w:r>
              <w:proofErr w:type="spellStart"/>
              <w:r>
                <w:t>pembiayaan</w:t>
              </w:r>
            </w:ins>
            <w:proofErr w:type="spellEnd"/>
          </w:p>
        </w:tc>
      </w:tr>
      <w:tr w:rsidR="000D7873" w14:paraId="2387146A" w14:textId="77777777" w:rsidTr="00CC408D">
        <w:trPr>
          <w:ins w:id="783" w:author="ilham.nur@office.ui.ac.id" w:date="2022-09-14T17:38:00Z"/>
        </w:trPr>
        <w:tc>
          <w:tcPr>
            <w:tcW w:w="2831" w:type="dxa"/>
          </w:tcPr>
          <w:p w14:paraId="4FB6AC1C" w14:textId="73EF85B2" w:rsidR="000D7873" w:rsidRDefault="000D7873" w:rsidP="00823B22">
            <w:pPr>
              <w:spacing w:line="360" w:lineRule="auto"/>
              <w:rPr>
                <w:ins w:id="784" w:author="ilham.nur@office.ui.ac.id" w:date="2022-09-14T17:38:00Z"/>
              </w:rPr>
            </w:pPr>
            <w:ins w:id="785"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786" w:author="ilham.nur@office.ui.ac.id" w:date="2022-09-14T17:38:00Z"/>
              </w:rPr>
            </w:pPr>
            <w:proofErr w:type="spellStart"/>
            <w:ins w:id="787" w:author="ilham.nur@office.ui.ac.id" w:date="2022-09-14T17:38:00Z">
              <w:r>
                <w:t>Manajemen</w:t>
              </w:r>
              <w:proofErr w:type="spellEnd"/>
              <w:r>
                <w:t xml:space="preserve"> </w:t>
              </w:r>
              <w:proofErr w:type="spellStart"/>
              <w:r>
                <w:t>pembiayaan</w:t>
              </w:r>
              <w:proofErr w:type="spellEnd"/>
            </w:ins>
          </w:p>
          <w:p w14:paraId="5508D805" w14:textId="77777777" w:rsidR="000D7873" w:rsidRDefault="000D7873" w:rsidP="003945E1">
            <w:pPr>
              <w:pStyle w:val="ListParagraph"/>
              <w:numPr>
                <w:ilvl w:val="0"/>
                <w:numId w:val="25"/>
              </w:numPr>
              <w:spacing w:line="360" w:lineRule="auto"/>
              <w:rPr>
                <w:ins w:id="788" w:author="ilham.nur@office.ui.ac.id" w:date="2022-09-14T17:38:00Z"/>
              </w:rPr>
            </w:pPr>
            <w:proofErr w:type="spellStart"/>
            <w:ins w:id="789" w:author="ilham.nur@office.ui.ac.id" w:date="2022-09-14T17:38:00Z">
              <w:r>
                <w:t>Manajemen</w:t>
              </w:r>
              <w:proofErr w:type="spellEnd"/>
              <w:r>
                <w:t xml:space="preserve"> dokumen</w:t>
              </w:r>
            </w:ins>
          </w:p>
          <w:p w14:paraId="0F1EE628" w14:textId="77777777" w:rsidR="000D7873" w:rsidRDefault="000D7873" w:rsidP="003945E1">
            <w:pPr>
              <w:pStyle w:val="ListParagraph"/>
              <w:numPr>
                <w:ilvl w:val="0"/>
                <w:numId w:val="25"/>
              </w:numPr>
              <w:spacing w:line="360" w:lineRule="auto"/>
              <w:rPr>
                <w:ins w:id="790" w:author="ilham.nur@office.ui.ac.id" w:date="2022-09-14T17:38:00Z"/>
              </w:rPr>
            </w:pPr>
            <w:proofErr w:type="spellStart"/>
            <w:ins w:id="791" w:author="ilham.nur@office.ui.ac.id" w:date="2022-09-14T17:38:00Z">
              <w:r>
                <w:t>Manajemen</w:t>
              </w:r>
              <w:proofErr w:type="spellEnd"/>
              <w:r>
                <w:t xml:space="preserve"> </w:t>
              </w:r>
              <w:proofErr w:type="spellStart"/>
              <w:r>
                <w:t>alur</w:t>
              </w:r>
              <w:proofErr w:type="spellEnd"/>
              <w:r>
                <w:t xml:space="preserve"> </w:t>
              </w:r>
              <w:proofErr w:type="spellStart"/>
              <w:r>
                <w:t>pekerjaan</w:t>
              </w:r>
              <w:proofErr w:type="spellEnd"/>
            </w:ins>
          </w:p>
          <w:p w14:paraId="2DF59F64" w14:textId="7A73B2F5" w:rsidR="000D7873" w:rsidRDefault="000D7873" w:rsidP="003945E1">
            <w:pPr>
              <w:pStyle w:val="ListParagraph"/>
              <w:numPr>
                <w:ilvl w:val="0"/>
                <w:numId w:val="25"/>
              </w:numPr>
              <w:spacing w:line="360" w:lineRule="auto"/>
              <w:rPr>
                <w:ins w:id="792" w:author="ilham.nur@office.ui.ac.id" w:date="2022-09-14T17:38:00Z"/>
              </w:rPr>
            </w:pPr>
            <w:proofErr w:type="spellStart"/>
            <w:ins w:id="793" w:author="ilham.nur@office.ui.ac.id" w:date="2022-09-14T17:38:00Z">
              <w:r>
                <w:t>Manajemen</w:t>
              </w:r>
              <w:proofErr w:type="spellEnd"/>
              <w:r>
                <w:t xml:space="preserve"> </w:t>
              </w:r>
              <w:proofErr w:type="spellStart"/>
              <w:r>
                <w:t>lapangan</w:t>
              </w:r>
              <w:proofErr w:type="spellEnd"/>
            </w:ins>
          </w:p>
        </w:tc>
        <w:tc>
          <w:tcPr>
            <w:tcW w:w="2832" w:type="dxa"/>
          </w:tcPr>
          <w:p w14:paraId="55E83CE2" w14:textId="77777777" w:rsidR="000D7873" w:rsidRDefault="000D7873" w:rsidP="003945E1">
            <w:pPr>
              <w:pStyle w:val="ListParagraph"/>
              <w:numPr>
                <w:ilvl w:val="0"/>
                <w:numId w:val="25"/>
              </w:numPr>
              <w:rPr>
                <w:ins w:id="794" w:author="ilham.nur@office.ui.ac.id" w:date="2022-09-14T17:38:00Z"/>
              </w:rPr>
            </w:pPr>
            <w:proofErr w:type="spellStart"/>
            <w:ins w:id="795" w:author="ilham.nur@office.ui.ac.id" w:date="2022-09-14T17:38:00Z">
              <w:r>
                <w:t>Penjadwalan</w:t>
              </w:r>
              <w:proofErr w:type="spellEnd"/>
              <w:r>
                <w:t xml:space="preserve"> </w:t>
              </w:r>
            </w:ins>
          </w:p>
          <w:p w14:paraId="42F09B6A" w14:textId="5A34BFC0" w:rsidR="000D7873" w:rsidRDefault="000D7873" w:rsidP="003945E1">
            <w:pPr>
              <w:pStyle w:val="ListParagraph"/>
              <w:numPr>
                <w:ilvl w:val="0"/>
                <w:numId w:val="25"/>
              </w:numPr>
              <w:rPr>
                <w:ins w:id="796" w:author="ilham.nur@office.ui.ac.id" w:date="2022-09-14T17:38:00Z"/>
              </w:rPr>
            </w:pPr>
            <w:proofErr w:type="spellStart"/>
            <w:ins w:id="797" w:author="ilham.nur@office.ui.ac.id" w:date="2022-09-14T17:38:00Z">
              <w:r>
                <w:t>Manajemen</w:t>
              </w:r>
              <w:proofErr w:type="spellEnd"/>
              <w:r>
                <w:t xml:space="preserve"> portfolio</w:t>
              </w:r>
            </w:ins>
          </w:p>
        </w:tc>
      </w:tr>
    </w:tbl>
    <w:p w14:paraId="64B50C88" w14:textId="77777777" w:rsidR="00DF058D" w:rsidRPr="00467D97" w:rsidRDefault="00DF058D">
      <w:pPr>
        <w:spacing w:line="360" w:lineRule="auto"/>
        <w:pPrChange w:id="798"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799" w:name="_Toc114057791"/>
      <w:r>
        <w:rPr>
          <w:i/>
          <w:iCs/>
        </w:rPr>
        <w:t>Enterprise Architecture</w:t>
      </w:r>
      <w:bookmarkEnd w:id="799"/>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proofErr w:type="gramStart"/>
      <w:r w:rsidR="00F963CC">
        <w:t>dari</w:t>
      </w:r>
      <w:proofErr w:type="spellEnd"/>
      <w:r w:rsidR="00F963CC">
        <w:t xml:space="preserve"> :</w:t>
      </w:r>
      <w:proofErr w:type="gramEnd"/>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800" w:name="_Toc114057792"/>
      <w:r w:rsidRPr="001E796C">
        <w:rPr>
          <w:i/>
          <w:iCs/>
        </w:rPr>
        <w:t>Zachman</w:t>
      </w:r>
      <w:r w:rsidR="001E796C">
        <w:rPr>
          <w:i/>
          <w:iCs/>
        </w:rPr>
        <w:t xml:space="preserve"> Framework</w:t>
      </w:r>
      <w:bookmarkEnd w:id="800"/>
    </w:p>
    <w:p w14:paraId="02CDEF25" w14:textId="7774542F"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del w:id="801" w:author="ilham.nur@office.ui.ac.id" w:date="2022-09-21T18:10:00Z">
        <w:r w:rsidR="00A3697A" w:rsidDel="007E59CE">
          <w:delText xml:space="preserve">bersifat </w:delText>
        </w:r>
      </w:del>
      <w:proofErr w:type="spellStart"/>
      <w:r w:rsidR="00A3697A">
        <w:t>klasi</w:t>
      </w:r>
      <w:ins w:id="802" w:author="ilham.nur@office.ui.ac.id" w:date="2022-09-21T18:10:00Z">
        <w:r w:rsidR="007E59CE">
          <w:t>k</w:t>
        </w:r>
      </w:ins>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803" w:name="_Toc114057793"/>
      <w:r w:rsidRPr="001E796C">
        <w:rPr>
          <w:i/>
          <w:iCs/>
        </w:rPr>
        <w:t>Gartner</w:t>
      </w:r>
      <w:r w:rsidR="001E796C">
        <w:rPr>
          <w:i/>
          <w:iCs/>
        </w:rPr>
        <w:t xml:space="preserve"> Framework</w:t>
      </w:r>
      <w:bookmarkEnd w:id="803"/>
    </w:p>
    <w:p w14:paraId="57F04BF0" w14:textId="052D3A41"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5D65BB">
        <w:t xml:space="preserve">Gambar </w:t>
      </w:r>
      <w:r w:rsidR="005D65BB">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lastRenderedPageBreak/>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2820"/>
                    </a:xfrm>
                    <a:prstGeom prst="rect">
                      <a:avLst/>
                    </a:prstGeom>
                  </pic:spPr>
                </pic:pic>
              </a:graphicData>
            </a:graphic>
          </wp:inline>
        </w:drawing>
      </w:r>
    </w:p>
    <w:p w14:paraId="33D2DF34" w14:textId="725BDC15" w:rsidR="00476566" w:rsidRDefault="00140223" w:rsidP="00140223">
      <w:pPr>
        <w:pStyle w:val="Caption"/>
      </w:pPr>
      <w:bookmarkStart w:id="804" w:name="_Ref110974351"/>
      <w:bookmarkStart w:id="805" w:name="_Toc114057806"/>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2</w:t>
      </w:r>
      <w:r w:rsidR="005D65BB">
        <w:rPr>
          <w:noProof/>
        </w:rPr>
        <w:fldChar w:fldCharType="end"/>
      </w:r>
      <w:bookmarkEnd w:id="804"/>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805"/>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806" w:name="_Toc114057794"/>
      <w:r w:rsidRPr="001E796C">
        <w:rPr>
          <w:i/>
          <w:iCs/>
        </w:rPr>
        <w:t>Federal Enterprise Architecture Framework</w:t>
      </w:r>
      <w:bookmarkEnd w:id="806"/>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807" w:name="_Toc114057795"/>
      <w:r w:rsidRPr="001E796C">
        <w:rPr>
          <w:i/>
          <w:iCs/>
        </w:rPr>
        <w:t>The Open Group Architecture Framework</w:t>
      </w:r>
      <w:bookmarkEnd w:id="807"/>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w:t>
      </w:r>
      <w:r w:rsidR="00494C02">
        <w:lastRenderedPageBreak/>
        <w:t xml:space="preserve">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di </w:t>
      </w:r>
      <w:proofErr w:type="spellStart"/>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proofErr w:type="gramStart"/>
      <w:r>
        <w:t>Penyelarasan</w:t>
      </w:r>
      <w:proofErr w:type="spellEnd"/>
      <w:r>
        <w:t xml:space="preserve"> :</w:t>
      </w:r>
      <w:proofErr w:type="gramEnd"/>
      <w:r>
        <w:t xml:space="preserve">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proofErr w:type="gramStart"/>
      <w:r>
        <w:lastRenderedPageBreak/>
        <w:t>Terintegrasi</w:t>
      </w:r>
      <w:proofErr w:type="spellEnd"/>
      <w:r>
        <w:t xml:space="preserve"> :</w:t>
      </w:r>
      <w:proofErr w:type="gramEnd"/>
      <w:r>
        <w:t xml:space="preserve">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proofErr w:type="gramStart"/>
      <w:r>
        <w:t>Perubahan</w:t>
      </w:r>
      <w:proofErr w:type="spellEnd"/>
      <w:r>
        <w:t xml:space="preserve"> :</w:t>
      </w:r>
      <w:proofErr w:type="gramEnd"/>
      <w:r>
        <w:t xml:space="preserve">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Default="00D87E5B" w:rsidP="007F203B">
      <w:pPr>
        <w:pStyle w:val="ListParagraph"/>
        <w:numPr>
          <w:ilvl w:val="0"/>
          <w:numId w:val="20"/>
        </w:numPr>
        <w:spacing w:line="360" w:lineRule="auto"/>
        <w:rPr>
          <w:ins w:id="808" w:author="ilham.nur@office.ui.ac.id" w:date="2022-09-21T18:11:00Z"/>
        </w:rPr>
      </w:pPr>
      <w:proofErr w:type="spellStart"/>
      <w:r>
        <w:t>Mempercepat</w:t>
      </w:r>
      <w:proofErr w:type="spellEnd"/>
      <w:r>
        <w:t xml:space="preserve"> </w:t>
      </w:r>
      <w:r>
        <w:rPr>
          <w:i/>
          <w:iCs/>
        </w:rPr>
        <w:t xml:space="preserve">time to </w:t>
      </w:r>
      <w:proofErr w:type="gramStart"/>
      <w:r>
        <w:rPr>
          <w:i/>
          <w:iCs/>
        </w:rPr>
        <w:t xml:space="preserve">market </w:t>
      </w:r>
      <w:r>
        <w:t>:</w:t>
      </w:r>
      <w:proofErr w:type="gramEnd"/>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FF04567" w14:textId="3F0039AF" w:rsidR="00AD02E2" w:rsidRDefault="00AD02E2">
      <w:pPr>
        <w:pStyle w:val="Heading2"/>
        <w:spacing w:line="360" w:lineRule="auto"/>
        <w:rPr>
          <w:ins w:id="809" w:author="ilham.nur@office.ui.ac.id" w:date="2022-09-21T18:11:00Z"/>
          <w:i/>
          <w:iCs/>
        </w:rPr>
        <w:pPrChange w:id="810" w:author="ilham.nur@office.ui.ac.id" w:date="2022-09-21T18:12:00Z">
          <w:pPr>
            <w:pStyle w:val="Heading2"/>
          </w:pPr>
        </w:pPrChange>
      </w:pPr>
      <w:ins w:id="811" w:author="ilham.nur@office.ui.ac.id" w:date="2022-09-21T18:11:00Z">
        <w:r w:rsidRPr="00AD02E2">
          <w:rPr>
            <w:i/>
            <w:iCs/>
            <w:rPrChange w:id="812" w:author="ilham.nur@office.ui.ac.id" w:date="2022-09-21T18:11:00Z">
              <w:rPr/>
            </w:rPrChange>
          </w:rPr>
          <w:t>Business Process</w:t>
        </w:r>
      </w:ins>
    </w:p>
    <w:p w14:paraId="7A4671D4" w14:textId="3AA6875E" w:rsidR="00132A56" w:rsidRPr="00CE1B19" w:rsidRDefault="00DC76D3">
      <w:pPr>
        <w:spacing w:line="360" w:lineRule="auto"/>
        <w:pPrChange w:id="813" w:author="ilham.nur@office.ui.ac.id" w:date="2022-09-21T18:24:00Z">
          <w:pPr>
            <w:pStyle w:val="ListParagraph"/>
            <w:numPr>
              <w:numId w:val="20"/>
            </w:numPr>
            <w:spacing w:line="360" w:lineRule="auto"/>
            <w:ind w:hanging="360"/>
          </w:pPr>
        </w:pPrChange>
      </w:pPr>
      <w:ins w:id="814" w:author="ilham.nur@office.ui.ac.id" w:date="2022-09-28T19:18:00Z">
        <w:r>
          <w:rPr>
            <w:i/>
            <w:iCs/>
          </w:rPr>
          <w:t xml:space="preserve">Business process </w:t>
        </w:r>
      </w:ins>
      <w:proofErr w:type="spellStart"/>
      <w:ins w:id="815" w:author="ilham.nur@office.ui.ac.id" w:date="2022-09-28T19:19:00Z">
        <w:r w:rsidR="007F375B">
          <w:t>urutan</w:t>
        </w:r>
        <w:proofErr w:type="spellEnd"/>
        <w:r w:rsidR="007F375B">
          <w:t xml:space="preserve"> </w:t>
        </w:r>
        <w:proofErr w:type="spellStart"/>
        <w:r w:rsidR="007F375B">
          <w:t>pekerjaan</w:t>
        </w:r>
        <w:proofErr w:type="spellEnd"/>
        <w:r w:rsidR="007F375B">
          <w:t xml:space="preserve"> yang </w:t>
        </w:r>
        <w:proofErr w:type="spellStart"/>
        <w:r w:rsidR="007F375B">
          <w:t>dikerjakan</w:t>
        </w:r>
        <w:proofErr w:type="spellEnd"/>
        <w:r w:rsidR="007F375B">
          <w:t xml:space="preserve"> oleh </w:t>
        </w:r>
        <w:proofErr w:type="spellStart"/>
        <w:r w:rsidR="007F375B">
          <w:t>suatu</w:t>
        </w:r>
        <w:proofErr w:type="spellEnd"/>
        <w:r w:rsidR="007F375B">
          <w:t xml:space="preserve"> </w:t>
        </w:r>
        <w:proofErr w:type="spellStart"/>
        <w:r w:rsidR="007F375B">
          <w:t>organisasi</w:t>
        </w:r>
        <w:proofErr w:type="spellEnd"/>
        <w:r w:rsidR="007F375B">
          <w:t xml:space="preserve"> untuk </w:t>
        </w:r>
        <w:proofErr w:type="spellStart"/>
        <w:r w:rsidR="007F375B">
          <w:t>mencapai</w:t>
        </w:r>
        <w:proofErr w:type="spellEnd"/>
        <w:r w:rsidR="007F375B">
          <w:t xml:space="preserve"> </w:t>
        </w:r>
        <w:proofErr w:type="spellStart"/>
        <w:r w:rsidR="006674B8">
          <w:t>suatu</w:t>
        </w:r>
        <w:proofErr w:type="spellEnd"/>
        <w:r w:rsidR="006674B8">
          <w:t xml:space="preserve"> </w:t>
        </w:r>
        <w:proofErr w:type="spellStart"/>
        <w:r w:rsidR="006674B8">
          <w:t>tujuan</w:t>
        </w:r>
        <w:proofErr w:type="spellEnd"/>
        <w:r w:rsidR="006674B8">
          <w:t xml:space="preserve"> yang </w:t>
        </w:r>
        <w:proofErr w:type="spellStart"/>
        <w:r w:rsidR="006674B8">
          <w:t>telah</w:t>
        </w:r>
        <w:proofErr w:type="spellEnd"/>
        <w:r w:rsidR="006674B8">
          <w:t xml:space="preserve"> </w:t>
        </w:r>
        <w:proofErr w:type="spellStart"/>
        <w:r w:rsidR="006674B8">
          <w:t>ditentukan</w:t>
        </w:r>
        <w:proofErr w:type="spellEnd"/>
        <w:r w:rsidR="006674B8">
          <w:t xml:space="preserve"> </w:t>
        </w:r>
      </w:ins>
      <w:proofErr w:type="spellStart"/>
      <w:ins w:id="816" w:author="ilham.nur@office.ui.ac.id" w:date="2022-09-28T19:28:00Z">
        <w:r w:rsidR="00CD25E5">
          <w:t>b</w:t>
        </w:r>
      </w:ins>
      <w:ins w:id="817" w:author="ilham.nur@office.ui.ac.id" w:date="2022-09-28T19:19:00Z">
        <w:r w:rsidR="006674B8">
          <w:t>ersama</w:t>
        </w:r>
      </w:ins>
      <w:proofErr w:type="spellEnd"/>
      <w:ins w:id="818" w:author="ilham.nur@office.ui.ac.id" w:date="2022-09-28T19:28:00Z">
        <w:r w:rsidR="00CD25E5">
          <w:t xml:space="preserve"> </w:t>
        </w:r>
      </w:ins>
      <w:ins w:id="819"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820" w:author="ilham.nur@office.ui.ac.id" w:date="2022-09-28T19:33:00Z">
        <w:r w:rsidR="009632F3">
          <w:fldChar w:fldCharType="end"/>
        </w:r>
      </w:ins>
      <w:ins w:id="821" w:author="ilham.nur@office.ui.ac.id" w:date="2022-09-28T19:19:00Z">
        <w:r w:rsidR="006674B8">
          <w:t>.</w:t>
        </w:r>
      </w:ins>
      <w:ins w:id="822" w:author="ilham.nur@office.ui.ac.id" w:date="2022-09-28T19:18:00Z">
        <w:r>
          <w:t xml:space="preserve"> </w:t>
        </w:r>
      </w:ins>
      <w:ins w:id="823" w:author="ilham.nur@office.ui.ac.id" w:date="2022-09-28T19:34:00Z">
        <w:r w:rsidR="007B0F43">
          <w:rPr>
            <w:i/>
            <w:iCs/>
          </w:rPr>
          <w:t xml:space="preserve">Business process </w:t>
        </w:r>
        <w:r w:rsidR="007B0F43">
          <w:t xml:space="preserve">perlu untuk </w:t>
        </w:r>
        <w:proofErr w:type="spellStart"/>
        <w:r w:rsidR="007B0F43">
          <w:t>dikelola</w:t>
        </w:r>
        <w:proofErr w:type="spellEnd"/>
        <w:r w:rsidR="007B0F43">
          <w:t xml:space="preserve"> agar </w:t>
        </w:r>
        <w:proofErr w:type="spellStart"/>
        <w:r w:rsidR="007B0F43">
          <w:t>suatu</w:t>
        </w:r>
        <w:proofErr w:type="spellEnd"/>
        <w:r w:rsidR="007B0F43">
          <w:t xml:space="preserve"> </w:t>
        </w:r>
        <w:proofErr w:type="spellStart"/>
        <w:r w:rsidR="007B0F43">
          <w:t>perusahaan</w:t>
        </w:r>
        <w:proofErr w:type="spellEnd"/>
        <w:r w:rsidR="007B0F43">
          <w:t xml:space="preserve"> </w:t>
        </w:r>
        <w:proofErr w:type="spellStart"/>
        <w:r w:rsidR="007B0F43">
          <w:t>dapat</w:t>
        </w:r>
        <w:proofErr w:type="spellEnd"/>
        <w:r w:rsidR="007B0F43">
          <w:t xml:space="preserve"> </w:t>
        </w:r>
        <w:proofErr w:type="spellStart"/>
        <w:r w:rsidR="00DB7DC6">
          <w:t>memastikan</w:t>
        </w:r>
        <w:proofErr w:type="spellEnd"/>
        <w:r w:rsidR="00DB7DC6">
          <w:t xml:space="preserve"> </w:t>
        </w:r>
      </w:ins>
      <w:proofErr w:type="spellStart"/>
      <w:ins w:id="824" w:author="ilham.nur@office.ui.ac.id" w:date="2022-09-28T19:35:00Z">
        <w:r w:rsidR="00DB7DC6">
          <w:t>tujuan</w:t>
        </w:r>
        <w:proofErr w:type="spellEnd"/>
        <w:r w:rsidR="00DB7DC6">
          <w:t xml:space="preserve"> yang </w:t>
        </w:r>
        <w:proofErr w:type="spellStart"/>
        <w:r w:rsidR="00DB7DC6">
          <w:t>ingin</w:t>
        </w:r>
        <w:proofErr w:type="spellEnd"/>
        <w:r w:rsidR="00DB7DC6">
          <w:t xml:space="preserve"> </w:t>
        </w:r>
        <w:proofErr w:type="spellStart"/>
        <w:r w:rsidR="00DB7DC6">
          <w:t>dicapai</w:t>
        </w:r>
        <w:proofErr w:type="spellEnd"/>
        <w:r w:rsidR="00DB7DC6">
          <w:t xml:space="preserve"> </w:t>
        </w:r>
      </w:ins>
      <w:ins w:id="825" w:author="ilham.nur@office.ui.ac.id" w:date="2022-09-28T19:38:00Z">
        <w:r w:rsidR="00DF00D2">
          <w:t xml:space="preserve">dengan </w:t>
        </w:r>
        <w:proofErr w:type="spellStart"/>
        <w:r w:rsidR="00DF00D2">
          <w:t>lebih</w:t>
        </w:r>
        <w:proofErr w:type="spellEnd"/>
        <w:r w:rsidR="00DF00D2">
          <w:t xml:space="preserve"> </w:t>
        </w:r>
        <w:proofErr w:type="spellStart"/>
        <w:r w:rsidR="00DF00D2">
          <w:t>effisien</w:t>
        </w:r>
        <w:proofErr w:type="spellEnd"/>
        <w:r w:rsidR="00DF00D2">
          <w:t xml:space="preserve"> dan </w:t>
        </w:r>
        <w:proofErr w:type="spellStart"/>
        <w:r w:rsidR="00DF00D2">
          <w:t>memberikan</w:t>
        </w:r>
        <w:proofErr w:type="spellEnd"/>
        <w:r w:rsidR="00DF00D2">
          <w:t xml:space="preserve"> </w:t>
        </w:r>
        <w:proofErr w:type="spellStart"/>
        <w:r w:rsidR="00DF00D2">
          <w:t>kepuasan</w:t>
        </w:r>
        <w:proofErr w:type="spellEnd"/>
        <w:r w:rsidR="00DF00D2">
          <w:t xml:space="preserve"> pada </w:t>
        </w:r>
        <w:proofErr w:type="spellStart"/>
        <w:r w:rsidR="00DF00D2">
          <w:t>pelanggan</w:t>
        </w:r>
        <w:proofErr w:type="spellEnd"/>
        <w:r w:rsidR="00DF00D2">
          <w:t xml:space="preserve">. Proses </w:t>
        </w:r>
        <w:proofErr w:type="spellStart"/>
        <w:r w:rsidR="00DF00D2">
          <w:t>pengelolaan</w:t>
        </w:r>
        <w:proofErr w:type="spellEnd"/>
        <w:r w:rsidR="00DF00D2">
          <w:t xml:space="preserve"> </w:t>
        </w:r>
      </w:ins>
      <w:ins w:id="826" w:author="ilham.nur@office.ui.ac.id" w:date="2022-09-28T19:39:00Z">
        <w:r w:rsidR="00DF00D2">
          <w:rPr>
            <w:i/>
            <w:iCs/>
          </w:rPr>
          <w:t>b</w:t>
        </w:r>
      </w:ins>
      <w:ins w:id="827" w:author="ilham.nur@office.ui.ac.id" w:date="2022-09-28T19:38:00Z">
        <w:r w:rsidR="00DF00D2">
          <w:rPr>
            <w:i/>
            <w:iCs/>
          </w:rPr>
          <w:t xml:space="preserve">usiness </w:t>
        </w:r>
      </w:ins>
      <w:ins w:id="828" w:author="ilham.nur@office.ui.ac.id" w:date="2022-09-28T19:39:00Z">
        <w:r w:rsidR="00DF00D2">
          <w:rPr>
            <w:i/>
            <w:iCs/>
          </w:rPr>
          <w:t xml:space="preserve">process </w:t>
        </w:r>
        <w:proofErr w:type="spellStart"/>
        <w:r w:rsidR="00DF00D2">
          <w:t>disebut</w:t>
        </w:r>
        <w:proofErr w:type="spellEnd"/>
        <w:r w:rsidR="00DF00D2">
          <w:t xml:space="preserve"> </w:t>
        </w:r>
        <w:proofErr w:type="spellStart"/>
        <w:r w:rsidR="00DF00D2">
          <w:t>sebagai</w:t>
        </w:r>
        <w:proofErr w:type="spellEnd"/>
        <w:r w:rsidR="00DF00D2">
          <w:t xml:space="preserve">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829" w:author="ilham.nur@office.ui.ac.id" w:date="2022-09-28T19:39:00Z">
        <w:r w:rsidR="00DF00D2">
          <w:fldChar w:fldCharType="end"/>
        </w:r>
        <w:r w:rsidR="00DF00D2">
          <w:t>.</w:t>
        </w:r>
      </w:ins>
      <w:ins w:id="830" w:author="ilham.nur@office.ui.ac.id" w:date="2022-09-28T19:49:00Z">
        <w:r w:rsidR="00295F0E">
          <w:t xml:space="preserve"> BPM </w:t>
        </w:r>
        <w:proofErr w:type="spellStart"/>
        <w:r w:rsidR="00295F0E">
          <w:t>merupakan</w:t>
        </w:r>
        <w:proofErr w:type="spellEnd"/>
        <w:r w:rsidR="00295F0E">
          <w:t xml:space="preserve"> </w:t>
        </w:r>
        <w:proofErr w:type="spellStart"/>
        <w:r w:rsidR="00295F0E">
          <w:t>kemampuan</w:t>
        </w:r>
        <w:proofErr w:type="spellEnd"/>
        <w:r w:rsidR="00295F0E">
          <w:t xml:space="preserve"> </w:t>
        </w:r>
        <w:proofErr w:type="spellStart"/>
        <w:r w:rsidR="00295F0E">
          <w:t>dari</w:t>
        </w:r>
        <w:proofErr w:type="spellEnd"/>
        <w:r w:rsidR="00295F0E">
          <w:t xml:space="preserve"> </w:t>
        </w:r>
        <w:proofErr w:type="spellStart"/>
        <w:r w:rsidR="00295F0E">
          <w:t>suatu</w:t>
        </w:r>
        <w:proofErr w:type="spellEnd"/>
        <w:r w:rsidR="00295F0E">
          <w:t xml:space="preserve"> </w:t>
        </w:r>
        <w:proofErr w:type="spellStart"/>
        <w:r w:rsidR="00295F0E">
          <w:t>organisasi</w:t>
        </w:r>
        <w:proofErr w:type="spellEnd"/>
        <w:r w:rsidR="00295F0E">
          <w:t xml:space="preserve"> yang </w:t>
        </w:r>
        <w:proofErr w:type="spellStart"/>
        <w:r w:rsidR="00295F0E">
          <w:t>termasuk</w:t>
        </w:r>
        <w:proofErr w:type="spellEnd"/>
        <w:r w:rsidR="00295F0E">
          <w:t xml:space="preserve"> </w:t>
        </w:r>
      </w:ins>
      <w:proofErr w:type="spellStart"/>
      <w:ins w:id="831" w:author="ilham.nur@office.ui.ac.id" w:date="2022-09-28T19:50:00Z">
        <w:r w:rsidR="00F63541">
          <w:t>kebijakan</w:t>
        </w:r>
        <w:proofErr w:type="spellEnd"/>
        <w:r w:rsidR="00F63541">
          <w:t xml:space="preserve">, </w:t>
        </w:r>
        <w:proofErr w:type="spellStart"/>
        <w:r w:rsidR="00F63541">
          <w:t>formulasi</w:t>
        </w:r>
        <w:proofErr w:type="spellEnd"/>
        <w:r w:rsidR="00F63541">
          <w:t xml:space="preserve"> strategi, </w:t>
        </w:r>
        <w:proofErr w:type="spellStart"/>
        <w:r w:rsidR="00F63541">
          <w:t>metode</w:t>
        </w:r>
        <w:proofErr w:type="spellEnd"/>
        <w:r w:rsidR="00F63541">
          <w:t xml:space="preserve">, </w:t>
        </w:r>
        <w:proofErr w:type="spellStart"/>
        <w:r w:rsidR="00F63541">
          <w:t>teknologi</w:t>
        </w:r>
        <w:proofErr w:type="spellEnd"/>
        <w:r w:rsidR="00F63541">
          <w:t xml:space="preserve">, dan </w:t>
        </w:r>
        <w:proofErr w:type="spellStart"/>
        <w:r w:rsidR="00F63541">
          <w:t>manusia</w:t>
        </w:r>
        <w:proofErr w:type="spellEnd"/>
        <w:r w:rsidR="00F63541">
          <w:t xml:space="preserve"> untuk </w:t>
        </w:r>
        <w:proofErr w:type="spellStart"/>
        <w:r w:rsidR="00F63541">
          <w:t>menganalisis</w:t>
        </w:r>
        <w:proofErr w:type="spellEnd"/>
        <w:r w:rsidR="00F7307C">
          <w:t xml:space="preserve">, </w:t>
        </w:r>
        <w:proofErr w:type="spellStart"/>
        <w:r w:rsidR="00F7307C">
          <w:t>merancang</w:t>
        </w:r>
        <w:proofErr w:type="spellEnd"/>
        <w:r w:rsidR="00F7307C">
          <w:t xml:space="preserve">, </w:t>
        </w:r>
        <w:proofErr w:type="spellStart"/>
        <w:r w:rsidR="00F7307C">
          <w:t>mengimplementasikan</w:t>
        </w:r>
        <w:proofErr w:type="spellEnd"/>
        <w:r w:rsidR="00F7307C">
          <w:t xml:space="preserve"> dan </w:t>
        </w:r>
        <w:proofErr w:type="spellStart"/>
        <w:r w:rsidR="00F7307C">
          <w:t>mengembangkan</w:t>
        </w:r>
        <w:proofErr w:type="spellEnd"/>
        <w:r w:rsidR="00F7307C">
          <w:t xml:space="preserve"> </w:t>
        </w:r>
        <w:proofErr w:type="spellStart"/>
        <w:r w:rsidR="00F7307C">
          <w:t>secara</w:t>
        </w:r>
        <w:proofErr w:type="spellEnd"/>
        <w:r w:rsidR="00F7307C">
          <w:t xml:space="preserve"> </w:t>
        </w:r>
        <w:proofErr w:type="spellStart"/>
        <w:r w:rsidR="00F7307C">
          <w:t>berkala</w:t>
        </w:r>
        <w:proofErr w:type="spellEnd"/>
        <w:r w:rsidR="00F7307C">
          <w:t xml:space="preserve"> </w:t>
        </w:r>
        <w:proofErr w:type="spellStart"/>
        <w:r w:rsidR="00F7307C">
          <w:t>sebuah</w:t>
        </w:r>
        <w:proofErr w:type="spellEnd"/>
        <w:r w:rsidR="00F7307C">
          <w:t xml:space="preserve"> </w:t>
        </w:r>
        <w:r w:rsidR="00F7307C">
          <w:rPr>
            <w:i/>
            <w:iCs/>
          </w:rPr>
          <w:t xml:space="preserve">business process </w:t>
        </w:r>
      </w:ins>
      <w:ins w:id="832"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833" w:author="ilham.nur@office.ui.ac.id" w:date="2022-09-28T19:51:00Z">
        <w:r w:rsidR="00F7307C">
          <w:rPr>
            <w:i/>
            <w:iCs/>
          </w:rPr>
          <w:fldChar w:fldCharType="end"/>
        </w:r>
      </w:ins>
      <w:ins w:id="834" w:author="ilham.nur@office.ui.ac.id" w:date="2022-09-28T19:50:00Z">
        <w:r w:rsidR="00F7307C">
          <w:rPr>
            <w:i/>
            <w:iCs/>
          </w:rPr>
          <w:t>.</w:t>
        </w:r>
      </w:ins>
      <w:ins w:id="835" w:author="ilham.nur@office.ui.ac.id" w:date="2022-09-28T19:55:00Z">
        <w:r w:rsidR="00D86969">
          <w:rPr>
            <w:i/>
            <w:iCs/>
          </w:rPr>
          <w:t xml:space="preserve"> </w:t>
        </w:r>
        <w:r w:rsidR="00D86969">
          <w:t xml:space="preserve">BPM </w:t>
        </w:r>
        <w:proofErr w:type="spellStart"/>
        <w:r w:rsidR="00D86969">
          <w:t>secara</w:t>
        </w:r>
        <w:proofErr w:type="spellEnd"/>
        <w:r w:rsidR="00D86969">
          <w:t xml:space="preserve"> </w:t>
        </w:r>
        <w:proofErr w:type="spellStart"/>
        <w:r w:rsidR="00D86969">
          <w:t>umum</w:t>
        </w:r>
        <w:proofErr w:type="spellEnd"/>
        <w:r w:rsidR="00D86969">
          <w:t xml:space="preserve"> </w:t>
        </w:r>
        <w:proofErr w:type="spellStart"/>
        <w:r w:rsidR="00D86969">
          <w:t>memiliki</w:t>
        </w:r>
        <w:proofErr w:type="spellEnd"/>
        <w:r w:rsidR="00D86969">
          <w:t xml:space="preserve"> </w:t>
        </w:r>
        <w:proofErr w:type="spellStart"/>
        <w:r w:rsidR="00D86969">
          <w:t>dua</w:t>
        </w:r>
        <w:proofErr w:type="spellEnd"/>
        <w:r w:rsidR="00D86969">
          <w:t xml:space="preserve"> </w:t>
        </w:r>
        <w:proofErr w:type="spellStart"/>
        <w:r w:rsidR="00D86969">
          <w:t>fase</w:t>
        </w:r>
        <w:proofErr w:type="spellEnd"/>
        <w:r w:rsidR="00D86969">
          <w:t xml:space="preserve"> </w:t>
        </w:r>
        <w:proofErr w:type="spellStart"/>
        <w:r w:rsidR="00D86969">
          <w:t>dalam</w:t>
        </w:r>
        <w:proofErr w:type="spellEnd"/>
        <w:r w:rsidR="00D86969">
          <w:t xml:space="preserve"> proses </w:t>
        </w:r>
        <w:proofErr w:type="spellStart"/>
        <w:r w:rsidR="00D86969">
          <w:t>pengembanganya</w:t>
        </w:r>
        <w:proofErr w:type="spellEnd"/>
        <w:r w:rsidR="00D86969">
          <w:t xml:space="preserve"> </w:t>
        </w:r>
        <w:proofErr w:type="spellStart"/>
        <w:r w:rsidR="00D86969">
          <w:t>yaitu</w:t>
        </w:r>
        <w:proofErr w:type="spellEnd"/>
        <w:r w:rsidR="00D86969">
          <w:t xml:space="preserve"> </w:t>
        </w:r>
        <w:proofErr w:type="spellStart"/>
        <w:r w:rsidR="00011550">
          <w:t>pengembangan</w:t>
        </w:r>
        <w:proofErr w:type="spellEnd"/>
        <w:r w:rsidR="00011550">
          <w:t xml:space="preserve">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836" w:author="ilham.nur@office.ui.ac.id" w:date="2022-09-28T19:55:00Z">
        <w:r w:rsidR="00011550">
          <w:fldChar w:fldCharType="end"/>
        </w:r>
        <w:r w:rsidR="00011550">
          <w:t>.</w:t>
        </w:r>
      </w:ins>
      <w:ins w:id="837" w:author="ilham.nur@office.ui.ac.id" w:date="2022-09-28T20:02:00Z">
        <w:r w:rsidR="00654A33">
          <w:t xml:space="preserve"> </w:t>
        </w:r>
        <w:proofErr w:type="spellStart"/>
        <w:r w:rsidR="00654A33">
          <w:t>Pengembangan</w:t>
        </w:r>
        <w:proofErr w:type="spellEnd"/>
        <w:r w:rsidR="00654A33">
          <w:t xml:space="preserve"> proses </w:t>
        </w:r>
        <w:proofErr w:type="spellStart"/>
        <w:r w:rsidR="00654A33">
          <w:t>merupakan</w:t>
        </w:r>
        <w:proofErr w:type="spellEnd"/>
        <w:r w:rsidR="00654A33">
          <w:t xml:space="preserve"> </w:t>
        </w:r>
        <w:proofErr w:type="spellStart"/>
        <w:r w:rsidR="00654A33">
          <w:t>tahapan</w:t>
        </w:r>
        <w:proofErr w:type="spellEnd"/>
        <w:r w:rsidR="00654A33">
          <w:t xml:space="preserve"> di mana </w:t>
        </w:r>
        <w:proofErr w:type="spellStart"/>
        <w:r w:rsidR="00654A33">
          <w:t>suatu</w:t>
        </w:r>
        <w:proofErr w:type="spellEnd"/>
        <w:r w:rsidR="00654A33">
          <w:t xml:space="preserve"> </w:t>
        </w:r>
        <w:proofErr w:type="spellStart"/>
        <w:r w:rsidR="00654A33">
          <w:t>organisasi</w:t>
        </w:r>
        <w:proofErr w:type="spellEnd"/>
        <w:r w:rsidR="00654A33">
          <w:t xml:space="preserve"> </w:t>
        </w:r>
        <w:proofErr w:type="spellStart"/>
        <w:r w:rsidR="001C10C6">
          <w:t>menganalisis</w:t>
        </w:r>
        <w:proofErr w:type="spellEnd"/>
        <w:r w:rsidR="00654A33">
          <w:t xml:space="preserve"> proses </w:t>
        </w:r>
        <w:proofErr w:type="spellStart"/>
        <w:r w:rsidR="00654A33">
          <w:t>bisnis</w:t>
        </w:r>
        <w:proofErr w:type="spellEnd"/>
        <w:r w:rsidR="00654A33">
          <w:t xml:space="preserve"> yang </w:t>
        </w:r>
        <w:proofErr w:type="spellStart"/>
        <w:r w:rsidR="00654A33">
          <w:t>berjalan</w:t>
        </w:r>
        <w:proofErr w:type="spellEnd"/>
        <w:r w:rsidR="00654A33">
          <w:t xml:space="preserve"> </w:t>
        </w:r>
        <w:proofErr w:type="spellStart"/>
        <w:r w:rsidR="00654A33">
          <w:t>saat</w:t>
        </w:r>
        <w:proofErr w:type="spellEnd"/>
        <w:r w:rsidR="00654A33">
          <w:t xml:space="preserve"> </w:t>
        </w:r>
        <w:proofErr w:type="spellStart"/>
        <w:r w:rsidR="00654A33">
          <w:t>ini</w:t>
        </w:r>
        <w:proofErr w:type="spellEnd"/>
        <w:r w:rsidR="00654A33">
          <w:t xml:space="preserve"> dan </w:t>
        </w:r>
        <w:proofErr w:type="spellStart"/>
        <w:r w:rsidR="00654A33">
          <w:t>memberikan</w:t>
        </w:r>
        <w:proofErr w:type="spellEnd"/>
        <w:r w:rsidR="00654A33">
          <w:t xml:space="preserve"> </w:t>
        </w:r>
        <w:r w:rsidR="001C10C6">
          <w:t>p</w:t>
        </w:r>
      </w:ins>
      <w:ins w:id="838" w:author="ilham.nur@office.ui.ac.id" w:date="2022-09-28T20:03:00Z">
        <w:r w:rsidR="001C10C6">
          <w:t xml:space="preserve">erbaikan </w:t>
        </w:r>
        <w:proofErr w:type="spellStart"/>
        <w:r w:rsidR="001C10C6">
          <w:t>ataupun</w:t>
        </w:r>
        <w:proofErr w:type="spellEnd"/>
        <w:r w:rsidR="001C10C6">
          <w:t xml:space="preserve"> </w:t>
        </w:r>
        <w:proofErr w:type="spellStart"/>
        <w:r w:rsidR="001C10C6">
          <w:t>inovasi</w:t>
        </w:r>
        <w:proofErr w:type="spellEnd"/>
        <w:r w:rsidR="001C10C6">
          <w:t xml:space="preserve"> pada proses </w:t>
        </w:r>
        <w:proofErr w:type="spellStart"/>
        <w:r w:rsidR="001C10C6">
          <w:t>bisnis</w:t>
        </w:r>
        <w:proofErr w:type="spellEnd"/>
        <w:r w:rsidR="001C10C6">
          <w:t xml:space="preserve"> yang </w:t>
        </w:r>
        <w:proofErr w:type="spellStart"/>
        <w:r w:rsidR="001C10C6">
          <w:t>berjalan</w:t>
        </w:r>
        <w:proofErr w:type="spellEnd"/>
        <w:r w:rsidR="001C10C6">
          <w:t xml:space="preserve"> untuk </w:t>
        </w:r>
        <w:proofErr w:type="spellStart"/>
        <w:r w:rsidR="001C10C6">
          <w:t>mengejar</w:t>
        </w:r>
        <w:proofErr w:type="spellEnd"/>
        <w:r w:rsidR="001C10C6">
          <w:t xml:space="preserve"> </w:t>
        </w:r>
        <w:proofErr w:type="spellStart"/>
        <w:r w:rsidR="00CE1B19">
          <w:t>pengembangan</w:t>
        </w:r>
        <w:proofErr w:type="spellEnd"/>
        <w:r w:rsidR="00CE1B19">
          <w:t xml:space="preserve"> yang </w:t>
        </w:r>
        <w:proofErr w:type="spellStart"/>
        <w:r w:rsidR="00CE1B19">
          <w:t>berkelanjutan</w:t>
        </w:r>
        <w:proofErr w:type="spellEnd"/>
        <w:r w:rsidR="00CE1B19">
          <w:t xml:space="preserve">. </w:t>
        </w:r>
        <w:r w:rsidR="00CE1B19">
          <w:rPr>
            <w:i/>
            <w:iCs/>
          </w:rPr>
          <w:t xml:space="preserve">Reengineering </w:t>
        </w:r>
        <w:r w:rsidR="00CE1B19">
          <w:t xml:space="preserve">proses </w:t>
        </w:r>
        <w:proofErr w:type="spellStart"/>
        <w:r w:rsidR="00CE1B19">
          <w:t>merupakan</w:t>
        </w:r>
        <w:proofErr w:type="spellEnd"/>
        <w:r w:rsidR="00CE1B19">
          <w:t xml:space="preserve"> </w:t>
        </w:r>
        <w:proofErr w:type="spellStart"/>
        <w:r w:rsidR="00CE1B19">
          <w:t>tahapan</w:t>
        </w:r>
        <w:proofErr w:type="spellEnd"/>
        <w:r w:rsidR="00CE1B19">
          <w:t xml:space="preserve"> di mana </w:t>
        </w:r>
      </w:ins>
      <w:ins w:id="839" w:author="ilham.nur@office.ui.ac.id" w:date="2022-09-28T20:04:00Z">
        <w:r w:rsidR="00C83C50">
          <w:t xml:space="preserve">proses </w:t>
        </w:r>
        <w:proofErr w:type="spellStart"/>
        <w:r w:rsidR="00C83C50">
          <w:t>bisnis</w:t>
        </w:r>
        <w:proofErr w:type="spellEnd"/>
        <w:r w:rsidR="00C83C50">
          <w:t xml:space="preserve"> yang </w:t>
        </w:r>
        <w:proofErr w:type="spellStart"/>
        <w:r w:rsidR="00C83C50">
          <w:t>berjalan</w:t>
        </w:r>
        <w:proofErr w:type="spellEnd"/>
        <w:r w:rsidR="00C83C50">
          <w:t xml:space="preserve">, </w:t>
        </w:r>
        <w:proofErr w:type="spellStart"/>
        <w:r w:rsidR="00C83C50">
          <w:t>diuji</w:t>
        </w:r>
        <w:proofErr w:type="spellEnd"/>
        <w:r w:rsidR="00C83C50">
          <w:t xml:space="preserve"> dan </w:t>
        </w:r>
        <w:proofErr w:type="spellStart"/>
        <w:r w:rsidR="00C83C50">
          <w:t>ditantang</w:t>
        </w:r>
        <w:proofErr w:type="spellEnd"/>
        <w:r w:rsidR="00C83C50">
          <w:t xml:space="preserve"> untuk </w:t>
        </w:r>
        <w:proofErr w:type="spellStart"/>
        <w:r w:rsidR="00C83C50">
          <w:t>dapat</w:t>
        </w:r>
        <w:proofErr w:type="spellEnd"/>
        <w:r w:rsidR="00C83C50">
          <w:t xml:space="preserve"> </w:t>
        </w:r>
        <w:proofErr w:type="spellStart"/>
        <w:r w:rsidR="00C83C50">
          <w:t>memenuhi</w:t>
        </w:r>
        <w:proofErr w:type="spellEnd"/>
        <w:r w:rsidR="00C83C50">
          <w:t xml:space="preserve"> </w:t>
        </w:r>
        <w:proofErr w:type="spellStart"/>
        <w:r w:rsidR="00C83C50">
          <w:t>kebutuhan</w:t>
        </w:r>
        <w:proofErr w:type="spellEnd"/>
        <w:r w:rsidR="00C83C50">
          <w:t xml:space="preserve"> yang </w:t>
        </w:r>
        <w:proofErr w:type="spellStart"/>
        <w:r w:rsidR="00C83C50">
          <w:t>diinginkan</w:t>
        </w:r>
        <w:proofErr w:type="spellEnd"/>
        <w:r w:rsidR="00C83C50">
          <w:t xml:space="preserve">. </w:t>
        </w:r>
        <w:proofErr w:type="spellStart"/>
        <w:r w:rsidR="00C83C50">
          <w:t>Apabila</w:t>
        </w:r>
        <w:proofErr w:type="spellEnd"/>
        <w:r w:rsidR="00C83C50">
          <w:t xml:space="preserve"> proses </w:t>
        </w:r>
        <w:proofErr w:type="spellStart"/>
        <w:r w:rsidR="00C83C50">
          <w:t>bisni</w:t>
        </w:r>
      </w:ins>
      <w:ins w:id="840" w:author="ilham.nur@office.ui.ac.id" w:date="2022-09-28T20:05:00Z">
        <w:r w:rsidR="00C83C50">
          <w:t>s</w:t>
        </w:r>
        <w:proofErr w:type="spellEnd"/>
        <w:r w:rsidR="00C83C50">
          <w:t xml:space="preserve"> tidak </w:t>
        </w:r>
        <w:proofErr w:type="spellStart"/>
        <w:r w:rsidR="00C83C50">
          <w:t>dapat</w:t>
        </w:r>
        <w:proofErr w:type="spellEnd"/>
        <w:r w:rsidR="00C83C50">
          <w:t xml:space="preserve"> </w:t>
        </w:r>
        <w:proofErr w:type="spellStart"/>
        <w:r w:rsidR="00C83C50">
          <w:t>memenuhi</w:t>
        </w:r>
        <w:proofErr w:type="spellEnd"/>
        <w:r w:rsidR="00C83C50">
          <w:t xml:space="preserve"> pengujian</w:t>
        </w:r>
        <w:r w:rsidR="002D55B3">
          <w:t xml:space="preserve"> </w:t>
        </w:r>
        <w:proofErr w:type="spellStart"/>
        <w:r w:rsidR="002D55B3">
          <w:t>maka</w:t>
        </w:r>
        <w:proofErr w:type="spellEnd"/>
        <w:r w:rsidR="002D55B3">
          <w:t xml:space="preserve"> dilakukan </w:t>
        </w:r>
        <w:proofErr w:type="spellStart"/>
        <w:r w:rsidR="002D55B3">
          <w:t>perubahan</w:t>
        </w:r>
        <w:proofErr w:type="spellEnd"/>
        <w:r w:rsidR="002D55B3">
          <w:t xml:space="preserve"> </w:t>
        </w:r>
        <w:proofErr w:type="spellStart"/>
        <w:r w:rsidR="002D55B3">
          <w:t>secara</w:t>
        </w:r>
        <w:proofErr w:type="spellEnd"/>
        <w:r w:rsidR="002D55B3">
          <w:t xml:space="preserve"> </w:t>
        </w:r>
        <w:proofErr w:type="spellStart"/>
        <w:r w:rsidR="002D55B3">
          <w:t>radikal</w:t>
        </w:r>
        <w:proofErr w:type="spellEnd"/>
        <w:r w:rsidR="002D55B3">
          <w:t xml:space="preserve"> </w:t>
        </w:r>
        <w:proofErr w:type="spellStart"/>
        <w:r w:rsidR="002D55B3">
          <w:t>terhadap</w:t>
        </w:r>
        <w:proofErr w:type="spellEnd"/>
        <w:r w:rsidR="002D55B3">
          <w:t xml:space="preserve"> proses </w:t>
        </w:r>
        <w:proofErr w:type="spellStart"/>
        <w:r w:rsidR="002D55B3">
          <w:t>bisnis</w:t>
        </w:r>
        <w:proofErr w:type="spellEnd"/>
        <w:r w:rsidR="002D55B3">
          <w:t xml:space="preserve"> yang </w:t>
        </w:r>
        <w:proofErr w:type="spellStart"/>
        <w:r w:rsidR="002D55B3">
          <w:t>berjalan</w:t>
        </w:r>
        <w:proofErr w:type="spellEnd"/>
        <w:r w:rsidR="002D55B3">
          <w:t xml:space="preserve"> untuk </w:t>
        </w:r>
        <w:proofErr w:type="spellStart"/>
        <w:r w:rsidR="002D55B3">
          <w:t>dapat</w:t>
        </w:r>
        <w:proofErr w:type="spellEnd"/>
        <w:r w:rsidR="002D55B3">
          <w:t xml:space="preserve"> </w:t>
        </w:r>
        <w:proofErr w:type="spellStart"/>
        <w:r w:rsidR="002D55B3">
          <w:t>memenuhi</w:t>
        </w:r>
        <w:proofErr w:type="spellEnd"/>
        <w:r w:rsidR="002D55B3">
          <w:t xml:space="preserve"> </w:t>
        </w:r>
        <w:proofErr w:type="spellStart"/>
        <w:r w:rsidR="002D55B3">
          <w:t>tuntutan</w:t>
        </w:r>
        <w:proofErr w:type="spellEnd"/>
        <w:r w:rsidR="002D55B3">
          <w:t xml:space="preserve"> yang </w:t>
        </w:r>
        <w:proofErr w:type="spellStart"/>
        <w:r w:rsidR="002D55B3">
          <w:t>diinginkan</w:t>
        </w:r>
        <w:proofErr w:type="spellEnd"/>
        <w:r w:rsidR="002D55B3">
          <w:t xml:space="preserve"> </w:t>
        </w:r>
        <w:r w:rsidR="002D55B3">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2018)"},"properties":{"noteIndex":0},"schema":"https://github.com/citation-style-language/schema/raw/master/csl-citation.json"}</w:instrText>
      </w:r>
      <w:r w:rsidR="002D55B3">
        <w:fldChar w:fldCharType="separate"/>
      </w:r>
      <w:r w:rsidR="002D55B3" w:rsidRPr="002D55B3">
        <w:rPr>
          <w:noProof/>
        </w:rPr>
        <w:t>(vom Brocke, 2018)</w:t>
      </w:r>
      <w:ins w:id="841" w:author="ilham.nur@office.ui.ac.id" w:date="2022-09-28T20:05:00Z">
        <w:r w:rsidR="002D55B3">
          <w:fldChar w:fldCharType="end"/>
        </w:r>
        <w:r w:rsidR="002D55B3">
          <w:t>.</w:t>
        </w:r>
      </w:ins>
    </w:p>
    <w:p w14:paraId="07B6FB0E" w14:textId="2EC19142" w:rsidR="00AD02E2" w:rsidRDefault="00AD02E2" w:rsidP="00AD1AD6">
      <w:pPr>
        <w:pStyle w:val="Heading3"/>
        <w:spacing w:line="360" w:lineRule="auto"/>
        <w:rPr>
          <w:ins w:id="842" w:author="ilham.nur@office.ui.ac.id" w:date="2022-09-21T18:22:00Z"/>
          <w:i/>
          <w:iCs/>
        </w:rPr>
      </w:pPr>
      <w:bookmarkStart w:id="843" w:name="_Toc114057796"/>
      <w:ins w:id="844" w:author="ilham.nur@office.ui.ac.id" w:date="2022-09-21T18:11:00Z">
        <w:r w:rsidRPr="00AD02E2">
          <w:rPr>
            <w:i/>
            <w:iCs/>
            <w:rPrChange w:id="845" w:author="ilham.nur@office.ui.ac.id" w:date="2022-09-21T18:11:00Z">
              <w:rPr/>
            </w:rPrChange>
          </w:rPr>
          <w:lastRenderedPageBreak/>
          <w:t>Business Process Modelling Notation</w:t>
        </w:r>
      </w:ins>
    </w:p>
    <w:p w14:paraId="20742EEF" w14:textId="0EDDCE3C" w:rsidR="007976A6" w:rsidRPr="007976A6" w:rsidRDefault="007976A6">
      <w:pPr>
        <w:spacing w:line="360" w:lineRule="auto"/>
        <w:ind w:left="720"/>
        <w:rPr>
          <w:ins w:id="846" w:author="ilham.nur@office.ui.ac.id" w:date="2022-09-21T18:11:00Z"/>
        </w:rPr>
        <w:pPrChange w:id="847" w:author="ilham.nur@office.ui.ac.id" w:date="2022-09-21T18:24:00Z">
          <w:pPr>
            <w:pStyle w:val="Heading2"/>
            <w:spacing w:line="360" w:lineRule="auto"/>
          </w:pPr>
        </w:pPrChange>
      </w:pPr>
      <w:ins w:id="848" w:author="ilham.nur@office.ui.ac.id" w:date="2022-09-21T18:22:00Z">
        <w:r>
          <w:rPr>
            <w:i/>
            <w:iCs/>
          </w:rPr>
          <w:t xml:space="preserve">Business Process Modelling Notation </w:t>
        </w:r>
        <w:r>
          <w:t xml:space="preserve">(BPMN) </w:t>
        </w:r>
        <w:proofErr w:type="spellStart"/>
        <w:r>
          <w:t>merupakan</w:t>
        </w:r>
        <w:proofErr w:type="spellEnd"/>
        <w:r>
          <w:t xml:space="preserve"> </w:t>
        </w:r>
        <w:proofErr w:type="spellStart"/>
        <w:r>
          <w:t>sebuah</w:t>
        </w:r>
        <w:proofErr w:type="spellEnd"/>
        <w:r>
          <w:t xml:space="preserve"> </w:t>
        </w:r>
        <w:proofErr w:type="spellStart"/>
        <w:r>
          <w:t>ala</w:t>
        </w:r>
      </w:ins>
      <w:ins w:id="849" w:author="ilham.nur@office.ui.ac.id" w:date="2022-09-21T18:23:00Z">
        <w:r>
          <w:t>t</w:t>
        </w:r>
        <w:proofErr w:type="spellEnd"/>
        <w:r>
          <w:t xml:space="preserve"> yang </w:t>
        </w:r>
        <w:proofErr w:type="spellStart"/>
        <w:r>
          <w:t>digunakan</w:t>
        </w:r>
        <w:proofErr w:type="spellEnd"/>
        <w:r>
          <w:t xml:space="preserve"> untuk </w:t>
        </w:r>
        <w:proofErr w:type="spellStart"/>
        <w:r>
          <w:t>menggambarkan</w:t>
        </w:r>
        <w:proofErr w:type="spellEnd"/>
        <w:r>
          <w:t xml:space="preserve"> </w:t>
        </w:r>
        <w:proofErr w:type="spellStart"/>
        <w:r>
          <w:t>sebuah</w:t>
        </w:r>
        <w:proofErr w:type="spellEnd"/>
        <w:r>
          <w:t xml:space="preserve"> proses </w:t>
        </w:r>
        <w:proofErr w:type="spellStart"/>
        <w:r>
          <w:t>bisnis</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suatu</w:t>
        </w:r>
        <w:proofErr w:type="spellEnd"/>
        <w:r>
          <w:t xml:space="preserve"> proses</w:t>
        </w:r>
      </w:ins>
      <w:ins w:id="850" w:author="ilham.nur@office.ui.ac.id" w:date="2022-09-21T18:24:00Z">
        <w:r w:rsidR="00AD1AD6">
          <w:t xml:space="preserve"> </w:t>
        </w:r>
        <w:r w:rsidR="00AD1AD6">
          <w:fldChar w:fldCharType="begin" w:fldLock="1"/>
        </w:r>
      </w:ins>
      <w:r w:rsidR="009632F3">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2022)","plainTextFormattedCitation":"(González Moyano et al., 2022)","previouslyFormattedCitation":"(González Moyano et al., 2022)"},"properties":{"noteIndex":0},"schema":"https://github.com/citation-style-language/schema/raw/master/csl-citation.json"}</w:instrText>
      </w:r>
      <w:r w:rsidR="00AD1AD6">
        <w:fldChar w:fldCharType="separate"/>
      </w:r>
      <w:r w:rsidR="00AD1AD6" w:rsidRPr="00AD1AD6">
        <w:rPr>
          <w:noProof/>
        </w:rPr>
        <w:t>(González Moyano et al., 2022)</w:t>
      </w:r>
      <w:ins w:id="851" w:author="ilham.nur@office.ui.ac.id" w:date="2022-09-21T18:24:00Z">
        <w:r w:rsidR="00AD1AD6">
          <w:fldChar w:fldCharType="end"/>
        </w:r>
      </w:ins>
      <w:ins w:id="852" w:author="ilham.nur@office.ui.ac.id" w:date="2022-09-21T18:23:00Z">
        <w:r>
          <w:t>.</w:t>
        </w:r>
      </w:ins>
      <w:ins w:id="853" w:author="ilham.nur@office.ui.ac.id" w:date="2022-09-21T18:24:00Z">
        <w:r w:rsidR="000A593B">
          <w:t xml:space="preserve"> </w:t>
        </w:r>
      </w:ins>
      <w:ins w:id="854" w:author="ilham.nur@office.ui.ac.id" w:date="2022-09-21T18:26:00Z">
        <w:r w:rsidR="009F24AF">
          <w:t xml:space="preserve">BPMN </w:t>
        </w:r>
        <w:proofErr w:type="spellStart"/>
        <w:r w:rsidR="009F24AF">
          <w:t>merupakan</w:t>
        </w:r>
        <w:proofErr w:type="spellEnd"/>
        <w:r w:rsidR="009F24AF">
          <w:t xml:space="preserve"> </w:t>
        </w:r>
        <w:proofErr w:type="spellStart"/>
        <w:r w:rsidR="009F24AF">
          <w:t>alat</w:t>
        </w:r>
        <w:proofErr w:type="spellEnd"/>
        <w:r w:rsidR="009F24AF">
          <w:t xml:space="preserve"> </w:t>
        </w:r>
        <w:proofErr w:type="spellStart"/>
        <w:r w:rsidR="009F24AF">
          <w:t>pemodelan</w:t>
        </w:r>
        <w:proofErr w:type="spellEnd"/>
        <w:r w:rsidR="009F24AF">
          <w:t xml:space="preserve"> proses </w:t>
        </w:r>
        <w:proofErr w:type="spellStart"/>
        <w:r w:rsidR="009F24AF">
          <w:t>bisnis</w:t>
        </w:r>
        <w:proofErr w:type="spellEnd"/>
        <w:r w:rsidR="009F24AF">
          <w:t xml:space="preserve"> yang </w:t>
        </w:r>
        <w:proofErr w:type="spellStart"/>
        <w:r w:rsidR="009F24AF">
          <w:t>banyak</w:t>
        </w:r>
        <w:proofErr w:type="spellEnd"/>
        <w:r w:rsidR="009F24AF">
          <w:t xml:space="preserve"> </w:t>
        </w:r>
        <w:proofErr w:type="spellStart"/>
        <w:r w:rsidR="009F24AF">
          <w:t>digunakan</w:t>
        </w:r>
        <w:proofErr w:type="spellEnd"/>
        <w:r w:rsidR="009F24AF">
          <w:t xml:space="preserve"> </w:t>
        </w:r>
      </w:ins>
      <w:ins w:id="855" w:author="ilham.nur@office.ui.ac.id" w:date="2022-09-21T18:27:00Z">
        <w:r w:rsidR="009F24AF">
          <w:t xml:space="preserve">pada </w:t>
        </w:r>
        <w:proofErr w:type="spellStart"/>
        <w:r w:rsidR="009F24AF">
          <w:t>industri</w:t>
        </w:r>
        <w:proofErr w:type="spellEnd"/>
        <w:r w:rsidR="009F24AF">
          <w:t xml:space="preserve"> yang </w:t>
        </w:r>
        <w:proofErr w:type="spellStart"/>
        <w:r w:rsidR="009F24AF">
          <w:t>menjalankan</w:t>
        </w:r>
        <w:proofErr w:type="spellEnd"/>
        <w:r w:rsidR="009F24AF">
          <w:t xml:space="preserve"> </w:t>
        </w:r>
        <w:r w:rsidR="009F24AF">
          <w:rPr>
            <w:i/>
            <w:iCs/>
          </w:rPr>
          <w:t xml:space="preserve">agile software development </w:t>
        </w:r>
        <w:r w:rsidR="009F24AF">
          <w:rPr>
            <w:i/>
            <w:iCs/>
          </w:rPr>
          <w:fldChar w:fldCharType="begin" w:fldLock="1"/>
        </w:r>
      </w:ins>
      <w:r w:rsidR="009632F3">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2022)","plainTextFormattedCitation":"(González Moyano et al., 2022)","previouslyFormattedCitation":"(González Moyano et al., 2022)"},"properties":{"noteIndex":0},"schema":"https://github.com/citation-style-language/schema/raw/master/csl-citation.json"}</w:instrText>
      </w:r>
      <w:r w:rsidR="009F24AF">
        <w:rPr>
          <w:i/>
          <w:iCs/>
        </w:rPr>
        <w:fldChar w:fldCharType="separate"/>
      </w:r>
      <w:r w:rsidR="009F24AF" w:rsidRPr="009F24AF">
        <w:rPr>
          <w:iCs/>
          <w:noProof/>
        </w:rPr>
        <w:t>(González Moyano et al., 2022)</w:t>
      </w:r>
      <w:ins w:id="856" w:author="ilham.nur@office.ui.ac.id" w:date="2022-09-21T18:27:00Z">
        <w:r w:rsidR="009F24AF">
          <w:rPr>
            <w:i/>
            <w:iCs/>
          </w:rPr>
          <w:fldChar w:fldCharType="end"/>
        </w:r>
        <w:r w:rsidR="009F24AF">
          <w:rPr>
            <w:i/>
            <w:iCs/>
          </w:rPr>
          <w:t>.</w:t>
        </w:r>
      </w:ins>
      <w:proofErr w:type="spellStart"/>
      <w:ins w:id="857" w:author="ilham.nur@office.ui.ac.id" w:date="2022-09-21T18:25:00Z">
        <w:r w:rsidR="00D54EE9">
          <w:t>Dalam</w:t>
        </w:r>
        <w:proofErr w:type="spellEnd"/>
        <w:r w:rsidR="00D54EE9">
          <w:t xml:space="preserve"> </w:t>
        </w:r>
        <w:proofErr w:type="spellStart"/>
        <w:r w:rsidR="00D54EE9">
          <w:t>sebuah</w:t>
        </w:r>
        <w:proofErr w:type="spellEnd"/>
        <w:r w:rsidR="00D54EE9">
          <w:t xml:space="preserve"> BPMN</w:t>
        </w:r>
        <w:r w:rsidR="00BD3BFD">
          <w:t xml:space="preserve">, proses </w:t>
        </w:r>
        <w:proofErr w:type="spellStart"/>
        <w:r w:rsidR="00BD3BFD">
          <w:t>bisnis</w:t>
        </w:r>
        <w:proofErr w:type="spellEnd"/>
        <w:r w:rsidR="00BD3BFD">
          <w:t xml:space="preserve"> </w:t>
        </w:r>
        <w:proofErr w:type="spellStart"/>
        <w:r w:rsidR="00BD3BFD">
          <w:t>di</w:t>
        </w:r>
      </w:ins>
      <w:ins w:id="858" w:author="ilham.nur@office.ui.ac.id" w:date="2022-09-21T18:26:00Z">
        <w:r w:rsidR="00032110">
          <w:t>tandai</w:t>
        </w:r>
        <w:proofErr w:type="spellEnd"/>
        <w:r w:rsidR="00032110">
          <w:t xml:space="preserve"> dengan </w:t>
        </w:r>
        <w:proofErr w:type="spellStart"/>
        <w:r w:rsidR="00032110">
          <w:t>tanda</w:t>
        </w:r>
        <w:proofErr w:type="spellEnd"/>
        <w:r w:rsidR="00032110">
          <w:t xml:space="preserve"> </w:t>
        </w:r>
        <w:proofErr w:type="spellStart"/>
        <w:r w:rsidR="00032110">
          <w:t>mulai</w:t>
        </w:r>
        <w:proofErr w:type="spellEnd"/>
        <w:r w:rsidR="00032110">
          <w:t xml:space="preserve"> dan </w:t>
        </w:r>
        <w:proofErr w:type="spellStart"/>
        <w:r w:rsidR="00032110">
          <w:t>tanda</w:t>
        </w:r>
        <w:proofErr w:type="spellEnd"/>
        <w:r w:rsidR="00032110">
          <w:t xml:space="preserve"> </w:t>
        </w:r>
        <w:proofErr w:type="spellStart"/>
        <w:r w:rsidR="00032110">
          <w:t>berhenti</w:t>
        </w:r>
        <w:proofErr w:type="spellEnd"/>
        <w:r w:rsidR="00032110">
          <w:t xml:space="preserve"> </w:t>
        </w:r>
        <w:proofErr w:type="spellStart"/>
        <w:r w:rsidR="00032110">
          <w:t>dari</w:t>
        </w:r>
        <w:proofErr w:type="spellEnd"/>
        <w:r w:rsidR="00032110">
          <w:t xml:space="preserve"> </w:t>
        </w:r>
        <w:proofErr w:type="spellStart"/>
        <w:r w:rsidR="00032110">
          <w:t>suatu</w:t>
        </w:r>
        <w:proofErr w:type="spellEnd"/>
        <w:r w:rsidR="00032110">
          <w:t xml:space="preserve"> </w:t>
        </w:r>
        <w:proofErr w:type="spellStart"/>
        <w:r w:rsidR="00032110">
          <w:t>bisnis</w:t>
        </w:r>
        <w:proofErr w:type="spellEnd"/>
        <w:r w:rsidR="00032110">
          <w:t xml:space="preserve"> proses</w:t>
        </w:r>
      </w:ins>
      <w:ins w:id="859" w:author="ilham.nur@office.ui.ac.id" w:date="2022-09-28T19:05:00Z">
        <w:r w:rsidR="00986DB7">
          <w:t xml:space="preserve">, dan </w:t>
        </w:r>
        <w:proofErr w:type="spellStart"/>
        <w:r w:rsidR="00986DB7">
          <w:t>berisi</w:t>
        </w:r>
        <w:proofErr w:type="spellEnd"/>
        <w:r w:rsidR="00986DB7">
          <w:t xml:space="preserve"> </w:t>
        </w:r>
        <w:proofErr w:type="spellStart"/>
        <w:r w:rsidR="00986DB7">
          <w:t>komponen</w:t>
        </w:r>
        <w:proofErr w:type="spellEnd"/>
        <w:r w:rsidR="00986DB7">
          <w:t xml:space="preserve"> proses dan juga </w:t>
        </w:r>
        <w:proofErr w:type="spellStart"/>
        <w:r w:rsidR="00986DB7">
          <w:t>keputusan</w:t>
        </w:r>
        <w:proofErr w:type="spellEnd"/>
        <w:r w:rsidR="00986DB7">
          <w:t xml:space="preserve"> yang </w:t>
        </w:r>
        <w:proofErr w:type="spellStart"/>
        <w:r w:rsidR="00986DB7">
          <w:t>menunjukan</w:t>
        </w:r>
        <w:proofErr w:type="spellEnd"/>
        <w:r w:rsidR="00986DB7">
          <w:t xml:space="preserve"> bagaimana </w:t>
        </w:r>
        <w:proofErr w:type="spellStart"/>
        <w:r w:rsidR="00986DB7">
          <w:t>suatu</w:t>
        </w:r>
        <w:proofErr w:type="spellEnd"/>
        <w:r w:rsidR="00986DB7">
          <w:t xml:space="preserve"> </w:t>
        </w:r>
        <w:proofErr w:type="spellStart"/>
        <w:r w:rsidR="00986DB7">
          <w:t>bisnis</w:t>
        </w:r>
        <w:proofErr w:type="spellEnd"/>
        <w:r w:rsidR="00986DB7">
          <w:t xml:space="preserve"> </w:t>
        </w:r>
        <w:proofErr w:type="spellStart"/>
        <w:r w:rsidR="00986DB7">
          <w:t>dapat</w:t>
        </w:r>
        <w:proofErr w:type="spellEnd"/>
        <w:r w:rsidR="00986DB7">
          <w:t xml:space="preserve"> </w:t>
        </w:r>
        <w:proofErr w:type="spellStart"/>
        <w:r w:rsidR="00986DB7">
          <w:t>berjalan</w:t>
        </w:r>
      </w:ins>
      <w:proofErr w:type="spellEnd"/>
      <w:ins w:id="860" w:author="ilham.nur@office.ui.ac.id" w:date="2022-09-21T18:26:00Z">
        <w:r w:rsidR="00032110">
          <w:t xml:space="preserve">. </w:t>
        </w:r>
      </w:ins>
    </w:p>
    <w:p w14:paraId="059785DB" w14:textId="1C9B2A6B" w:rsidR="00C1279D" w:rsidRDefault="00C1279D" w:rsidP="00D02935">
      <w:pPr>
        <w:pStyle w:val="Heading2"/>
        <w:spacing w:line="360" w:lineRule="auto"/>
      </w:pPr>
      <w:r>
        <w:t xml:space="preserve">Teori </w:t>
      </w:r>
      <w:proofErr w:type="spellStart"/>
      <w:r>
        <w:t>Pengambilan</w:t>
      </w:r>
      <w:proofErr w:type="spellEnd"/>
      <w:r>
        <w:t xml:space="preserve"> Keputusan</w:t>
      </w:r>
      <w:bookmarkEnd w:id="843"/>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861" w:name="_Toc114057797"/>
      <w:r w:rsidRPr="004139ED">
        <w:t>Multi Criteria Decision Making</w:t>
      </w:r>
      <w:bookmarkEnd w:id="861"/>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lastRenderedPageBreak/>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4190"/>
                    </a:xfrm>
                    <a:prstGeom prst="rect">
                      <a:avLst/>
                    </a:prstGeom>
                  </pic:spPr>
                </pic:pic>
              </a:graphicData>
            </a:graphic>
          </wp:inline>
        </w:drawing>
      </w:r>
    </w:p>
    <w:p w14:paraId="5A442C50" w14:textId="296D89FF" w:rsidR="006650A4" w:rsidRPr="001B62F8" w:rsidRDefault="006650A4" w:rsidP="004C4BEE">
      <w:pPr>
        <w:pStyle w:val="Caption"/>
        <w:ind w:left="720"/>
      </w:pPr>
      <w:bookmarkStart w:id="862" w:name="_Toc114057807"/>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w:instrText>
      </w:r>
      <w:r w:rsidR="005D65BB">
        <w:instrText xml:space="preserve"> </w:instrText>
      </w:r>
      <w:r w:rsidR="005D65BB">
        <w:fldChar w:fldCharType="separate"/>
      </w:r>
      <w:r w:rsidR="005D65BB">
        <w:rPr>
          <w:noProof/>
        </w:rPr>
        <w:t>3</w:t>
      </w:r>
      <w:r w:rsidR="005D65BB">
        <w:rPr>
          <w:noProof/>
        </w:rPr>
        <w:fldChar w:fldCharType="end"/>
      </w:r>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862"/>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0350"/>
                    </a:xfrm>
                    <a:prstGeom prst="rect">
                      <a:avLst/>
                    </a:prstGeom>
                  </pic:spPr>
                </pic:pic>
              </a:graphicData>
            </a:graphic>
          </wp:inline>
        </w:drawing>
      </w:r>
    </w:p>
    <w:p w14:paraId="6AA436F5" w14:textId="3C87F5E4" w:rsidR="00A53354" w:rsidRPr="00DC6689" w:rsidRDefault="00A53354" w:rsidP="004C4BEE">
      <w:pPr>
        <w:pStyle w:val="Caption"/>
        <w:ind w:left="360"/>
      </w:pPr>
      <w:bookmarkStart w:id="863" w:name="_Toc114057808"/>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4</w:t>
      </w:r>
      <w:r w:rsidR="005D65BB">
        <w:rPr>
          <w:noProof/>
        </w:rPr>
        <w:fldChar w:fldCharType="end"/>
      </w:r>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863"/>
      <w:r>
        <w:fldChar w:fldCharType="end"/>
      </w:r>
    </w:p>
    <w:p w14:paraId="2BE2BDE1" w14:textId="1CF60701"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ins w:id="864" w:author="ilham.nur@office.ui.ac.id" w:date="2022-09-28T20:06:00Z">
        <w:r w:rsidR="005D65BB">
          <w:t>Tabel</w:t>
        </w:r>
        <w:proofErr w:type="spellEnd"/>
        <w:r w:rsidR="005D65BB">
          <w:t xml:space="preserve"> </w:t>
        </w:r>
        <w:r w:rsidR="005D65BB">
          <w:rPr>
            <w:noProof/>
          </w:rPr>
          <w:t>2</w:t>
        </w:r>
        <w:r w:rsidR="005D65BB">
          <w:t>.</w:t>
        </w:r>
        <w:r w:rsidR="005D65BB">
          <w:rPr>
            <w:noProof/>
          </w:rPr>
          <w:t>3</w:t>
        </w:r>
      </w:ins>
      <w:del w:id="865"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25FB88A0" w:rsidR="000B3340" w:rsidRDefault="000B3340" w:rsidP="004C4BEE">
      <w:pPr>
        <w:pStyle w:val="Caption"/>
        <w:keepNext/>
        <w:ind w:left="360"/>
      </w:pPr>
      <w:bookmarkStart w:id="866" w:name="_Ref110974311"/>
      <w:bookmarkStart w:id="867" w:name="_Toc114057819"/>
      <w:proofErr w:type="spellStart"/>
      <w:r>
        <w:t>Tabel</w:t>
      </w:r>
      <w:proofErr w:type="spellEnd"/>
      <w:r>
        <w:t xml:space="preserve"> </w:t>
      </w:r>
      <w:ins w:id="868" w:author="ilham.nur@office.ui.ac.id" w:date="2022-09-14T13:28:00Z">
        <w:r w:rsidR="003945E1">
          <w:fldChar w:fldCharType="begin"/>
        </w:r>
        <w:r w:rsidR="003945E1">
          <w:instrText xml:space="preserve"> STYLEREF 1 \s </w:instrText>
        </w:r>
      </w:ins>
      <w:r w:rsidR="003945E1">
        <w:fldChar w:fldCharType="separate"/>
      </w:r>
      <w:r w:rsidR="005D65BB">
        <w:rPr>
          <w:noProof/>
        </w:rPr>
        <w:t>2</w:t>
      </w:r>
      <w:ins w:id="869"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870" w:author="ilham.nur@office.ui.ac.id" w:date="2022-09-28T20:06:00Z">
        <w:r w:rsidR="005D65BB">
          <w:rPr>
            <w:noProof/>
          </w:rPr>
          <w:t>3</w:t>
        </w:r>
      </w:ins>
      <w:ins w:id="871" w:author="ilham.nur@office.ui.ac.id" w:date="2022-09-14T13:28:00Z">
        <w:r w:rsidR="003945E1">
          <w:fldChar w:fldCharType="end"/>
        </w:r>
      </w:ins>
      <w:del w:id="872"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866"/>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867"/>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6"/>
          <w:headerReference w:type="default" r:id="rId37"/>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4483BCA1"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5D65BB">
        <w:t xml:space="preserve">Gambar </w:t>
      </w:r>
      <w:r w:rsidR="005D65BB">
        <w:rPr>
          <w:noProof/>
        </w:rPr>
        <w:t>2</w:t>
      </w:r>
      <w:r w:rsidR="005D65BB">
        <w:t>.</w:t>
      </w:r>
      <w:r w:rsidR="005D65BB">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8"/>
                    <a:stretch>
                      <a:fillRect/>
                    </a:stretch>
                  </pic:blipFill>
                  <pic:spPr>
                    <a:xfrm>
                      <a:off x="0" y="0"/>
                      <a:ext cx="5400040" cy="2450465"/>
                    </a:xfrm>
                    <a:prstGeom prst="rect">
                      <a:avLst/>
                    </a:prstGeom>
                  </pic:spPr>
                </pic:pic>
              </a:graphicData>
            </a:graphic>
          </wp:inline>
        </w:drawing>
      </w:r>
    </w:p>
    <w:p w14:paraId="6C30C0BF" w14:textId="25D17EA6" w:rsidR="00864CCA" w:rsidRDefault="00864CCA" w:rsidP="00864CCA">
      <w:pPr>
        <w:pStyle w:val="Caption"/>
      </w:pPr>
      <w:bookmarkStart w:id="873" w:name="_Ref111275031"/>
      <w:bookmarkStart w:id="874" w:name="_Toc114057809"/>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5</w:t>
      </w:r>
      <w:r w:rsidR="005D65BB">
        <w:rPr>
          <w:noProof/>
        </w:rPr>
        <w:fldChar w:fldCharType="end"/>
      </w:r>
      <w:bookmarkEnd w:id="873"/>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b w:val="0"/>
          <w:noProof/>
        </w:rPr>
        <w:t>(Chen et al., 2019b)</w:t>
      </w:r>
      <w:bookmarkEnd w:id="874"/>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proofErr w:type="gramStart"/>
      <w:r w:rsidR="00C27342">
        <w:t>yaitu</w:t>
      </w:r>
      <w:proofErr w:type="spellEnd"/>
      <w:r w:rsidR="007A4ACA">
        <w:t xml:space="preserve"> :</w:t>
      </w:r>
      <w:proofErr w:type="gramEnd"/>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875" cy="5029200"/>
                    </a:xfrm>
                    <a:prstGeom prst="rect">
                      <a:avLst/>
                    </a:prstGeom>
                  </pic:spPr>
                </pic:pic>
              </a:graphicData>
            </a:graphic>
          </wp:inline>
        </w:drawing>
      </w:r>
    </w:p>
    <w:p w14:paraId="09EE5629" w14:textId="5B0D436B" w:rsidR="00C77938" w:rsidRDefault="008E3FD4" w:rsidP="004C4BEE">
      <w:pPr>
        <w:pStyle w:val="Caption"/>
        <w:ind w:left="424"/>
      </w:pPr>
      <w:bookmarkStart w:id="875" w:name="_Toc114057810"/>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6</w:t>
      </w:r>
      <w:r w:rsidR="005D65BB">
        <w:rPr>
          <w:noProof/>
        </w:rPr>
        <w:fldChar w:fldCharType="end"/>
      </w:r>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875"/>
      <w:r w:rsidR="00FF6406" w:rsidRPr="00FF6406">
        <w:fldChar w:fldCharType="end"/>
      </w:r>
    </w:p>
    <w:p w14:paraId="3FCF4353" w14:textId="417DC53C" w:rsidR="00CB1CD8" w:rsidRDefault="00F83345" w:rsidP="00536480">
      <w:pPr>
        <w:pStyle w:val="Heading3"/>
        <w:spacing w:line="360" w:lineRule="auto"/>
        <w:rPr>
          <w:i/>
          <w:iCs/>
        </w:rPr>
      </w:pPr>
      <w:bookmarkStart w:id="876" w:name="_Toc114057798"/>
      <w:proofErr w:type="spellStart"/>
      <w:r>
        <w:t>Kecerdasan</w:t>
      </w:r>
      <w:proofErr w:type="spellEnd"/>
      <w:r>
        <w:t xml:space="preserve"> </w:t>
      </w:r>
      <w:proofErr w:type="spellStart"/>
      <w:r>
        <w:t>Buatan</w:t>
      </w:r>
      <w:proofErr w:type="spellEnd"/>
      <w:r>
        <w:t xml:space="preserve"> dan </w:t>
      </w:r>
      <w:r w:rsidR="00CB1CD8">
        <w:rPr>
          <w:i/>
          <w:iCs/>
        </w:rPr>
        <w:t>Machine Learning</w:t>
      </w:r>
      <w:bookmarkEnd w:id="876"/>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22650"/>
                    </a:xfrm>
                    <a:prstGeom prst="rect">
                      <a:avLst/>
                    </a:prstGeom>
                  </pic:spPr>
                </pic:pic>
              </a:graphicData>
            </a:graphic>
          </wp:inline>
        </w:drawing>
      </w:r>
    </w:p>
    <w:p w14:paraId="15540D18" w14:textId="6CFEB8E1" w:rsidR="00E97AB9" w:rsidRDefault="00E97AB9" w:rsidP="002014E8">
      <w:pPr>
        <w:pStyle w:val="Caption"/>
        <w:ind w:firstLine="360"/>
      </w:pPr>
      <w:bookmarkStart w:id="877" w:name="_Ref112208028"/>
      <w:bookmarkStart w:id="878" w:name="_Toc114057811"/>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7</w:t>
      </w:r>
      <w:r w:rsidR="005D65BB">
        <w:rPr>
          <w:noProof/>
        </w:rPr>
        <w:fldChar w:fldCharType="end"/>
      </w:r>
      <w:bookmarkEnd w:id="877"/>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878"/>
      <w:proofErr w:type="spellEnd"/>
    </w:p>
    <w:p w14:paraId="1726A9A5" w14:textId="1A1CD4ED"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5D65BB">
        <w:t xml:space="preserve">Gambar </w:t>
      </w:r>
      <w:r w:rsidR="005D65BB">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6DAC1301"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5D65BB">
        <w:t xml:space="preserve">Gambar </w:t>
      </w:r>
      <w:r w:rsidR="005D65BB">
        <w:rPr>
          <w:noProof/>
        </w:rPr>
        <w:t>2</w:t>
      </w:r>
      <w:r w:rsidR="005D65BB">
        <w:t>.</w:t>
      </w:r>
      <w:r w:rsidR="005D65BB">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w:t>
      </w:r>
      <w:proofErr w:type="spellStart"/>
      <w:r w:rsidR="00F27AA5">
        <w:t>atau</w:t>
      </w:r>
      <w:proofErr w:type="spellEnd"/>
      <w:r w:rsidR="00F27AA5">
        <w:t xml:space="preserve">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409825"/>
                    </a:xfrm>
                    <a:prstGeom prst="rect">
                      <a:avLst/>
                    </a:prstGeom>
                  </pic:spPr>
                </pic:pic>
              </a:graphicData>
            </a:graphic>
          </wp:inline>
        </w:drawing>
      </w:r>
    </w:p>
    <w:p w14:paraId="20A5903B" w14:textId="739F13B3" w:rsidR="00230EF2" w:rsidRPr="00815D41" w:rsidRDefault="000212E9" w:rsidP="000212E9">
      <w:pPr>
        <w:pStyle w:val="Caption"/>
      </w:pPr>
      <w:bookmarkStart w:id="879" w:name="_Toc114057812"/>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rsidR="00712883">
        <w:t>.</w:t>
      </w:r>
      <w:r w:rsidR="005D65BB">
        <w:fldChar w:fldCharType="begin"/>
      </w:r>
      <w:r w:rsidR="005D65BB">
        <w:instrText xml:space="preserve"> SEQ Gambar \* ARABIC \s 1 </w:instrText>
      </w:r>
      <w:r w:rsidR="005D65BB">
        <w:fldChar w:fldCharType="separate"/>
      </w:r>
      <w:r w:rsidR="005D65BB">
        <w:rPr>
          <w:noProof/>
        </w:rPr>
        <w:t>8</w:t>
      </w:r>
      <w:r w:rsidR="005D65BB">
        <w:rPr>
          <w:noProof/>
        </w:rPr>
        <w:fldChar w:fldCharType="end"/>
      </w:r>
      <w:r>
        <w:t xml:space="preserve"> </w:t>
      </w:r>
      <w:proofErr w:type="spellStart"/>
      <w:r>
        <w:t>Contoh</w:t>
      </w:r>
      <w:proofErr w:type="spellEnd"/>
      <w:r>
        <w:t xml:space="preserve"> Plot </w:t>
      </w:r>
      <w:r>
        <w:rPr>
          <w:i/>
          <w:iCs w:val="0"/>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879"/>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dilakukan.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0B62E67F"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w:t>
      </w:r>
      <w:proofErr w:type="spellStart"/>
      <w:r>
        <w:t>buat</w:t>
      </w:r>
      <w:proofErr w:type="spellEnd"/>
      <w:r>
        <w:t xml:space="preserve">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 xml:space="preserve">overfitting </w:t>
      </w:r>
      <w:proofErr w:type="spellStart"/>
      <w:r w:rsidR="006D3180">
        <w:t>karena</w:t>
      </w:r>
      <w:proofErr w:type="spellEnd"/>
      <w:r w:rsidR="006D3180">
        <w:t xml:space="preserve">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baru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w:t>
      </w:r>
      <w:proofErr w:type="spellStart"/>
      <w:r w:rsidR="00CC2B7A">
        <w:t>regresi</w:t>
      </w:r>
      <w:proofErr w:type="spellEnd"/>
      <w:r w:rsidR="00CC2B7A">
        <w:t xml:space="preserve">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C3620AE">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80765"/>
                    </a:xfrm>
                    <a:prstGeom prst="rect">
                      <a:avLst/>
                    </a:prstGeom>
                  </pic:spPr>
                </pic:pic>
              </a:graphicData>
            </a:graphic>
          </wp:inline>
        </w:drawing>
      </w:r>
    </w:p>
    <w:p w14:paraId="0B7E9B4A" w14:textId="1EBCC398" w:rsidR="00712883" w:rsidRDefault="00712883" w:rsidP="006950E9">
      <w:pPr>
        <w:pStyle w:val="Caption"/>
        <w:ind w:left="720"/>
        <w:rPr>
          <w:i/>
          <w:iCs w:val="0"/>
        </w:rPr>
      </w:pPr>
      <w:bookmarkStart w:id="880" w:name="_Ref113421484"/>
      <w:bookmarkStart w:id="881" w:name="_Toc114057813"/>
      <w:r>
        <w:t xml:space="preserve">Gambar </w:t>
      </w:r>
      <w:r w:rsidR="005D65BB">
        <w:fldChar w:fldCharType="begin"/>
      </w:r>
      <w:r w:rsidR="005D65BB">
        <w:instrText xml:space="preserve"> STYLEREF 1 \s </w:instrText>
      </w:r>
      <w:r w:rsidR="005D65BB">
        <w:fldChar w:fldCharType="separate"/>
      </w:r>
      <w:r w:rsidR="005D65BB">
        <w:rPr>
          <w:noProof/>
        </w:rPr>
        <w:t>2</w:t>
      </w:r>
      <w:r w:rsidR="005D65BB">
        <w:rPr>
          <w:noProof/>
        </w:rPr>
        <w:fldChar w:fldCharType="end"/>
      </w:r>
      <w:r>
        <w:t>.</w:t>
      </w:r>
      <w:r w:rsidR="005D65BB">
        <w:fldChar w:fldCharType="begin"/>
      </w:r>
      <w:r w:rsidR="005D65BB">
        <w:instrText xml:space="preserve"> SEQ Gambar \* ARABIC \s 1 </w:instrText>
      </w:r>
      <w:r w:rsidR="005D65BB">
        <w:fldChar w:fldCharType="separate"/>
      </w:r>
      <w:r w:rsidR="005D65BB">
        <w:rPr>
          <w:noProof/>
        </w:rPr>
        <w:t>9</w:t>
      </w:r>
      <w:r w:rsidR="005D65BB">
        <w:rPr>
          <w:noProof/>
        </w:rPr>
        <w:fldChar w:fldCharType="end"/>
      </w:r>
      <w:bookmarkEnd w:id="880"/>
      <w:r>
        <w:t xml:space="preserve"> </w:t>
      </w:r>
      <w:proofErr w:type="spellStart"/>
      <w:r>
        <w:t>Ilustrasi</w:t>
      </w:r>
      <w:proofErr w:type="spellEnd"/>
      <w:r>
        <w:t xml:space="preserve"> </w:t>
      </w:r>
      <w:proofErr w:type="spellStart"/>
      <w:r>
        <w:t>struktur</w:t>
      </w:r>
      <w:proofErr w:type="spellEnd"/>
      <w:r>
        <w:t xml:space="preserve"> </w:t>
      </w:r>
      <w:r>
        <w:rPr>
          <w:i/>
          <w:iCs w:val="0"/>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b w:val="0"/>
          <w:noProof/>
        </w:rPr>
        <w:t>(Onesmus, 2020a)</w:t>
      </w:r>
      <w:bookmarkEnd w:id="881"/>
      <w:r w:rsidRPr="00712883">
        <w:fldChar w:fldCharType="end"/>
      </w:r>
    </w:p>
    <w:p w14:paraId="5EE785C6" w14:textId="2BE2D0BA"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5D65BB">
        <w:t xml:space="preserve">Gambar </w:t>
      </w:r>
      <w:r w:rsidR="005D65BB">
        <w:rPr>
          <w:noProof/>
        </w:rPr>
        <w:t>2</w:t>
      </w:r>
      <w:r w:rsidR="005D65BB">
        <w:t>.</w:t>
      </w:r>
      <w:r w:rsidR="005D65BB">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hasil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perlu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w:t>
      </w:r>
      <w:r w:rsidR="005876DA">
        <w:lastRenderedPageBreak/>
        <w:t xml:space="preserve">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w:t>
      </w:r>
      <w:proofErr w:type="spellStart"/>
      <w:r w:rsidR="00D162A7">
        <w:t>atau</w:t>
      </w:r>
      <w:proofErr w:type="spellEnd"/>
      <w:r w:rsidR="00D162A7">
        <w:t xml:space="preserve">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dilakukan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882" w:name="_Toc114057799"/>
      <w:proofErr w:type="spellStart"/>
      <w:r>
        <w:t>Pemilihan</w:t>
      </w:r>
      <w:proofErr w:type="spellEnd"/>
      <w:r>
        <w:t xml:space="preserve"> </w:t>
      </w:r>
      <w:proofErr w:type="spellStart"/>
      <w:r>
        <w:t>Proyek</w:t>
      </w:r>
      <w:bookmarkEnd w:id="882"/>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lastRenderedPageBreak/>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3"/>
          <w:headerReference w:type="first" r:id="rId44"/>
          <w:footerReference w:type="first" r:id="rId45"/>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883" w:author="ilham.nur@office.ui.ac.id" w:date="2022-09-28T17:06:00Z"/>
        </w:rPr>
      </w:pPr>
      <w:r>
        <w:lastRenderedPageBreak/>
        <w:br/>
      </w:r>
      <w:bookmarkStart w:id="884" w:name="_Toc114057800"/>
      <w:r w:rsidR="00B34916">
        <w:t xml:space="preserve">METODOLOGI DAN PELAKSANAAN </w:t>
      </w:r>
      <w:r w:rsidR="00A02C16">
        <w:t>RISET</w:t>
      </w:r>
      <w:bookmarkEnd w:id="884"/>
    </w:p>
    <w:p w14:paraId="04726098" w14:textId="77777777" w:rsidR="00C16B8A" w:rsidRPr="00C16B8A" w:rsidRDefault="00C16B8A">
      <w:pPr>
        <w:pPrChange w:id="885" w:author="ilham.nur@office.ui.ac.id" w:date="2022-09-28T17:06:00Z">
          <w:pPr>
            <w:pStyle w:val="Heading1"/>
          </w:pPr>
        </w:pPrChange>
      </w:pPr>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6"/>
          <w:headerReference w:type="default" r:id="rId47"/>
          <w:headerReference w:type="first" r:id="rId48"/>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886" w:name="_Toc114057801"/>
      <w:r>
        <w:t>ANALISIS DAN PEMBAHASAN HASIL RISET</w:t>
      </w:r>
      <w:bookmarkEnd w:id="886"/>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49"/>
          <w:headerReference w:type="default" r:id="rId50"/>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887" w:name="_Toc114057802"/>
      <w:r>
        <w:t>KESIMPULAN</w:t>
      </w:r>
      <w:bookmarkEnd w:id="887"/>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1"/>
          <w:headerReference w:type="default" r:id="rId52"/>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888" w:name="_Toc114057803"/>
      <w:r>
        <w:lastRenderedPageBreak/>
        <w:t>DAFTAR REFERENSI</w:t>
      </w:r>
      <w:bookmarkEnd w:id="888"/>
    </w:p>
    <w:p w14:paraId="7081F1B8" w14:textId="77777777" w:rsidR="00D41F59" w:rsidRPr="00D41F59" w:rsidRDefault="00D41F59" w:rsidP="00D41F59"/>
    <w:p w14:paraId="7C03BC95" w14:textId="70C3E9E3" w:rsidR="002D55B3" w:rsidRPr="002D55B3" w:rsidRDefault="007904FE" w:rsidP="002D55B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2D55B3" w:rsidRPr="002D55B3">
        <w:rPr>
          <w:rFonts w:cs="Times New Roman"/>
          <w:noProof/>
          <w:szCs w:val="24"/>
        </w:rPr>
        <w:t xml:space="preserve">Almeida Prado Cestari, J. M., Loures, E. de F. R., Santos, E. A. P., &amp; Panetto, H. (2020). A capability model for public administration interoperability. </w:t>
      </w:r>
      <w:r w:rsidR="002D55B3" w:rsidRPr="002D55B3">
        <w:rPr>
          <w:rFonts w:cs="Times New Roman"/>
          <w:i/>
          <w:iCs/>
          <w:noProof/>
          <w:szCs w:val="24"/>
        </w:rPr>
        <w:t>Enterprise Information Systems</w:t>
      </w:r>
      <w:r w:rsidR="002D55B3" w:rsidRPr="002D55B3">
        <w:rPr>
          <w:rFonts w:cs="Times New Roman"/>
          <w:noProof/>
          <w:szCs w:val="24"/>
        </w:rPr>
        <w:t xml:space="preserve">, </w:t>
      </w:r>
      <w:r w:rsidR="002D55B3" w:rsidRPr="002D55B3">
        <w:rPr>
          <w:rFonts w:cs="Times New Roman"/>
          <w:i/>
          <w:iCs/>
          <w:noProof/>
          <w:szCs w:val="24"/>
        </w:rPr>
        <w:t>14</w:t>
      </w:r>
      <w:r w:rsidR="002D55B3" w:rsidRPr="002D55B3">
        <w:rPr>
          <w:rFonts w:cs="Times New Roman"/>
          <w:noProof/>
          <w:szCs w:val="24"/>
        </w:rPr>
        <w:t>(8), 1071–1101. https://doi.org/10.1080/17517575.2018.1564154</w:t>
      </w:r>
    </w:p>
    <w:p w14:paraId="3666A0A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Arslan, H. M. (2018). CURRENT CLASSIFICATION OF MULTI CRITERIA DECISION ANALYSIS METHODS AND PUBLIC SECTOR IMPLEMENTATIONS. </w:t>
      </w:r>
      <w:r w:rsidRPr="002D55B3">
        <w:rPr>
          <w:rFonts w:cs="Times New Roman"/>
          <w:i/>
          <w:iCs/>
          <w:noProof/>
          <w:szCs w:val="24"/>
        </w:rPr>
        <w:t>Current Debates in Public Finance, Public Administration &amp; Environmental Studies</w:t>
      </w:r>
      <w:r w:rsidRPr="002D55B3">
        <w:rPr>
          <w:rFonts w:cs="Times New Roman"/>
          <w:noProof/>
          <w:szCs w:val="24"/>
        </w:rPr>
        <w:t xml:space="preserve">, </w:t>
      </w:r>
      <w:r w:rsidRPr="002D55B3">
        <w:rPr>
          <w:rFonts w:cs="Times New Roman"/>
          <w:i/>
          <w:iCs/>
          <w:noProof/>
          <w:szCs w:val="24"/>
        </w:rPr>
        <w:t>October</w:t>
      </w:r>
      <w:r w:rsidRPr="002D55B3">
        <w:rPr>
          <w:rFonts w:cs="Times New Roman"/>
          <w:noProof/>
          <w:szCs w:val="24"/>
        </w:rPr>
        <w:t>, 241–261.</w:t>
      </w:r>
    </w:p>
    <w:p w14:paraId="1A2D2E1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2D55B3">
        <w:rPr>
          <w:rFonts w:cs="Times New Roman"/>
          <w:i/>
          <w:iCs/>
          <w:noProof/>
          <w:szCs w:val="24"/>
        </w:rPr>
        <w:t>Buildings</w:t>
      </w:r>
      <w:r w:rsidRPr="002D55B3">
        <w:rPr>
          <w:rFonts w:cs="Times New Roman"/>
          <w:noProof/>
          <w:szCs w:val="24"/>
        </w:rPr>
        <w:t xml:space="preserve">, </w:t>
      </w:r>
      <w:r w:rsidRPr="002D55B3">
        <w:rPr>
          <w:rFonts w:cs="Times New Roman"/>
          <w:i/>
          <w:iCs/>
          <w:noProof/>
          <w:szCs w:val="24"/>
        </w:rPr>
        <w:t>12</w:t>
      </w:r>
      <w:r w:rsidRPr="002D55B3">
        <w:rPr>
          <w:rFonts w:cs="Times New Roman"/>
          <w:noProof/>
          <w:szCs w:val="24"/>
        </w:rPr>
        <w:t>(5). https://doi.org/10.3390/buildings12050643</w:t>
      </w:r>
    </w:p>
    <w:p w14:paraId="524EB80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Bohlouli, M., &amp; Schrage, M. (2020). Scalable multi-criteria decision-making: A mapreduce deployed big data approach for skill analytics. </w:t>
      </w:r>
      <w:r w:rsidRPr="002D55B3">
        <w:rPr>
          <w:rFonts w:cs="Times New Roman"/>
          <w:i/>
          <w:iCs/>
          <w:noProof/>
          <w:szCs w:val="24"/>
        </w:rPr>
        <w:t>Proceedings - 2020 IEEE International Conference on Big Data, Big Data 2020</w:t>
      </w:r>
      <w:r w:rsidRPr="002D55B3">
        <w:rPr>
          <w:rFonts w:cs="Times New Roman"/>
          <w:noProof/>
          <w:szCs w:val="24"/>
        </w:rPr>
        <w:t xml:space="preserve">, </w:t>
      </w:r>
      <w:r w:rsidRPr="002D55B3">
        <w:rPr>
          <w:rFonts w:cs="Times New Roman"/>
          <w:i/>
          <w:iCs/>
          <w:noProof/>
          <w:szCs w:val="24"/>
        </w:rPr>
        <w:t>2020</w:t>
      </w:r>
      <w:r w:rsidRPr="002D55B3">
        <w:rPr>
          <w:rFonts w:cs="Times New Roman"/>
          <w:noProof/>
          <w:szCs w:val="24"/>
        </w:rPr>
        <w:t>-</w:t>
      </w:r>
      <w:r w:rsidRPr="002D55B3">
        <w:rPr>
          <w:rFonts w:cs="Times New Roman"/>
          <w:i/>
          <w:iCs/>
          <w:noProof/>
          <w:szCs w:val="24"/>
        </w:rPr>
        <w:t>Janua</w:t>
      </w:r>
      <w:r w:rsidRPr="002D55B3">
        <w:rPr>
          <w:rFonts w:cs="Times New Roman"/>
          <w:noProof/>
          <w:szCs w:val="24"/>
        </w:rPr>
        <w:t>. https://doi.org/10.1109/BigData50022.2020.9439788</w:t>
      </w:r>
    </w:p>
    <w:p w14:paraId="30F76FF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Bughin, J., Kretschmer, T., &amp; Van Zeebroeck, N. (2021). Digital Technology Adoption Drives Strategic Renewal for Successful Digital Transformation. </w:t>
      </w:r>
      <w:r w:rsidRPr="002D55B3">
        <w:rPr>
          <w:rFonts w:cs="Times New Roman"/>
          <w:i/>
          <w:iCs/>
          <w:noProof/>
          <w:szCs w:val="24"/>
        </w:rPr>
        <w:t>IEEE Engineering Management Review</w:t>
      </w:r>
      <w:r w:rsidRPr="002D55B3">
        <w:rPr>
          <w:rFonts w:cs="Times New Roman"/>
          <w:noProof/>
          <w:szCs w:val="24"/>
        </w:rPr>
        <w:t xml:space="preserve">, </w:t>
      </w:r>
      <w:r w:rsidRPr="002D55B3">
        <w:rPr>
          <w:rFonts w:cs="Times New Roman"/>
          <w:i/>
          <w:iCs/>
          <w:noProof/>
          <w:szCs w:val="24"/>
        </w:rPr>
        <w:t>49</w:t>
      </w:r>
      <w:r w:rsidRPr="002D55B3">
        <w:rPr>
          <w:rFonts w:cs="Times New Roman"/>
          <w:noProof/>
          <w:szCs w:val="24"/>
        </w:rPr>
        <w:t>(3), 103–108. https://doi.org/10.1109/EMR.2021.3098663</w:t>
      </w:r>
    </w:p>
    <w:p w14:paraId="1F8F14C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40</w:t>
      </w:r>
      <w:r w:rsidRPr="002D55B3">
        <w:rPr>
          <w:rFonts w:cs="Times New Roman"/>
          <w:noProof/>
          <w:szCs w:val="24"/>
        </w:rPr>
        <w:t>(1), 76–87. https://doi.org/10.1016/j.ijproman.2021.10.004</w:t>
      </w:r>
    </w:p>
    <w:p w14:paraId="4F1CB2B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(2019a). Analytic network process: Academic insights and perspectives analysis. </w:t>
      </w:r>
      <w:r w:rsidRPr="002D55B3">
        <w:rPr>
          <w:rFonts w:cs="Times New Roman"/>
          <w:i/>
          <w:iCs/>
          <w:noProof/>
          <w:szCs w:val="24"/>
        </w:rPr>
        <w:t>Journal of Cleaner Production</w:t>
      </w:r>
      <w:r w:rsidRPr="002D55B3">
        <w:rPr>
          <w:rFonts w:cs="Times New Roman"/>
          <w:noProof/>
          <w:szCs w:val="24"/>
        </w:rPr>
        <w:t xml:space="preserve">, </w:t>
      </w:r>
      <w:r w:rsidRPr="002D55B3">
        <w:rPr>
          <w:rFonts w:cs="Times New Roman"/>
          <w:i/>
          <w:iCs/>
          <w:noProof/>
          <w:szCs w:val="24"/>
        </w:rPr>
        <w:t>235</w:t>
      </w:r>
      <w:r w:rsidRPr="002D55B3">
        <w:rPr>
          <w:rFonts w:cs="Times New Roman"/>
          <w:noProof/>
          <w:szCs w:val="24"/>
        </w:rPr>
        <w:t>, 1276–1294. https://doi.org/10.1016/j.jclepro.2019.07.016</w:t>
      </w:r>
    </w:p>
    <w:p w14:paraId="1B00041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(2019b). Analytic network process: Academic insights and perspectives analysis. In </w:t>
      </w:r>
      <w:r w:rsidRPr="002D55B3">
        <w:rPr>
          <w:rFonts w:cs="Times New Roman"/>
          <w:i/>
          <w:iCs/>
          <w:noProof/>
          <w:szCs w:val="24"/>
        </w:rPr>
        <w:t>Journal of Cleaner Production</w:t>
      </w:r>
      <w:r w:rsidRPr="002D55B3">
        <w:rPr>
          <w:rFonts w:cs="Times New Roman"/>
          <w:noProof/>
          <w:szCs w:val="24"/>
        </w:rPr>
        <w:t xml:space="preserve"> (Vol. 235, pp. 1276–1294). Elsevier Ltd. https://doi.org/10.1016/j.jclepro.2019.07.016</w:t>
      </w:r>
    </w:p>
    <w:p w14:paraId="6AA9033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Chilton, M. A. (2014). Resource allocation in IT projects: Using schedule optimization.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2</w:t>
      </w:r>
      <w:r w:rsidRPr="002D55B3">
        <w:rPr>
          <w:rFonts w:cs="Times New Roman"/>
          <w:noProof/>
          <w:szCs w:val="24"/>
        </w:rPr>
        <w:t>(3), 47–59. https://doi.org/10.12821/ijispm020303</w:t>
      </w:r>
    </w:p>
    <w:p w14:paraId="70ED95F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Condé, G. C. P., &amp; Martens, M. L. (2020). Six sigma project generation and selection: literature review and feature based method proposition. </w:t>
      </w:r>
      <w:r w:rsidRPr="002D55B3">
        <w:rPr>
          <w:rFonts w:cs="Times New Roman"/>
          <w:i/>
          <w:iCs/>
          <w:noProof/>
          <w:szCs w:val="24"/>
        </w:rPr>
        <w:t>Production Planning and Control</w:t>
      </w:r>
      <w:r w:rsidRPr="002D55B3">
        <w:rPr>
          <w:rFonts w:cs="Times New Roman"/>
          <w:noProof/>
          <w:szCs w:val="24"/>
        </w:rPr>
        <w:t xml:space="preserve">, </w:t>
      </w:r>
      <w:r w:rsidRPr="002D55B3">
        <w:rPr>
          <w:rFonts w:cs="Times New Roman"/>
          <w:i/>
          <w:iCs/>
          <w:noProof/>
          <w:szCs w:val="24"/>
        </w:rPr>
        <w:t>31</w:t>
      </w:r>
      <w:r w:rsidRPr="002D55B3">
        <w:rPr>
          <w:rFonts w:cs="Times New Roman"/>
          <w:noProof/>
          <w:szCs w:val="24"/>
        </w:rPr>
        <w:t>(16), 1303–1312. https://doi.org/10.1080/09537287.2019.1706196</w:t>
      </w:r>
    </w:p>
    <w:p w14:paraId="65A02DE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Economy, A. P. (2022). </w:t>
      </w:r>
      <w:r w:rsidRPr="002D55B3">
        <w:rPr>
          <w:rFonts w:cs="Times New Roman"/>
          <w:i/>
          <w:iCs/>
          <w:noProof/>
          <w:szCs w:val="24"/>
        </w:rPr>
        <w:t xml:space="preserve">Industrial transformation or business as usual ? Information and communication technologies and Africa ’ s place in the global information economy </w:t>
      </w:r>
      <w:r w:rsidRPr="002D55B3">
        <w:rPr>
          <w:rFonts w:cs="Times New Roman"/>
          <w:i/>
          <w:iCs/>
          <w:noProof/>
          <w:szCs w:val="24"/>
        </w:rPr>
        <w:lastRenderedPageBreak/>
        <w:t>Author ( s ): James T . Murphy , Pádraig Carmody and Björn Surborg Source : Review of African Political Econ</w:t>
      </w:r>
      <w:r w:rsidRPr="002D55B3">
        <w:rPr>
          <w:rFonts w:cs="Times New Roman"/>
          <w:noProof/>
          <w:szCs w:val="24"/>
        </w:rPr>
        <w:t xml:space="preserve">. </w:t>
      </w:r>
      <w:r w:rsidRPr="002D55B3">
        <w:rPr>
          <w:rFonts w:cs="Times New Roman"/>
          <w:i/>
          <w:iCs/>
          <w:noProof/>
          <w:szCs w:val="24"/>
        </w:rPr>
        <w:t>41</w:t>
      </w:r>
      <w:r w:rsidRPr="002D55B3">
        <w:rPr>
          <w:rFonts w:cs="Times New Roman"/>
          <w:noProof/>
          <w:szCs w:val="24"/>
        </w:rPr>
        <w:t>(140), 264–283.</w:t>
      </w:r>
    </w:p>
    <w:p w14:paraId="4D0CED4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Fink, L., &amp; Pinchovski, B. (2020). It is about time: Bias and its mitigation in time-saving decisions in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(2), 99–111. https://doi.org/10.1016/j.ijproman.2020.01.001</w:t>
      </w:r>
    </w:p>
    <w:p w14:paraId="03F77CC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Floyd, M. K., Barker, K., Rocco, C. M., &amp; Whitman, M. G. (2017). A Multi-Criteria Decision Analysis Technique for Stochastic Task Criticality in Project Management. </w:t>
      </w:r>
      <w:r w:rsidRPr="002D55B3">
        <w:rPr>
          <w:rFonts w:cs="Times New Roman"/>
          <w:i/>
          <w:iCs/>
          <w:noProof/>
          <w:szCs w:val="24"/>
        </w:rPr>
        <w:t>EMJ - Engineering Management Journal</w:t>
      </w:r>
      <w:r w:rsidRPr="002D55B3">
        <w:rPr>
          <w:rFonts w:cs="Times New Roman"/>
          <w:noProof/>
          <w:szCs w:val="24"/>
        </w:rPr>
        <w:t xml:space="preserve">, </w:t>
      </w:r>
      <w:r w:rsidRPr="002D55B3">
        <w:rPr>
          <w:rFonts w:cs="Times New Roman"/>
          <w:i/>
          <w:iCs/>
          <w:noProof/>
          <w:szCs w:val="24"/>
        </w:rPr>
        <w:t>29</w:t>
      </w:r>
      <w:r w:rsidRPr="002D55B3">
        <w:rPr>
          <w:rFonts w:cs="Times New Roman"/>
          <w:noProof/>
          <w:szCs w:val="24"/>
        </w:rPr>
        <w:t>(3), 165–178. https://doi.org/10.1080/10429247.2017.1340038</w:t>
      </w:r>
    </w:p>
    <w:p w14:paraId="487AE32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(2001a).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 http://www.citeulike.org/group/15536/article/9666776</w:t>
      </w:r>
    </w:p>
    <w:p w14:paraId="2D68B7C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(2001b).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w:t>
      </w:r>
    </w:p>
    <w:p w14:paraId="255FA6D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2D55B3">
        <w:rPr>
          <w:rFonts w:cs="Times New Roman"/>
          <w:i/>
          <w:iCs/>
          <w:noProof/>
          <w:szCs w:val="24"/>
        </w:rPr>
        <w:t>International Journal of Environmental Research and Public Health</w:t>
      </w:r>
      <w:r w:rsidRPr="002D55B3">
        <w:rPr>
          <w:rFonts w:cs="Times New Roman"/>
          <w:noProof/>
          <w:szCs w:val="24"/>
        </w:rPr>
        <w:t xml:space="preserve">, </w:t>
      </w:r>
      <w:r w:rsidRPr="002D55B3">
        <w:rPr>
          <w:rFonts w:cs="Times New Roman"/>
          <w:i/>
          <w:iCs/>
          <w:noProof/>
          <w:szCs w:val="24"/>
        </w:rPr>
        <w:t>17</w:t>
      </w:r>
      <w:r w:rsidRPr="002D55B3">
        <w:rPr>
          <w:rFonts w:cs="Times New Roman"/>
          <w:noProof/>
          <w:szCs w:val="24"/>
        </w:rPr>
        <w:t>(2). https://doi.org/10.3390/ijerph17020525</w:t>
      </w:r>
    </w:p>
    <w:p w14:paraId="618F38A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Garg, S., Sinha, S., Kar, A. K., &amp; Mani, M. (2022). A review of machine learning applications in human resource management. </w:t>
      </w:r>
      <w:r w:rsidRPr="002D55B3">
        <w:rPr>
          <w:rFonts w:cs="Times New Roman"/>
          <w:i/>
          <w:iCs/>
          <w:noProof/>
          <w:szCs w:val="24"/>
        </w:rPr>
        <w:t>International Journal of Productivity and Performance Management</w:t>
      </w:r>
      <w:r w:rsidRPr="002D55B3">
        <w:rPr>
          <w:rFonts w:cs="Times New Roman"/>
          <w:noProof/>
          <w:szCs w:val="24"/>
        </w:rPr>
        <w:t xml:space="preserve">, </w:t>
      </w:r>
      <w:r w:rsidRPr="002D55B3">
        <w:rPr>
          <w:rFonts w:cs="Times New Roman"/>
          <w:i/>
          <w:iCs/>
          <w:noProof/>
          <w:szCs w:val="24"/>
        </w:rPr>
        <w:t>71</w:t>
      </w:r>
      <w:r w:rsidRPr="002D55B3">
        <w:rPr>
          <w:rFonts w:cs="Times New Roman"/>
          <w:noProof/>
          <w:szCs w:val="24"/>
        </w:rPr>
        <w:t>(5), 1590–1610. https://doi.org/10.1108/IJPPM-08-2020-0427</w:t>
      </w:r>
    </w:p>
    <w:p w14:paraId="4E7D36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González Moyano, C., Pufahl, L., Weber, I., &amp; Mendling, J. (2022). Uses of business process modeling in agile software development projects. </w:t>
      </w:r>
      <w:r w:rsidRPr="002D55B3">
        <w:rPr>
          <w:rFonts w:cs="Times New Roman"/>
          <w:i/>
          <w:iCs/>
          <w:noProof/>
          <w:szCs w:val="24"/>
        </w:rPr>
        <w:t>Information and Software Technology</w:t>
      </w:r>
      <w:r w:rsidRPr="002D55B3">
        <w:rPr>
          <w:rFonts w:cs="Times New Roman"/>
          <w:noProof/>
          <w:szCs w:val="24"/>
        </w:rPr>
        <w:t xml:space="preserve">, </w:t>
      </w:r>
      <w:r w:rsidRPr="002D55B3">
        <w:rPr>
          <w:rFonts w:cs="Times New Roman"/>
          <w:i/>
          <w:iCs/>
          <w:noProof/>
          <w:szCs w:val="24"/>
        </w:rPr>
        <w:t>152</w:t>
      </w:r>
      <w:r w:rsidRPr="002D55B3">
        <w:rPr>
          <w:rFonts w:cs="Times New Roman"/>
          <w:noProof/>
          <w:szCs w:val="24"/>
        </w:rPr>
        <w:t>(March), 107028. https://doi.org/10.1016/j.infsof.2022.107028</w:t>
      </w:r>
    </w:p>
    <w:p w14:paraId="349768C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2D55B3">
        <w:rPr>
          <w:rFonts w:cs="Times New Roman"/>
          <w:i/>
          <w:iCs/>
          <w:noProof/>
          <w:szCs w:val="24"/>
        </w:rPr>
        <w:t>IET Collaborative Intelligent Manufacturing</w:t>
      </w:r>
      <w:r w:rsidRPr="002D55B3">
        <w:rPr>
          <w:rFonts w:cs="Times New Roman"/>
          <w:noProof/>
          <w:szCs w:val="24"/>
        </w:rPr>
        <w:t xml:space="preserve">, </w:t>
      </w:r>
      <w:r w:rsidRPr="002D55B3">
        <w:rPr>
          <w:rFonts w:cs="Times New Roman"/>
          <w:i/>
          <w:iCs/>
          <w:noProof/>
          <w:szCs w:val="24"/>
        </w:rPr>
        <w:t>4</w:t>
      </w:r>
      <w:r w:rsidRPr="002D55B3">
        <w:rPr>
          <w:rFonts w:cs="Times New Roman"/>
          <w:noProof/>
          <w:szCs w:val="24"/>
        </w:rPr>
        <w:t>(2), 101–111. https://doi.org/10.1049/cim2.12046</w:t>
      </w:r>
    </w:p>
    <w:p w14:paraId="2F9B7C3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Hosseinian, A. H., &amp; Baradaran, V. (2021). A two-phase approach for solving the multi-skill resource-constrained multi-project scheduling problem: a case study in construction industry. </w:t>
      </w:r>
      <w:r w:rsidRPr="002D55B3">
        <w:rPr>
          <w:rFonts w:cs="Times New Roman"/>
          <w:i/>
          <w:iCs/>
          <w:noProof/>
          <w:szCs w:val="24"/>
        </w:rPr>
        <w:t>Engineering, Construction and Architectural Management</w:t>
      </w:r>
      <w:r w:rsidRPr="002D55B3">
        <w:rPr>
          <w:rFonts w:cs="Times New Roman"/>
          <w:noProof/>
          <w:szCs w:val="24"/>
        </w:rPr>
        <w:t>. https://doi.org/10.1108/ECAM-07-2019-0384</w:t>
      </w:r>
    </w:p>
    <w:p w14:paraId="7AF9800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Hurwitz, J., &amp; Kirsch, D. (2018). Machine Learning for Dummies. In </w:t>
      </w:r>
      <w:r w:rsidRPr="002D55B3">
        <w:rPr>
          <w:rFonts w:cs="Times New Roman"/>
          <w:i/>
          <w:iCs/>
          <w:noProof/>
          <w:szCs w:val="24"/>
        </w:rPr>
        <w:t>Journal of the American Society for Information Science</w:t>
      </w:r>
      <w:r w:rsidRPr="002D55B3">
        <w:rPr>
          <w:rFonts w:cs="Times New Roman"/>
          <w:noProof/>
          <w:szCs w:val="24"/>
        </w:rPr>
        <w:t xml:space="preserve"> (Vol. 35, Issue 5). John Wiley &amp; Sons. https://doi.org/10.1002/asi.4630350509</w:t>
      </w:r>
    </w:p>
    <w:p w14:paraId="50B281C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Jain, V., &amp; Chand, M. (2021). Decision making in FMS by COPRAS approach. </w:t>
      </w:r>
      <w:r w:rsidRPr="002D55B3">
        <w:rPr>
          <w:rFonts w:cs="Times New Roman"/>
          <w:i/>
          <w:iCs/>
          <w:noProof/>
          <w:szCs w:val="24"/>
        </w:rPr>
        <w:t>International Journal of Business Performance Management</w:t>
      </w:r>
      <w:r w:rsidRPr="002D55B3">
        <w:rPr>
          <w:rFonts w:cs="Times New Roman"/>
          <w:noProof/>
          <w:szCs w:val="24"/>
        </w:rPr>
        <w:t xml:space="preserve">, </w:t>
      </w:r>
      <w:r w:rsidRPr="002D55B3">
        <w:rPr>
          <w:rFonts w:cs="Times New Roman"/>
          <w:i/>
          <w:iCs/>
          <w:noProof/>
          <w:szCs w:val="24"/>
        </w:rPr>
        <w:t>22</w:t>
      </w:r>
      <w:r w:rsidRPr="002D55B3">
        <w:rPr>
          <w:rFonts w:cs="Times New Roman"/>
          <w:noProof/>
          <w:szCs w:val="24"/>
        </w:rPr>
        <w:t>(1), 75–92. https://doi.org/10.1504/IJBPM.2021.112148</w:t>
      </w:r>
    </w:p>
    <w:p w14:paraId="6B28E63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Jalali Sohi, A., Bosch-Rekveldt, M., &amp; Hertogh, M. (2020). Does flexibility in project </w:t>
      </w:r>
      <w:r w:rsidRPr="002D55B3">
        <w:rPr>
          <w:rFonts w:cs="Times New Roman"/>
          <w:noProof/>
          <w:szCs w:val="24"/>
        </w:rPr>
        <w:lastRenderedPageBreak/>
        <w:t xml:space="preserve">management in early project phases contribute positively to end-project performance? </w:t>
      </w:r>
      <w:r w:rsidRPr="002D55B3">
        <w:rPr>
          <w:rFonts w:cs="Times New Roman"/>
          <w:i/>
          <w:iCs/>
          <w:noProof/>
          <w:szCs w:val="24"/>
        </w:rPr>
        <w:t>International Journal of Managing Projects in Business</w:t>
      </w:r>
      <w:r w:rsidRPr="002D55B3">
        <w:rPr>
          <w:rFonts w:cs="Times New Roman"/>
          <w:noProof/>
          <w:szCs w:val="24"/>
        </w:rPr>
        <w:t xml:space="preserve">, </w:t>
      </w:r>
      <w:r w:rsidRPr="002D55B3">
        <w:rPr>
          <w:rFonts w:cs="Times New Roman"/>
          <w:i/>
          <w:iCs/>
          <w:noProof/>
          <w:szCs w:val="24"/>
        </w:rPr>
        <w:t>13</w:t>
      </w:r>
      <w:r w:rsidRPr="002D55B3">
        <w:rPr>
          <w:rFonts w:cs="Times New Roman"/>
          <w:noProof/>
          <w:szCs w:val="24"/>
        </w:rPr>
        <w:t>(4), 665–694. https://doi.org/10.1108/IJMPB-07-2019-0173</w:t>
      </w:r>
    </w:p>
    <w:p w14:paraId="1B15882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K.Pratt, M., &amp; Roy, M. (2017). </w:t>
      </w:r>
      <w:r w:rsidRPr="002D55B3">
        <w:rPr>
          <w:rFonts w:cs="Times New Roman"/>
          <w:i/>
          <w:iCs/>
          <w:noProof/>
          <w:szCs w:val="24"/>
        </w:rPr>
        <w:t>What is business process reengineering (BPR) - Definition from WhatIs</w:t>
      </w:r>
      <w:r w:rsidRPr="002D55B3">
        <w:rPr>
          <w:rFonts w:cs="Times New Roman"/>
          <w:noProof/>
          <w:szCs w:val="24"/>
        </w:rPr>
        <w:t>. TechTarget. https://www.techtarget.com/searchcio/definition/business-process</w:t>
      </w:r>
    </w:p>
    <w:p w14:paraId="2416144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Kerzner, H. (2017). Project Management 12th Edition. In </w:t>
      </w:r>
      <w:r w:rsidRPr="002D55B3">
        <w:rPr>
          <w:rFonts w:cs="Times New Roman"/>
          <w:i/>
          <w:iCs/>
          <w:noProof/>
          <w:szCs w:val="24"/>
        </w:rPr>
        <w:t>Syria Studies</w:t>
      </w:r>
      <w:r w:rsidRPr="002D55B3">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7E14607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Kim, C. W., Yoo, W. S., Lim, H., Yu, I., Cho, H., &amp; Kang, K. I. (2018). Early-warning performance monitoring system (EPMS) using the business information of a project.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36</w:t>
      </w:r>
      <w:r w:rsidRPr="002D55B3">
        <w:rPr>
          <w:rFonts w:cs="Times New Roman"/>
          <w:noProof/>
          <w:szCs w:val="24"/>
        </w:rPr>
        <w:t>(5), 730–743. https://doi.org/10.1016/j.ijproman.2018.03.010</w:t>
      </w:r>
    </w:p>
    <w:p w14:paraId="6EC4FD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Kock, A., Schulz, B., Kopmann, J., &amp; Gemünden, H. G. (2020). Project portfolio management information systems’ positive influence on performance – the importance of process maturity.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(4), 229–241. https://doi.org/10.1016/j.ijproman.2020.05.001</w:t>
      </w:r>
    </w:p>
    <w:p w14:paraId="1634B2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2D55B3">
        <w:rPr>
          <w:rFonts w:cs="Times New Roman"/>
          <w:i/>
          <w:iCs/>
          <w:noProof/>
          <w:szCs w:val="24"/>
        </w:rPr>
        <w:t>Information &amp; Management</w:t>
      </w:r>
      <w:r w:rsidRPr="002D55B3">
        <w:rPr>
          <w:rFonts w:cs="Times New Roman"/>
          <w:noProof/>
          <w:szCs w:val="24"/>
        </w:rPr>
        <w:t xml:space="preserve">, </w:t>
      </w:r>
      <w:r w:rsidRPr="002D55B3">
        <w:rPr>
          <w:rFonts w:cs="Times New Roman"/>
          <w:i/>
          <w:iCs/>
          <w:noProof/>
          <w:szCs w:val="24"/>
        </w:rPr>
        <w:t>59</w:t>
      </w:r>
      <w:r w:rsidRPr="002D55B3">
        <w:rPr>
          <w:rFonts w:cs="Times New Roman"/>
          <w:noProof/>
          <w:szCs w:val="24"/>
        </w:rPr>
        <w:t>(6), 103680. https://doi.org/10.1016/j.im.2022.103680</w:t>
      </w:r>
    </w:p>
    <w:p w14:paraId="7EC21CB8"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Mrukwa, G. (2018). </w:t>
      </w:r>
      <w:r w:rsidRPr="002D55B3">
        <w:rPr>
          <w:rFonts w:cs="Times New Roman"/>
          <w:i/>
          <w:iCs/>
          <w:noProof/>
          <w:szCs w:val="24"/>
        </w:rPr>
        <w:t>Supervised and Unsupervised Machine Learning - Types of ML</w:t>
      </w:r>
      <w:r w:rsidRPr="002D55B3">
        <w:rPr>
          <w:rFonts w:cs="Times New Roman"/>
          <w:noProof/>
          <w:szCs w:val="24"/>
        </w:rPr>
        <w:t>. Netguru. https://www.netguru.com/blog/supervised-machine-learning</w:t>
      </w:r>
    </w:p>
    <w:p w14:paraId="77D4B62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(2020a). </w:t>
      </w:r>
      <w:r w:rsidRPr="002D55B3">
        <w:rPr>
          <w:rFonts w:cs="Times New Roman"/>
          <w:i/>
          <w:iCs/>
          <w:noProof/>
          <w:szCs w:val="24"/>
        </w:rPr>
        <w:t>Introduction to Random Forest in Machine Learning</w:t>
      </w:r>
      <w:r w:rsidRPr="002D55B3">
        <w:rPr>
          <w:rFonts w:cs="Times New Roman"/>
          <w:noProof/>
          <w:szCs w:val="24"/>
        </w:rPr>
        <w:t>. Section.Io. https://www.section.io/engineering-education/introduction-to-random-forest-in-machine-learning/</w:t>
      </w:r>
    </w:p>
    <w:p w14:paraId="365BF06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(2020b). Introduction to Random Forest in Machine Learning. In </w:t>
      </w:r>
      <w:r w:rsidRPr="002D55B3">
        <w:rPr>
          <w:rFonts w:cs="Times New Roman"/>
          <w:i/>
          <w:iCs/>
          <w:noProof/>
          <w:szCs w:val="24"/>
        </w:rPr>
        <w:t>Section.Io</w:t>
      </w:r>
      <w:r w:rsidRPr="002D55B3">
        <w:rPr>
          <w:rFonts w:cs="Times New Roman"/>
          <w:noProof/>
          <w:szCs w:val="24"/>
        </w:rPr>
        <w:t>. Section. https://www.section.io/engineering-education/introduction-to-random-forest-in-machine-learning/</w:t>
      </w:r>
    </w:p>
    <w:p w14:paraId="0023306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(2021a). The State of Project Management Training. In </w:t>
      </w:r>
      <w:r w:rsidRPr="002D55B3">
        <w:rPr>
          <w:rFonts w:cs="Times New Roman"/>
          <w:i/>
          <w:iCs/>
          <w:noProof/>
          <w:szCs w:val="24"/>
        </w:rPr>
        <w:t>Wellingtone</w:t>
      </w:r>
      <w:r w:rsidRPr="002D55B3">
        <w:rPr>
          <w:rFonts w:cs="Times New Roman"/>
          <w:noProof/>
          <w:szCs w:val="24"/>
        </w:rPr>
        <w:t>. http://search.proquest.com.ezproxy.library.wisc.edu/abicomplete/docview/198717427/13BF4534484E6D0878/5?accountid=465</w:t>
      </w:r>
    </w:p>
    <w:p w14:paraId="6103EE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(2021b). The State of Project Management Training. In </w:t>
      </w:r>
      <w:r w:rsidRPr="002D55B3">
        <w:rPr>
          <w:rFonts w:cs="Times New Roman"/>
          <w:i/>
          <w:iCs/>
          <w:noProof/>
          <w:szCs w:val="24"/>
        </w:rPr>
        <w:t>Wellingtone</w:t>
      </w:r>
      <w:r w:rsidRPr="002D55B3">
        <w:rPr>
          <w:rFonts w:cs="Times New Roman"/>
          <w:noProof/>
          <w:szCs w:val="24"/>
        </w:rPr>
        <w:t>.</w:t>
      </w:r>
    </w:p>
    <w:p w14:paraId="6EE4687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Patil, A., Madaan, J., Chan, F. T. S., &amp; Charan, P. (2022). Advancement of performance measurement system in the humanitarian supply chain. </w:t>
      </w:r>
      <w:r w:rsidRPr="002D55B3">
        <w:rPr>
          <w:rFonts w:cs="Times New Roman"/>
          <w:i/>
          <w:iCs/>
          <w:noProof/>
          <w:szCs w:val="24"/>
        </w:rPr>
        <w:t>Expert Systems with Applications</w:t>
      </w:r>
      <w:r w:rsidRPr="002D55B3">
        <w:rPr>
          <w:rFonts w:cs="Times New Roman"/>
          <w:noProof/>
          <w:szCs w:val="24"/>
        </w:rPr>
        <w:t xml:space="preserve">, </w:t>
      </w:r>
      <w:r w:rsidRPr="002D55B3">
        <w:rPr>
          <w:rFonts w:cs="Times New Roman"/>
          <w:i/>
          <w:iCs/>
          <w:noProof/>
          <w:szCs w:val="24"/>
        </w:rPr>
        <w:t>206</w:t>
      </w:r>
      <w:r w:rsidRPr="002D55B3">
        <w:rPr>
          <w:rFonts w:cs="Times New Roman"/>
          <w:noProof/>
          <w:szCs w:val="24"/>
        </w:rPr>
        <w:t>(June), 117844. https://doi.org/10.1016/j.eswa.2022.117844</w:t>
      </w:r>
    </w:p>
    <w:p w14:paraId="4B88E7D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(2021a). A Guide to the Project Management Body of Knowledge PMBOK GUIDE Seventh Edition and The Standard for Project Management. In </w:t>
      </w:r>
      <w:r w:rsidRPr="002D55B3">
        <w:rPr>
          <w:rFonts w:cs="Times New Roman"/>
          <w:i/>
          <w:iCs/>
          <w:noProof/>
          <w:szCs w:val="24"/>
        </w:rPr>
        <w:t xml:space="preserve">Angewandte Chemie </w:t>
      </w:r>
      <w:r w:rsidRPr="002D55B3">
        <w:rPr>
          <w:rFonts w:cs="Times New Roman"/>
          <w:i/>
          <w:iCs/>
          <w:noProof/>
          <w:szCs w:val="24"/>
        </w:rPr>
        <w:lastRenderedPageBreak/>
        <w:t>International Edition, 6(11), 951–952.</w:t>
      </w:r>
      <w:r w:rsidRPr="002D55B3">
        <w:rPr>
          <w:rFonts w:cs="Times New Roman"/>
          <w:noProof/>
          <w:szCs w:val="24"/>
        </w:rPr>
        <w:t xml:space="preserve"> (7th ed.). Project Management Institute.</w:t>
      </w:r>
    </w:p>
    <w:p w14:paraId="5E32DC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(2021b). </w:t>
      </w:r>
      <w:r w:rsidRPr="002D55B3">
        <w:rPr>
          <w:rFonts w:cs="Times New Roman"/>
          <w:i/>
          <w:iCs/>
          <w:noProof/>
          <w:szCs w:val="24"/>
        </w:rPr>
        <w:t>Pulse of Profession 2021: Beyond Agility</w:t>
      </w:r>
      <w:r w:rsidRPr="002D55B3">
        <w:rPr>
          <w:rFonts w:cs="Times New Roman"/>
          <w:noProof/>
          <w:szCs w:val="24"/>
        </w:rPr>
        <w:t>. https://www.pmi.org/-/media/pmi/documents/public/pdf/learning/thought-leadership/pulse/pmi_pulse_2021.pdf?v=b5c9abc1-e9ff-4ac5-bb0d-010ea8f664da&amp;sc_lang_temp=en</w:t>
      </w:r>
    </w:p>
    <w:p w14:paraId="6044D97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Satic, U., Jacko, P., &amp; Kirkbride, C. (2022). Performance evaluation of scheduling policies for the dynamic and stochastic resource-constrained multi-project scheduling problem. </w:t>
      </w:r>
      <w:r w:rsidRPr="002D55B3">
        <w:rPr>
          <w:rFonts w:cs="Times New Roman"/>
          <w:i/>
          <w:iCs/>
          <w:noProof/>
          <w:szCs w:val="24"/>
        </w:rPr>
        <w:t>International Journal of Production Research</w:t>
      </w:r>
      <w:r w:rsidRPr="002D55B3">
        <w:rPr>
          <w:rFonts w:cs="Times New Roman"/>
          <w:noProof/>
          <w:szCs w:val="24"/>
        </w:rPr>
        <w:t xml:space="preserve">, </w:t>
      </w:r>
      <w:r w:rsidRPr="002D55B3">
        <w:rPr>
          <w:rFonts w:cs="Times New Roman"/>
          <w:i/>
          <w:iCs/>
          <w:noProof/>
          <w:szCs w:val="24"/>
        </w:rPr>
        <w:t>60</w:t>
      </w:r>
      <w:r w:rsidRPr="002D55B3">
        <w:rPr>
          <w:rFonts w:cs="Times New Roman"/>
          <w:noProof/>
          <w:szCs w:val="24"/>
        </w:rPr>
        <w:t>(4), 1411–1423. https://doi.org/10.1080/00207543.2020.1857450</w:t>
      </w:r>
    </w:p>
    <w:p w14:paraId="4C57201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2D55B3">
        <w:rPr>
          <w:rFonts w:cs="Times New Roman"/>
          <w:i/>
          <w:iCs/>
          <w:noProof/>
          <w:szCs w:val="24"/>
        </w:rPr>
        <w:t>Advances in Engineering Software</w:t>
      </w:r>
      <w:r w:rsidRPr="002D55B3">
        <w:rPr>
          <w:rFonts w:cs="Times New Roman"/>
          <w:noProof/>
          <w:szCs w:val="24"/>
        </w:rPr>
        <w:t xml:space="preserve">, </w:t>
      </w:r>
      <w:r w:rsidRPr="002D55B3">
        <w:rPr>
          <w:rFonts w:cs="Times New Roman"/>
          <w:i/>
          <w:iCs/>
          <w:noProof/>
          <w:szCs w:val="24"/>
        </w:rPr>
        <w:t>170</w:t>
      </w:r>
      <w:r w:rsidRPr="002D55B3">
        <w:rPr>
          <w:rFonts w:cs="Times New Roman"/>
          <w:noProof/>
          <w:szCs w:val="24"/>
        </w:rPr>
        <w:t>, 103143. https://doi.org/10.1016/j.advengsoft.2022.103143</w:t>
      </w:r>
    </w:p>
    <w:p w14:paraId="4577E4B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Shetty, B. (2019). </w:t>
      </w:r>
      <w:r w:rsidRPr="002D55B3">
        <w:rPr>
          <w:rFonts w:cs="Times New Roman"/>
          <w:i/>
          <w:iCs/>
          <w:noProof/>
          <w:szCs w:val="24"/>
        </w:rPr>
        <w:t>Supervised Machine Learning Classification: An In-Depth Guide</w:t>
      </w:r>
      <w:r w:rsidRPr="002D55B3">
        <w:rPr>
          <w:rFonts w:cs="Times New Roman"/>
          <w:noProof/>
          <w:szCs w:val="24"/>
        </w:rPr>
        <w:t>. Builtin. https://builtin.com/data-science/supervised-machine-learning-classification</w:t>
      </w:r>
    </w:p>
    <w:p w14:paraId="238EBED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Shi, Q., Hertogh, M., Bosch-Rekveldt, M., Zhu, J., &amp; Sheng, Z. (2020). Exploring Decision-Making Complexity in Major Infrastructure Projects: A Case Study From China. </w:t>
      </w:r>
      <w:r w:rsidRPr="002D55B3">
        <w:rPr>
          <w:rFonts w:cs="Times New Roman"/>
          <w:i/>
          <w:iCs/>
          <w:noProof/>
          <w:szCs w:val="24"/>
        </w:rPr>
        <w:t>Project Management Journal</w:t>
      </w:r>
      <w:r w:rsidRPr="002D55B3">
        <w:rPr>
          <w:rFonts w:cs="Times New Roman"/>
          <w:noProof/>
          <w:szCs w:val="24"/>
        </w:rPr>
        <w:t xml:space="preserve">, </w:t>
      </w:r>
      <w:r w:rsidRPr="002D55B3">
        <w:rPr>
          <w:rFonts w:cs="Times New Roman"/>
          <w:i/>
          <w:iCs/>
          <w:noProof/>
          <w:szCs w:val="24"/>
        </w:rPr>
        <w:t>51</w:t>
      </w:r>
      <w:r w:rsidRPr="002D55B3">
        <w:rPr>
          <w:rFonts w:cs="Times New Roman"/>
          <w:noProof/>
          <w:szCs w:val="24"/>
        </w:rPr>
        <w:t>(6), 617–632. https://doi.org/10.1177/8756972820919205</w:t>
      </w:r>
    </w:p>
    <w:p w14:paraId="363CF1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Tam, C., Moura, E. J. da C., Oliveira, T., &amp; Varajão, J. (2020). The factors influencing the success of on-going agile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(3), 165–176. https://doi.org/10.1016/j.ijproman.2020.02.001</w:t>
      </w:r>
    </w:p>
    <w:p w14:paraId="5B08192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Tewari, I., &amp; Pant, M. (2020). Artificial Intelligence Reshaping Human Resource Management : A Review. </w:t>
      </w:r>
      <w:r w:rsidRPr="002D55B3">
        <w:rPr>
          <w:rFonts w:cs="Times New Roman"/>
          <w:i/>
          <w:iCs/>
          <w:noProof/>
          <w:szCs w:val="24"/>
        </w:rPr>
        <w:t>Proceedings of IEEE International Conference on Advent Trends in Multidisciplinary Research and Innovation, ICATMRI 2020</w:t>
      </w:r>
      <w:r w:rsidRPr="002D55B3">
        <w:rPr>
          <w:rFonts w:cs="Times New Roman"/>
          <w:noProof/>
          <w:szCs w:val="24"/>
        </w:rPr>
        <w:t>, 2020–2023. https://doi.org/10.1109/ICATMRI51801.2020.9398420</w:t>
      </w:r>
    </w:p>
    <w:p w14:paraId="60B9CC7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2D55B3">
        <w:rPr>
          <w:rFonts w:cs="Times New Roman"/>
          <w:i/>
          <w:iCs/>
          <w:noProof/>
          <w:szCs w:val="24"/>
        </w:rPr>
        <w:t>CEUR Workshop Proceedings</w:t>
      </w:r>
      <w:r w:rsidRPr="002D55B3">
        <w:rPr>
          <w:rFonts w:cs="Times New Roman"/>
          <w:noProof/>
          <w:szCs w:val="24"/>
        </w:rPr>
        <w:t xml:space="preserve">, </w:t>
      </w:r>
      <w:r w:rsidRPr="002D55B3">
        <w:rPr>
          <w:rFonts w:cs="Times New Roman"/>
          <w:i/>
          <w:iCs/>
          <w:noProof/>
          <w:szCs w:val="24"/>
        </w:rPr>
        <w:t>2913</w:t>
      </w:r>
      <w:r w:rsidRPr="002D55B3">
        <w:rPr>
          <w:rFonts w:cs="Times New Roman"/>
          <w:noProof/>
          <w:szCs w:val="24"/>
        </w:rPr>
        <w:t>(July), 198–208. https://doi.org/10.47350/iccs-de.2021.15</w:t>
      </w:r>
    </w:p>
    <w:p w14:paraId="52E63F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van Besouw, J., &amp; Bond-Barnard, T. (2021). Smart project management information systems (Spmis) for engineering projects – project performance monitoring &amp; reporting.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(1), 78–97. https://doi.org/10.12821/ijispm090104</w:t>
      </w:r>
    </w:p>
    <w:p w14:paraId="663079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Varajão, J., Pereira, J. L., Trigo, A., &amp; Moura, I. (2021). Information systems project management success.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(4), 62–74. https://doi.org/10.12821/ijispm090404</w:t>
      </w:r>
    </w:p>
    <w:p w14:paraId="6CB08D7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vom Brocke, J. (2018). </w:t>
      </w:r>
      <w:r w:rsidRPr="002D55B3">
        <w:rPr>
          <w:rFonts w:cs="Times New Roman"/>
          <w:i/>
          <w:iCs/>
          <w:noProof/>
          <w:szCs w:val="24"/>
        </w:rPr>
        <w:t>Business Process Management Cases :Digital Innovation and Business Transformation in Practice</w:t>
      </w:r>
      <w:r w:rsidRPr="002D55B3">
        <w:rPr>
          <w:rFonts w:cs="Times New Roman"/>
          <w:noProof/>
          <w:szCs w:val="24"/>
        </w:rPr>
        <w:t xml:space="preserve"> (J. Mendling (ed.); 1th ed.). Springer Berlin Heidelberg. https://doi.org/10.1007/978-3-319-58307-5_9</w:t>
      </w:r>
    </w:p>
    <w:p w14:paraId="4C2EFF4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lastRenderedPageBreak/>
        <w:t xml:space="preserve">Xiaojuan, M. (2018). Research on the classification of high dimensional imbalanced data based on the optimization of random forest algorithm. </w:t>
      </w:r>
      <w:r w:rsidRPr="002D55B3">
        <w:rPr>
          <w:rFonts w:cs="Times New Roman"/>
          <w:i/>
          <w:iCs/>
          <w:noProof/>
          <w:szCs w:val="24"/>
        </w:rPr>
        <w:t>ACM International Conference Proceeding Series</w:t>
      </w:r>
      <w:r w:rsidRPr="002D55B3">
        <w:rPr>
          <w:rFonts w:cs="Times New Roman"/>
          <w:noProof/>
          <w:szCs w:val="24"/>
        </w:rPr>
        <w:t>, 60–67. https://doi.org/10.1145/3297730.3297747</w:t>
      </w:r>
    </w:p>
    <w:p w14:paraId="4203BE0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Yodnual, O., Srimaharaj, W., Chaisricharoen, R., &amp; Pamanee, K. (2020). Automatic Workload Estimation for Software House. </w:t>
      </w:r>
      <w:r w:rsidRPr="002D55B3">
        <w:rPr>
          <w:rFonts w:cs="Times New Roman"/>
          <w:i/>
          <w:iCs/>
          <w:noProof/>
          <w:szCs w:val="24"/>
        </w:rPr>
        <w:t>ACM International Conference Proceeding Series</w:t>
      </w:r>
      <w:r w:rsidRPr="002D55B3">
        <w:rPr>
          <w:rFonts w:cs="Times New Roman"/>
          <w:noProof/>
          <w:szCs w:val="24"/>
        </w:rPr>
        <w:t>, 41–45. https://doi.org/10.1145/3439133.3439135</w:t>
      </w:r>
    </w:p>
    <w:p w14:paraId="249DE2B8" w14:textId="77777777" w:rsidR="002D55B3" w:rsidRPr="002D55B3" w:rsidRDefault="002D55B3" w:rsidP="002D55B3">
      <w:pPr>
        <w:widowControl w:val="0"/>
        <w:autoSpaceDE w:val="0"/>
        <w:autoSpaceDN w:val="0"/>
        <w:adjustRightInd w:val="0"/>
        <w:spacing w:line="240" w:lineRule="auto"/>
        <w:ind w:left="480" w:hanging="480"/>
        <w:rPr>
          <w:rFonts w:cs="Times New Roman"/>
          <w:noProof/>
        </w:rPr>
      </w:pPr>
      <w:r w:rsidRPr="002D55B3">
        <w:rPr>
          <w:rFonts w:cs="Times New Roman"/>
          <w:noProof/>
          <w:szCs w:val="24"/>
        </w:rPr>
        <w:t xml:space="preserve">Zlaugotne, B., Zihare, L., Balode, L., Kalnbalkite, A., Khabdullin, A., &amp; Blumberga, D. (2020). Multi-Criteria Decision Analysis Methods Comparison. </w:t>
      </w:r>
      <w:r w:rsidRPr="002D55B3">
        <w:rPr>
          <w:rFonts w:cs="Times New Roman"/>
          <w:i/>
          <w:iCs/>
          <w:noProof/>
          <w:szCs w:val="24"/>
        </w:rPr>
        <w:t>Environmental and Climate Technologies</w:t>
      </w:r>
      <w:r w:rsidRPr="002D55B3">
        <w:rPr>
          <w:rFonts w:cs="Times New Roman"/>
          <w:noProof/>
          <w:szCs w:val="24"/>
        </w:rPr>
        <w:t xml:space="preserve">, </w:t>
      </w:r>
      <w:r w:rsidRPr="002D55B3">
        <w:rPr>
          <w:rFonts w:cs="Times New Roman"/>
          <w:i/>
          <w:iCs/>
          <w:noProof/>
          <w:szCs w:val="24"/>
        </w:rPr>
        <w:t>24</w:t>
      </w:r>
      <w:r w:rsidRPr="002D55B3">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3"/>
      <w:footerReference w:type="default" r:id="rId5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F01B9" w14:textId="77777777" w:rsidR="00F70865" w:rsidRDefault="00F70865" w:rsidP="00FB2759">
      <w:pPr>
        <w:spacing w:after="0" w:line="240" w:lineRule="auto"/>
      </w:pPr>
      <w:r>
        <w:separator/>
      </w:r>
    </w:p>
  </w:endnote>
  <w:endnote w:type="continuationSeparator" w:id="0">
    <w:p w14:paraId="680C307C" w14:textId="77777777" w:rsidR="00F70865" w:rsidRDefault="00F70865"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91C97" w14:textId="77777777" w:rsidR="00F70865" w:rsidRDefault="00F70865" w:rsidP="00FB2759">
      <w:pPr>
        <w:spacing w:after="0" w:line="240" w:lineRule="auto"/>
      </w:pPr>
      <w:r>
        <w:separator/>
      </w:r>
    </w:p>
  </w:footnote>
  <w:footnote w:type="continuationSeparator" w:id="0">
    <w:p w14:paraId="793C7C71" w14:textId="77777777" w:rsidR="00F70865" w:rsidRDefault="00F70865"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5D65BB">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5D65BB">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5D65BB">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5D65BB">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5D65BB">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5D65BB">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5D65BB">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5D65BB">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5D65BB">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5D65BB">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5D65BB">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5D65BB"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5D65BB">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5D65BB">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5D65BB">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5D65BB">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5D65BB">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5D65BB">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5D65BB">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5D65BB">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5D65BB">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5D65BB">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5D65BB">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5D65BB">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5D65BB">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2"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4"/>
  </w:num>
  <w:num w:numId="8" w16cid:durableId="703288360">
    <w:abstractNumId w:val="12"/>
  </w:num>
  <w:num w:numId="9" w16cid:durableId="1061683408">
    <w:abstractNumId w:val="15"/>
  </w:num>
  <w:num w:numId="10" w16cid:durableId="1380057213">
    <w:abstractNumId w:val="20"/>
  </w:num>
  <w:num w:numId="11" w16cid:durableId="1274939209">
    <w:abstractNumId w:val="7"/>
  </w:num>
  <w:num w:numId="12" w16cid:durableId="516039556">
    <w:abstractNumId w:val="13"/>
  </w:num>
  <w:num w:numId="13" w16cid:durableId="449276485">
    <w:abstractNumId w:val="9"/>
  </w:num>
  <w:num w:numId="14" w16cid:durableId="895428776">
    <w:abstractNumId w:val="23"/>
  </w:num>
  <w:num w:numId="15" w16cid:durableId="674962797">
    <w:abstractNumId w:val="3"/>
  </w:num>
  <w:num w:numId="16" w16cid:durableId="839736149">
    <w:abstractNumId w:val="1"/>
  </w:num>
  <w:num w:numId="17" w16cid:durableId="1046955165">
    <w:abstractNumId w:val="22"/>
  </w:num>
  <w:num w:numId="18" w16cid:durableId="1270893735">
    <w:abstractNumId w:val="17"/>
  </w:num>
  <w:num w:numId="19" w16cid:durableId="1095635657">
    <w:abstractNumId w:val="16"/>
  </w:num>
  <w:num w:numId="20" w16cid:durableId="1340036309">
    <w:abstractNumId w:val="8"/>
  </w:num>
  <w:num w:numId="21" w16cid:durableId="1167524899">
    <w:abstractNumId w:val="18"/>
  </w:num>
  <w:num w:numId="22" w16cid:durableId="1539902123">
    <w:abstractNumId w:val="21"/>
  </w:num>
  <w:num w:numId="23" w16cid:durableId="554005713">
    <w:abstractNumId w:val="11"/>
  </w:num>
  <w:num w:numId="24" w16cid:durableId="2093159233">
    <w:abstractNumId w:val="19"/>
  </w:num>
  <w:num w:numId="25" w16cid:durableId="165722428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1550"/>
    <w:rsid w:val="00012129"/>
    <w:rsid w:val="000135FD"/>
    <w:rsid w:val="000212E9"/>
    <w:rsid w:val="00022115"/>
    <w:rsid w:val="00023AD4"/>
    <w:rsid w:val="00025589"/>
    <w:rsid w:val="000262AB"/>
    <w:rsid w:val="00032110"/>
    <w:rsid w:val="000327DD"/>
    <w:rsid w:val="00032C66"/>
    <w:rsid w:val="000338FD"/>
    <w:rsid w:val="0003695E"/>
    <w:rsid w:val="000373FB"/>
    <w:rsid w:val="00040582"/>
    <w:rsid w:val="00041649"/>
    <w:rsid w:val="00041AC2"/>
    <w:rsid w:val="00042585"/>
    <w:rsid w:val="0004293F"/>
    <w:rsid w:val="00043C93"/>
    <w:rsid w:val="00052A44"/>
    <w:rsid w:val="000557D4"/>
    <w:rsid w:val="000607C2"/>
    <w:rsid w:val="0006102D"/>
    <w:rsid w:val="00065315"/>
    <w:rsid w:val="000653BA"/>
    <w:rsid w:val="000669CB"/>
    <w:rsid w:val="00067C89"/>
    <w:rsid w:val="00071697"/>
    <w:rsid w:val="00071BA3"/>
    <w:rsid w:val="0007600F"/>
    <w:rsid w:val="00076136"/>
    <w:rsid w:val="00076AAA"/>
    <w:rsid w:val="000800F9"/>
    <w:rsid w:val="000820B4"/>
    <w:rsid w:val="000847A7"/>
    <w:rsid w:val="0008569E"/>
    <w:rsid w:val="00091C35"/>
    <w:rsid w:val="000926F2"/>
    <w:rsid w:val="00093982"/>
    <w:rsid w:val="000954FB"/>
    <w:rsid w:val="000A1073"/>
    <w:rsid w:val="000A17CB"/>
    <w:rsid w:val="000A499B"/>
    <w:rsid w:val="000A559D"/>
    <w:rsid w:val="000A593B"/>
    <w:rsid w:val="000A5985"/>
    <w:rsid w:val="000A683C"/>
    <w:rsid w:val="000A7A4A"/>
    <w:rsid w:val="000B0BDE"/>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316C0"/>
    <w:rsid w:val="00131A83"/>
    <w:rsid w:val="00132A56"/>
    <w:rsid w:val="00132D17"/>
    <w:rsid w:val="00133977"/>
    <w:rsid w:val="00134814"/>
    <w:rsid w:val="00135D39"/>
    <w:rsid w:val="00135EC0"/>
    <w:rsid w:val="00140223"/>
    <w:rsid w:val="00146E9D"/>
    <w:rsid w:val="00147E66"/>
    <w:rsid w:val="00150C29"/>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10C6"/>
    <w:rsid w:val="001C2483"/>
    <w:rsid w:val="001C2A8D"/>
    <w:rsid w:val="001C421E"/>
    <w:rsid w:val="001C7FC6"/>
    <w:rsid w:val="001D2749"/>
    <w:rsid w:val="001D2BFA"/>
    <w:rsid w:val="001D2F28"/>
    <w:rsid w:val="001D4378"/>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7323"/>
    <w:rsid w:val="002632A2"/>
    <w:rsid w:val="002709AA"/>
    <w:rsid w:val="00271C43"/>
    <w:rsid w:val="00273F30"/>
    <w:rsid w:val="002740A1"/>
    <w:rsid w:val="00276AB2"/>
    <w:rsid w:val="0027751B"/>
    <w:rsid w:val="00282930"/>
    <w:rsid w:val="0028480E"/>
    <w:rsid w:val="00284AD9"/>
    <w:rsid w:val="00285CD2"/>
    <w:rsid w:val="00286335"/>
    <w:rsid w:val="00286F02"/>
    <w:rsid w:val="00290DF9"/>
    <w:rsid w:val="002912B5"/>
    <w:rsid w:val="00291E7C"/>
    <w:rsid w:val="002924DA"/>
    <w:rsid w:val="00292EAA"/>
    <w:rsid w:val="002932C2"/>
    <w:rsid w:val="00295F0E"/>
    <w:rsid w:val="00297189"/>
    <w:rsid w:val="002A1AE0"/>
    <w:rsid w:val="002A2B35"/>
    <w:rsid w:val="002A3D71"/>
    <w:rsid w:val="002A41B0"/>
    <w:rsid w:val="002A5843"/>
    <w:rsid w:val="002A5D5F"/>
    <w:rsid w:val="002A7B3A"/>
    <w:rsid w:val="002B02AA"/>
    <w:rsid w:val="002B0E38"/>
    <w:rsid w:val="002B2945"/>
    <w:rsid w:val="002B322B"/>
    <w:rsid w:val="002B4EC1"/>
    <w:rsid w:val="002B51EA"/>
    <w:rsid w:val="002B70CC"/>
    <w:rsid w:val="002C01AA"/>
    <w:rsid w:val="002C1D19"/>
    <w:rsid w:val="002C2F41"/>
    <w:rsid w:val="002C31C4"/>
    <w:rsid w:val="002D1640"/>
    <w:rsid w:val="002D2EB8"/>
    <w:rsid w:val="002D55B3"/>
    <w:rsid w:val="002D5B60"/>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E38"/>
    <w:rsid w:val="00336216"/>
    <w:rsid w:val="00340B11"/>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47EC"/>
    <w:rsid w:val="003752BB"/>
    <w:rsid w:val="00377D62"/>
    <w:rsid w:val="003805DE"/>
    <w:rsid w:val="0038145E"/>
    <w:rsid w:val="00381F13"/>
    <w:rsid w:val="00382261"/>
    <w:rsid w:val="003832BF"/>
    <w:rsid w:val="0038338A"/>
    <w:rsid w:val="00383A50"/>
    <w:rsid w:val="0038469B"/>
    <w:rsid w:val="003874A7"/>
    <w:rsid w:val="0038785E"/>
    <w:rsid w:val="00393D28"/>
    <w:rsid w:val="003945E1"/>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25CE"/>
    <w:rsid w:val="003E3D15"/>
    <w:rsid w:val="003E4835"/>
    <w:rsid w:val="003E5413"/>
    <w:rsid w:val="003E5659"/>
    <w:rsid w:val="003F3171"/>
    <w:rsid w:val="003F730B"/>
    <w:rsid w:val="003F78C7"/>
    <w:rsid w:val="00401D9F"/>
    <w:rsid w:val="00402145"/>
    <w:rsid w:val="0040354C"/>
    <w:rsid w:val="0040672F"/>
    <w:rsid w:val="00410BEA"/>
    <w:rsid w:val="00411C49"/>
    <w:rsid w:val="004139ED"/>
    <w:rsid w:val="00420490"/>
    <w:rsid w:val="00422FE8"/>
    <w:rsid w:val="004236C5"/>
    <w:rsid w:val="004252CE"/>
    <w:rsid w:val="00426A8B"/>
    <w:rsid w:val="0043125D"/>
    <w:rsid w:val="004334F5"/>
    <w:rsid w:val="00433FE2"/>
    <w:rsid w:val="0043415F"/>
    <w:rsid w:val="00437249"/>
    <w:rsid w:val="004379C6"/>
    <w:rsid w:val="00441B32"/>
    <w:rsid w:val="0044266C"/>
    <w:rsid w:val="004478FB"/>
    <w:rsid w:val="00447F66"/>
    <w:rsid w:val="00450633"/>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2EB3"/>
    <w:rsid w:val="00493929"/>
    <w:rsid w:val="0049412C"/>
    <w:rsid w:val="00494C02"/>
    <w:rsid w:val="004A171E"/>
    <w:rsid w:val="004A1B64"/>
    <w:rsid w:val="004A2035"/>
    <w:rsid w:val="004A56FD"/>
    <w:rsid w:val="004B6AD5"/>
    <w:rsid w:val="004C0D06"/>
    <w:rsid w:val="004C2758"/>
    <w:rsid w:val="004C3472"/>
    <w:rsid w:val="004C459D"/>
    <w:rsid w:val="004C4BEE"/>
    <w:rsid w:val="004C537F"/>
    <w:rsid w:val="004D1E80"/>
    <w:rsid w:val="004D1F54"/>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CBB"/>
    <w:rsid w:val="00543131"/>
    <w:rsid w:val="005434EA"/>
    <w:rsid w:val="005435BE"/>
    <w:rsid w:val="00543F1D"/>
    <w:rsid w:val="00550B8D"/>
    <w:rsid w:val="00551A0E"/>
    <w:rsid w:val="00551B1D"/>
    <w:rsid w:val="00552697"/>
    <w:rsid w:val="00552F70"/>
    <w:rsid w:val="00572625"/>
    <w:rsid w:val="00573AB0"/>
    <w:rsid w:val="00577F61"/>
    <w:rsid w:val="00580B62"/>
    <w:rsid w:val="00582FC1"/>
    <w:rsid w:val="00584FF3"/>
    <w:rsid w:val="005857C4"/>
    <w:rsid w:val="005876DA"/>
    <w:rsid w:val="00587702"/>
    <w:rsid w:val="00587F0A"/>
    <w:rsid w:val="00590820"/>
    <w:rsid w:val="00595BEE"/>
    <w:rsid w:val="00596527"/>
    <w:rsid w:val="005A0BC0"/>
    <w:rsid w:val="005A3262"/>
    <w:rsid w:val="005A4B12"/>
    <w:rsid w:val="005B1660"/>
    <w:rsid w:val="005C000B"/>
    <w:rsid w:val="005C1A40"/>
    <w:rsid w:val="005C4143"/>
    <w:rsid w:val="005C4F5B"/>
    <w:rsid w:val="005D099B"/>
    <w:rsid w:val="005D134D"/>
    <w:rsid w:val="005D65BB"/>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51E3"/>
    <w:rsid w:val="00606641"/>
    <w:rsid w:val="0060681D"/>
    <w:rsid w:val="00610275"/>
    <w:rsid w:val="006121DF"/>
    <w:rsid w:val="00617426"/>
    <w:rsid w:val="00620036"/>
    <w:rsid w:val="006261C6"/>
    <w:rsid w:val="00633D88"/>
    <w:rsid w:val="00637991"/>
    <w:rsid w:val="006436E2"/>
    <w:rsid w:val="00647405"/>
    <w:rsid w:val="00650995"/>
    <w:rsid w:val="00651810"/>
    <w:rsid w:val="00651CB5"/>
    <w:rsid w:val="00654A33"/>
    <w:rsid w:val="00654C17"/>
    <w:rsid w:val="00660046"/>
    <w:rsid w:val="00662118"/>
    <w:rsid w:val="00662683"/>
    <w:rsid w:val="00662BA1"/>
    <w:rsid w:val="006650A4"/>
    <w:rsid w:val="006674B8"/>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A0641"/>
    <w:rsid w:val="006A3283"/>
    <w:rsid w:val="006A34BE"/>
    <w:rsid w:val="006A49A3"/>
    <w:rsid w:val="006A6A1C"/>
    <w:rsid w:val="006A72FE"/>
    <w:rsid w:val="006A7674"/>
    <w:rsid w:val="006B03CF"/>
    <w:rsid w:val="006B1980"/>
    <w:rsid w:val="006B53EC"/>
    <w:rsid w:val="006B555B"/>
    <w:rsid w:val="006C16D7"/>
    <w:rsid w:val="006C2033"/>
    <w:rsid w:val="006C37F6"/>
    <w:rsid w:val="006C4A61"/>
    <w:rsid w:val="006C616C"/>
    <w:rsid w:val="006D1882"/>
    <w:rsid w:val="006D2C73"/>
    <w:rsid w:val="006D3180"/>
    <w:rsid w:val="006D6F8A"/>
    <w:rsid w:val="006E0757"/>
    <w:rsid w:val="006E25A4"/>
    <w:rsid w:val="006E4F70"/>
    <w:rsid w:val="006E4FA4"/>
    <w:rsid w:val="006E541B"/>
    <w:rsid w:val="006E54DA"/>
    <w:rsid w:val="006E5960"/>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C38"/>
    <w:rsid w:val="00727040"/>
    <w:rsid w:val="00731793"/>
    <w:rsid w:val="00732C44"/>
    <w:rsid w:val="0073386C"/>
    <w:rsid w:val="00733FEA"/>
    <w:rsid w:val="00735B98"/>
    <w:rsid w:val="00735C0F"/>
    <w:rsid w:val="00735D7D"/>
    <w:rsid w:val="00736217"/>
    <w:rsid w:val="00740EB0"/>
    <w:rsid w:val="00750180"/>
    <w:rsid w:val="00751233"/>
    <w:rsid w:val="00751487"/>
    <w:rsid w:val="0075375A"/>
    <w:rsid w:val="0075693F"/>
    <w:rsid w:val="0075780B"/>
    <w:rsid w:val="00760CFF"/>
    <w:rsid w:val="00764B64"/>
    <w:rsid w:val="00765232"/>
    <w:rsid w:val="0076528C"/>
    <w:rsid w:val="0076571E"/>
    <w:rsid w:val="0076594F"/>
    <w:rsid w:val="00766140"/>
    <w:rsid w:val="00766B36"/>
    <w:rsid w:val="007675B4"/>
    <w:rsid w:val="00770CA3"/>
    <w:rsid w:val="0077132A"/>
    <w:rsid w:val="00771C22"/>
    <w:rsid w:val="007723C2"/>
    <w:rsid w:val="007749AB"/>
    <w:rsid w:val="007752E0"/>
    <w:rsid w:val="007753E0"/>
    <w:rsid w:val="00780546"/>
    <w:rsid w:val="0078062F"/>
    <w:rsid w:val="007807C2"/>
    <w:rsid w:val="007819E2"/>
    <w:rsid w:val="007829B4"/>
    <w:rsid w:val="0078375F"/>
    <w:rsid w:val="00784AAA"/>
    <w:rsid w:val="007904FE"/>
    <w:rsid w:val="00791530"/>
    <w:rsid w:val="00792088"/>
    <w:rsid w:val="007925EB"/>
    <w:rsid w:val="00794441"/>
    <w:rsid w:val="007959ED"/>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6769"/>
    <w:rsid w:val="007C3C0E"/>
    <w:rsid w:val="007D136E"/>
    <w:rsid w:val="007D1C3F"/>
    <w:rsid w:val="007D32CF"/>
    <w:rsid w:val="007D47F6"/>
    <w:rsid w:val="007D4C2F"/>
    <w:rsid w:val="007D7C98"/>
    <w:rsid w:val="007E11F0"/>
    <w:rsid w:val="007E4379"/>
    <w:rsid w:val="007E4EFD"/>
    <w:rsid w:val="007E59CE"/>
    <w:rsid w:val="007F203B"/>
    <w:rsid w:val="007F375B"/>
    <w:rsid w:val="007F4A52"/>
    <w:rsid w:val="007F4E8F"/>
    <w:rsid w:val="007F652F"/>
    <w:rsid w:val="00802170"/>
    <w:rsid w:val="00802C5C"/>
    <w:rsid w:val="00804E8C"/>
    <w:rsid w:val="00805FB8"/>
    <w:rsid w:val="008108C5"/>
    <w:rsid w:val="008135AA"/>
    <w:rsid w:val="00814B17"/>
    <w:rsid w:val="00815D41"/>
    <w:rsid w:val="00817E89"/>
    <w:rsid w:val="00823B22"/>
    <w:rsid w:val="008248C6"/>
    <w:rsid w:val="0082523B"/>
    <w:rsid w:val="0082574C"/>
    <w:rsid w:val="00825CF3"/>
    <w:rsid w:val="00827503"/>
    <w:rsid w:val="0083271E"/>
    <w:rsid w:val="0083359E"/>
    <w:rsid w:val="00834400"/>
    <w:rsid w:val="0083459B"/>
    <w:rsid w:val="00835683"/>
    <w:rsid w:val="00836391"/>
    <w:rsid w:val="008402A1"/>
    <w:rsid w:val="0084292D"/>
    <w:rsid w:val="00843120"/>
    <w:rsid w:val="00843174"/>
    <w:rsid w:val="00846970"/>
    <w:rsid w:val="008471B8"/>
    <w:rsid w:val="00847C6F"/>
    <w:rsid w:val="008505AD"/>
    <w:rsid w:val="008509FC"/>
    <w:rsid w:val="00853C21"/>
    <w:rsid w:val="00853FB1"/>
    <w:rsid w:val="00854554"/>
    <w:rsid w:val="00854EB4"/>
    <w:rsid w:val="00857960"/>
    <w:rsid w:val="00857F5E"/>
    <w:rsid w:val="00861C2F"/>
    <w:rsid w:val="008628E5"/>
    <w:rsid w:val="00863A40"/>
    <w:rsid w:val="00864CCA"/>
    <w:rsid w:val="0086720B"/>
    <w:rsid w:val="008706CF"/>
    <w:rsid w:val="00871E53"/>
    <w:rsid w:val="00873CA2"/>
    <w:rsid w:val="008763B3"/>
    <w:rsid w:val="00881706"/>
    <w:rsid w:val="00882074"/>
    <w:rsid w:val="0088260B"/>
    <w:rsid w:val="0088305F"/>
    <w:rsid w:val="00885A5E"/>
    <w:rsid w:val="00885C4E"/>
    <w:rsid w:val="00886F12"/>
    <w:rsid w:val="00887B64"/>
    <w:rsid w:val="00887BBA"/>
    <w:rsid w:val="008902DE"/>
    <w:rsid w:val="008937B5"/>
    <w:rsid w:val="00896AAD"/>
    <w:rsid w:val="00897DE3"/>
    <w:rsid w:val="00897FC7"/>
    <w:rsid w:val="008A086B"/>
    <w:rsid w:val="008A1FDC"/>
    <w:rsid w:val="008A55BA"/>
    <w:rsid w:val="008A6542"/>
    <w:rsid w:val="008B0920"/>
    <w:rsid w:val="008B1519"/>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205D9"/>
    <w:rsid w:val="0092125A"/>
    <w:rsid w:val="00922340"/>
    <w:rsid w:val="00922A1D"/>
    <w:rsid w:val="0092321C"/>
    <w:rsid w:val="009271B7"/>
    <w:rsid w:val="0092773C"/>
    <w:rsid w:val="009334DE"/>
    <w:rsid w:val="00933644"/>
    <w:rsid w:val="009343D3"/>
    <w:rsid w:val="00936981"/>
    <w:rsid w:val="009379EB"/>
    <w:rsid w:val="009425CF"/>
    <w:rsid w:val="009430F6"/>
    <w:rsid w:val="00952380"/>
    <w:rsid w:val="00952695"/>
    <w:rsid w:val="0095347B"/>
    <w:rsid w:val="0095488C"/>
    <w:rsid w:val="009555FE"/>
    <w:rsid w:val="009632F3"/>
    <w:rsid w:val="0096345D"/>
    <w:rsid w:val="00965804"/>
    <w:rsid w:val="009670E7"/>
    <w:rsid w:val="00967AC8"/>
    <w:rsid w:val="009706AA"/>
    <w:rsid w:val="00970F1C"/>
    <w:rsid w:val="00971A07"/>
    <w:rsid w:val="009736FA"/>
    <w:rsid w:val="00983B5E"/>
    <w:rsid w:val="0098422A"/>
    <w:rsid w:val="009857AA"/>
    <w:rsid w:val="00986DB7"/>
    <w:rsid w:val="00992A16"/>
    <w:rsid w:val="009936E1"/>
    <w:rsid w:val="00994670"/>
    <w:rsid w:val="00994E89"/>
    <w:rsid w:val="009A23F0"/>
    <w:rsid w:val="009A5366"/>
    <w:rsid w:val="009A5DF1"/>
    <w:rsid w:val="009B094C"/>
    <w:rsid w:val="009B096A"/>
    <w:rsid w:val="009B0E9D"/>
    <w:rsid w:val="009B0F55"/>
    <w:rsid w:val="009B1022"/>
    <w:rsid w:val="009B15FE"/>
    <w:rsid w:val="009B4624"/>
    <w:rsid w:val="009B6E44"/>
    <w:rsid w:val="009B7161"/>
    <w:rsid w:val="009B7412"/>
    <w:rsid w:val="009B7FB6"/>
    <w:rsid w:val="009C1B5D"/>
    <w:rsid w:val="009C363A"/>
    <w:rsid w:val="009C4241"/>
    <w:rsid w:val="009C5483"/>
    <w:rsid w:val="009D0C09"/>
    <w:rsid w:val="009D20A0"/>
    <w:rsid w:val="009D428D"/>
    <w:rsid w:val="009D50F0"/>
    <w:rsid w:val="009D706F"/>
    <w:rsid w:val="009E1792"/>
    <w:rsid w:val="009E2260"/>
    <w:rsid w:val="009E435A"/>
    <w:rsid w:val="009E5673"/>
    <w:rsid w:val="009E6781"/>
    <w:rsid w:val="009E7404"/>
    <w:rsid w:val="009F1E88"/>
    <w:rsid w:val="009F202C"/>
    <w:rsid w:val="009F24AF"/>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2A3A"/>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2E2"/>
    <w:rsid w:val="00AD0953"/>
    <w:rsid w:val="00AD1803"/>
    <w:rsid w:val="00AD1AD6"/>
    <w:rsid w:val="00AD3BC7"/>
    <w:rsid w:val="00AD4474"/>
    <w:rsid w:val="00AE1274"/>
    <w:rsid w:val="00AE1285"/>
    <w:rsid w:val="00AE12C0"/>
    <w:rsid w:val="00AE145F"/>
    <w:rsid w:val="00AE5313"/>
    <w:rsid w:val="00AE58A4"/>
    <w:rsid w:val="00AF2C35"/>
    <w:rsid w:val="00AF35C5"/>
    <w:rsid w:val="00AF4074"/>
    <w:rsid w:val="00AF4DB7"/>
    <w:rsid w:val="00B00614"/>
    <w:rsid w:val="00B01ABB"/>
    <w:rsid w:val="00B043B9"/>
    <w:rsid w:val="00B049D5"/>
    <w:rsid w:val="00B05405"/>
    <w:rsid w:val="00B05AA0"/>
    <w:rsid w:val="00B12C43"/>
    <w:rsid w:val="00B12CB1"/>
    <w:rsid w:val="00B21B3E"/>
    <w:rsid w:val="00B2246F"/>
    <w:rsid w:val="00B2268B"/>
    <w:rsid w:val="00B22FF1"/>
    <w:rsid w:val="00B23540"/>
    <w:rsid w:val="00B24229"/>
    <w:rsid w:val="00B25079"/>
    <w:rsid w:val="00B30C8E"/>
    <w:rsid w:val="00B33B9B"/>
    <w:rsid w:val="00B34916"/>
    <w:rsid w:val="00B3762B"/>
    <w:rsid w:val="00B4061D"/>
    <w:rsid w:val="00B41934"/>
    <w:rsid w:val="00B439A7"/>
    <w:rsid w:val="00B43F7F"/>
    <w:rsid w:val="00B444E0"/>
    <w:rsid w:val="00B458F7"/>
    <w:rsid w:val="00B4715E"/>
    <w:rsid w:val="00B47966"/>
    <w:rsid w:val="00B47B0D"/>
    <w:rsid w:val="00B50617"/>
    <w:rsid w:val="00B50B7B"/>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FC2"/>
    <w:rsid w:val="00BC3EA3"/>
    <w:rsid w:val="00BC42E0"/>
    <w:rsid w:val="00BC5346"/>
    <w:rsid w:val="00BD21CC"/>
    <w:rsid w:val="00BD2E40"/>
    <w:rsid w:val="00BD39B2"/>
    <w:rsid w:val="00BD3A81"/>
    <w:rsid w:val="00BD3BFD"/>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B8A"/>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652C2"/>
    <w:rsid w:val="00C70E31"/>
    <w:rsid w:val="00C71191"/>
    <w:rsid w:val="00C712B9"/>
    <w:rsid w:val="00C72245"/>
    <w:rsid w:val="00C7676F"/>
    <w:rsid w:val="00C77938"/>
    <w:rsid w:val="00C80290"/>
    <w:rsid w:val="00C83C50"/>
    <w:rsid w:val="00C84DFE"/>
    <w:rsid w:val="00C91757"/>
    <w:rsid w:val="00C93DAA"/>
    <w:rsid w:val="00C96AD4"/>
    <w:rsid w:val="00C97F4F"/>
    <w:rsid w:val="00CA0B59"/>
    <w:rsid w:val="00CA3322"/>
    <w:rsid w:val="00CA5BBF"/>
    <w:rsid w:val="00CA6208"/>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2000"/>
    <w:rsid w:val="00CF34EF"/>
    <w:rsid w:val="00CF5BED"/>
    <w:rsid w:val="00CF6824"/>
    <w:rsid w:val="00CF735D"/>
    <w:rsid w:val="00D02935"/>
    <w:rsid w:val="00D040CD"/>
    <w:rsid w:val="00D055AB"/>
    <w:rsid w:val="00D12FC4"/>
    <w:rsid w:val="00D155E5"/>
    <w:rsid w:val="00D162A7"/>
    <w:rsid w:val="00D166F7"/>
    <w:rsid w:val="00D17A37"/>
    <w:rsid w:val="00D20B18"/>
    <w:rsid w:val="00D2484F"/>
    <w:rsid w:val="00D260D0"/>
    <w:rsid w:val="00D26CC6"/>
    <w:rsid w:val="00D27FB3"/>
    <w:rsid w:val="00D3179D"/>
    <w:rsid w:val="00D31A20"/>
    <w:rsid w:val="00D32C8B"/>
    <w:rsid w:val="00D33C77"/>
    <w:rsid w:val="00D35468"/>
    <w:rsid w:val="00D418BA"/>
    <w:rsid w:val="00D41F59"/>
    <w:rsid w:val="00D4271E"/>
    <w:rsid w:val="00D427FD"/>
    <w:rsid w:val="00D436B3"/>
    <w:rsid w:val="00D469B4"/>
    <w:rsid w:val="00D46C3C"/>
    <w:rsid w:val="00D5289B"/>
    <w:rsid w:val="00D540BA"/>
    <w:rsid w:val="00D54EE9"/>
    <w:rsid w:val="00D64E14"/>
    <w:rsid w:val="00D65005"/>
    <w:rsid w:val="00D668D4"/>
    <w:rsid w:val="00D70A7D"/>
    <w:rsid w:val="00D72FF5"/>
    <w:rsid w:val="00D737B1"/>
    <w:rsid w:val="00D7521E"/>
    <w:rsid w:val="00D756DD"/>
    <w:rsid w:val="00D75D82"/>
    <w:rsid w:val="00D81740"/>
    <w:rsid w:val="00D82DFF"/>
    <w:rsid w:val="00D835D6"/>
    <w:rsid w:val="00D85A93"/>
    <w:rsid w:val="00D85C22"/>
    <w:rsid w:val="00D864BD"/>
    <w:rsid w:val="00D86969"/>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B7DC6"/>
    <w:rsid w:val="00DC0F4D"/>
    <w:rsid w:val="00DC280E"/>
    <w:rsid w:val="00DC3639"/>
    <w:rsid w:val="00DC5457"/>
    <w:rsid w:val="00DC6689"/>
    <w:rsid w:val="00DC76D3"/>
    <w:rsid w:val="00DD09A8"/>
    <w:rsid w:val="00DD216B"/>
    <w:rsid w:val="00DD3961"/>
    <w:rsid w:val="00DD4A83"/>
    <w:rsid w:val="00DD50E3"/>
    <w:rsid w:val="00DD56A5"/>
    <w:rsid w:val="00DE22CF"/>
    <w:rsid w:val="00DE5118"/>
    <w:rsid w:val="00DE6B9B"/>
    <w:rsid w:val="00DF00D2"/>
    <w:rsid w:val="00DF058D"/>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D55"/>
    <w:rsid w:val="00EF1ECD"/>
    <w:rsid w:val="00EF273A"/>
    <w:rsid w:val="00EF5124"/>
    <w:rsid w:val="00EF5714"/>
    <w:rsid w:val="00EF6FED"/>
    <w:rsid w:val="00EF7563"/>
    <w:rsid w:val="00EF7638"/>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439C"/>
    <w:rsid w:val="00F35494"/>
    <w:rsid w:val="00F413D1"/>
    <w:rsid w:val="00F41748"/>
    <w:rsid w:val="00F41B1F"/>
    <w:rsid w:val="00F42E62"/>
    <w:rsid w:val="00F4427F"/>
    <w:rsid w:val="00F45638"/>
    <w:rsid w:val="00F45D74"/>
    <w:rsid w:val="00F50264"/>
    <w:rsid w:val="00F5247B"/>
    <w:rsid w:val="00F53623"/>
    <w:rsid w:val="00F54448"/>
    <w:rsid w:val="00F54A0F"/>
    <w:rsid w:val="00F5566B"/>
    <w:rsid w:val="00F576BD"/>
    <w:rsid w:val="00F57E1C"/>
    <w:rsid w:val="00F57E29"/>
    <w:rsid w:val="00F6068F"/>
    <w:rsid w:val="00F60E77"/>
    <w:rsid w:val="00F63541"/>
    <w:rsid w:val="00F63AEA"/>
    <w:rsid w:val="00F64964"/>
    <w:rsid w:val="00F70865"/>
    <w:rsid w:val="00F70915"/>
    <w:rsid w:val="00F70D07"/>
    <w:rsid w:val="00F710E9"/>
    <w:rsid w:val="00F72E00"/>
    <w:rsid w:val="00F7307C"/>
    <w:rsid w:val="00F7343B"/>
    <w:rsid w:val="00F73B85"/>
    <w:rsid w:val="00F75DEA"/>
    <w:rsid w:val="00F76064"/>
    <w:rsid w:val="00F7694C"/>
    <w:rsid w:val="00F77993"/>
    <w:rsid w:val="00F80C95"/>
    <w:rsid w:val="00F83345"/>
    <w:rsid w:val="00F84536"/>
    <w:rsid w:val="00F850C7"/>
    <w:rsid w:val="00F907D5"/>
    <w:rsid w:val="00F90CFF"/>
    <w:rsid w:val="00F91348"/>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0212E9"/>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eader" Target="header19.xml"/><Relationship Id="rId50" Type="http://schemas.openxmlformats.org/officeDocument/2006/relationships/header" Target="header2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image" Target="media/image4.png"/><Relationship Id="rId37" Type="http://schemas.openxmlformats.org/officeDocument/2006/relationships/header" Target="header15.xml"/><Relationship Id="rId40" Type="http://schemas.openxmlformats.org/officeDocument/2006/relationships/image" Target="media/image10.png"/><Relationship Id="rId45" Type="http://schemas.openxmlformats.org/officeDocument/2006/relationships/footer" Target="footer8.xml"/><Relationship Id="rId53" Type="http://schemas.openxmlformats.org/officeDocument/2006/relationships/header" Target="header2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header" Target="header21.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3.xml"/><Relationship Id="rId44" Type="http://schemas.openxmlformats.org/officeDocument/2006/relationships/header" Target="header17.xml"/><Relationship Id="rId52" Type="http://schemas.openxmlformats.org/officeDocument/2006/relationships/header" Target="header2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header" Target="header12.xml"/><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header" Target="header20.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63</Pages>
  <Words>76573</Words>
  <Characters>436468</Characters>
  <Application>Microsoft Office Word</Application>
  <DocSecurity>0</DocSecurity>
  <Lines>3637</Lines>
  <Paragraphs>1024</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512017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1366</cp:revision>
  <dcterms:created xsi:type="dcterms:W3CDTF">2022-07-25T14:40:00Z</dcterms:created>
  <dcterms:modified xsi:type="dcterms:W3CDTF">2022-09-28T13:06:00Z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