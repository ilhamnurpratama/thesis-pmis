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71173A88">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7DD26EC0" w:rsidR="005043EA" w:rsidRDefault="005D0C0F" w:rsidP="00DB3902">
      <w:pPr>
        <w:pStyle w:val="Title"/>
      </w:pPr>
      <w:r>
        <w:fldChar w:fldCharType="begin"/>
      </w:r>
      <w:r>
        <w:instrText xml:space="preserve"> DOCPROPERTY  "Judul Kapital"  \* MERGEFORMAT </w:instrText>
      </w:r>
      <w:r>
        <w:fldChar w:fldCharType="separate"/>
      </w:r>
      <w:r w:rsidR="00AF75ED">
        <w:t>OPTIMASI ALOKASI PEKERJAAN DAN SUMBER DAYA DENGAN SISTEM INFORMASI MANAJEMEN PROYEK PADA PERUSAHAAN TEKNOLOGI INFORMASI</w:t>
      </w:r>
      <w:r>
        <w:fldChar w:fldCharType="end"/>
      </w:r>
    </w:p>
    <w:p w14:paraId="0FDD81CA" w14:textId="4383C4E8" w:rsidR="009736FA" w:rsidRDefault="009736FA" w:rsidP="009736FA"/>
    <w:p w14:paraId="1570D9BA" w14:textId="6107FF96"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0C8CAE15"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AF75ED">
        <w:rPr>
          <w:b/>
          <w:bCs/>
          <w:szCs w:val="24"/>
        </w:rPr>
        <w:t>ILHAM NUR PRATAMA</w:t>
      </w:r>
      <w:r>
        <w:rPr>
          <w:b/>
          <w:bCs/>
          <w:szCs w:val="24"/>
        </w:rPr>
        <w:fldChar w:fldCharType="end"/>
      </w:r>
    </w:p>
    <w:p w14:paraId="4084A5EE" w14:textId="5180812A"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AF75ED">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1739574C" w14:textId="77777777" w:rsidR="00FF09DC" w:rsidRDefault="00FF09DC" w:rsidP="00AE58C4">
      <w:pP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63C234F8"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AF75ED">
        <w:rPr>
          <w:b/>
          <w:bCs/>
          <w:szCs w:val="24"/>
        </w:rPr>
        <w:t>SALEMBA</w:t>
      </w:r>
      <w:r>
        <w:rPr>
          <w:b/>
          <w:bCs/>
          <w:szCs w:val="24"/>
        </w:rPr>
        <w:fldChar w:fldCharType="end"/>
      </w:r>
    </w:p>
    <w:p w14:paraId="30820E8A" w14:textId="6B670E11"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AF75ED">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232D617A">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0" w:name="_Toc120139610"/>
      <w:bookmarkStart w:id="1" w:name="_Toc124884086"/>
      <w:r w:rsidRPr="00543131">
        <w:rPr>
          <w:color w:val="FFFFFF" w:themeColor="background1"/>
        </w:rPr>
        <w:t>HALAMAN JUDUL</w:t>
      </w:r>
      <w:bookmarkEnd w:id="0"/>
      <w:bookmarkEnd w:id="1"/>
    </w:p>
    <w:p w14:paraId="517DC332" w14:textId="77777777" w:rsidR="004E6D77" w:rsidRPr="00DB3902" w:rsidRDefault="004E6D77" w:rsidP="004E6D77">
      <w:pPr>
        <w:spacing w:line="240" w:lineRule="auto"/>
        <w:jc w:val="center"/>
        <w:rPr>
          <w:b/>
          <w:bCs/>
          <w:sz w:val="28"/>
          <w:szCs w:val="28"/>
        </w:rPr>
      </w:pPr>
    </w:p>
    <w:p w14:paraId="4BE7C07D" w14:textId="191F9C8B" w:rsidR="004E6D77" w:rsidRDefault="005D0C0F" w:rsidP="00B23540">
      <w:pPr>
        <w:pStyle w:val="Title"/>
      </w:pPr>
      <w:r>
        <w:fldChar w:fldCharType="begin"/>
      </w:r>
      <w:r>
        <w:instrText xml:space="preserve"> DOCPROPERTY  "Judul Kapital"  \* MERGEFORMAT </w:instrText>
      </w:r>
      <w:r>
        <w:fldChar w:fldCharType="separate"/>
      </w:r>
      <w:r w:rsidR="00AF75ED">
        <w:t>OPTIMASI ALOKASI PEKERJAAN DAN SUMBER DAYA DENGAN SISTEM INFORMASI MANAJEMEN PROYEK PADA PERUSAHAAN TEKNOLOGI INFORMASI</w:t>
      </w:r>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2DB87670" w:rsidR="004E6D77" w:rsidRDefault="009E435A" w:rsidP="004E6D77">
          <w:r>
            <w:rPr>
              <w:noProof/>
            </w:rPr>
            <w:drawing>
              <wp:anchor distT="0" distB="0" distL="114300" distR="114300" simplePos="0" relativeHeight="251658240" behindDoc="1" locked="0" layoutInCell="0" allowOverlap="1" wp14:anchorId="5FE008DB" wp14:editId="1F0158B8">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r>
        <w:rPr>
          <w:b/>
          <w:bCs/>
          <w:szCs w:val="24"/>
        </w:rPr>
        <w:t>Diajukan sebagai salah satu syarat untuk memperoleh gelar</w:t>
      </w:r>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664A9366"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AF75ED">
        <w:rPr>
          <w:b/>
          <w:bCs/>
          <w:szCs w:val="24"/>
        </w:rPr>
        <w:t>ILHAM NUR PRATAMA</w:t>
      </w:r>
      <w:r>
        <w:rPr>
          <w:b/>
          <w:bCs/>
          <w:szCs w:val="24"/>
        </w:rPr>
        <w:fldChar w:fldCharType="end"/>
      </w:r>
    </w:p>
    <w:p w14:paraId="1CD9216C" w14:textId="32F72945"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AF75ED">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780A7735"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AF75ED">
        <w:rPr>
          <w:b/>
          <w:bCs/>
          <w:szCs w:val="24"/>
        </w:rPr>
        <w:t>SALEMBA</w:t>
      </w:r>
      <w:r>
        <w:rPr>
          <w:b/>
          <w:bCs/>
          <w:szCs w:val="24"/>
        </w:rPr>
        <w:fldChar w:fldCharType="end"/>
      </w:r>
    </w:p>
    <w:p w14:paraId="08265396" w14:textId="51BD48CD"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AF75ED">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2" w:name="_Toc109761603"/>
      <w:bookmarkStart w:id="3" w:name="_Toc120139611"/>
      <w:bookmarkStart w:id="4" w:name="_Toc124884087"/>
      <w:r>
        <w:lastRenderedPageBreak/>
        <w:t>HALAMAN PERNYATAAN ORISINALITAS</w:t>
      </w:r>
      <w:bookmarkEnd w:id="2"/>
      <w:bookmarkEnd w:id="3"/>
      <w:bookmarkEnd w:id="4"/>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r>
        <w:rPr>
          <w:b/>
          <w:bCs/>
        </w:rPr>
        <w:t>Tesis ini adalah hasil karya saya sendiri,</w:t>
      </w:r>
    </w:p>
    <w:p w14:paraId="473B0EBF" w14:textId="58CEFB05" w:rsidR="004E3910" w:rsidRDefault="004E3910" w:rsidP="00A67C41">
      <w:pPr>
        <w:spacing w:after="120" w:line="240" w:lineRule="auto"/>
        <w:jc w:val="center"/>
        <w:rPr>
          <w:b/>
          <w:bCs/>
        </w:rPr>
      </w:pPr>
      <w:r>
        <w:rPr>
          <w:b/>
          <w:bCs/>
        </w:rPr>
        <w:t>dan semua sumber baik yang dikutip maupun dirujuk</w:t>
      </w:r>
    </w:p>
    <w:p w14:paraId="41AA51B2" w14:textId="415B86DC" w:rsidR="004E3910" w:rsidRDefault="004E3910" w:rsidP="00A67C41">
      <w:pPr>
        <w:spacing w:after="120" w:line="240" w:lineRule="auto"/>
        <w:jc w:val="center"/>
        <w:rPr>
          <w:b/>
          <w:bCs/>
        </w:rPr>
      </w:pPr>
      <w:r>
        <w:rPr>
          <w:b/>
          <w:bCs/>
        </w:rPr>
        <w:t>telah saya nyatakan dengan benar</w:t>
      </w:r>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155B80DE"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AF75ED">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20790EF6"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AF75ED">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Tanda Tangan</w:t>
            </w:r>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r>
              <w:rPr>
                <w:b/>
                <w:bCs/>
              </w:rPr>
              <w:t>Tanggal</w:t>
            </w:r>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5" w:name="_Toc109761604"/>
      <w:bookmarkStart w:id="6" w:name="_Toc120139612"/>
      <w:bookmarkStart w:id="7" w:name="_Toc124884088"/>
      <w:r>
        <w:lastRenderedPageBreak/>
        <w:t>HALAMAN PENGESAHAN</w:t>
      </w:r>
      <w:bookmarkEnd w:id="5"/>
      <w:bookmarkEnd w:id="6"/>
      <w:bookmarkEnd w:id="7"/>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r>
              <w:t>Tesis ini diajukan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2C1DCE08" w:rsidR="00CB3EF9" w:rsidRDefault="005D0C0F" w:rsidP="00792088">
            <w:r>
              <w:fldChar w:fldCharType="begin"/>
            </w:r>
            <w:r>
              <w:instrText xml:space="preserve"> DOCPROPERTY  Nama  \* MERGEFORMAT </w:instrText>
            </w:r>
            <w:r>
              <w:fldChar w:fldCharType="separate"/>
            </w:r>
            <w:r w:rsidR="00AF75ED">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5BB0C93F" w:rsidR="00CB3EF9" w:rsidRDefault="005D0C0F" w:rsidP="00792088">
            <w:r>
              <w:fldChar w:fldCharType="begin"/>
            </w:r>
            <w:r>
              <w:instrText xml:space="preserve"> DOCPROPERTY  NPM  \* MERGEFORMAT </w:instrText>
            </w:r>
            <w:r>
              <w:fldChar w:fldCharType="separate"/>
            </w:r>
            <w:r w:rsidR="00AF75ED">
              <w:t>2106663282</w:t>
            </w:r>
            <w:r>
              <w:fldChar w:fldCharType="end"/>
            </w:r>
          </w:p>
        </w:tc>
      </w:tr>
      <w:tr w:rsidR="00CB3EF9" w14:paraId="258F8776" w14:textId="77777777" w:rsidTr="00A40002">
        <w:tc>
          <w:tcPr>
            <w:tcW w:w="2830" w:type="dxa"/>
          </w:tcPr>
          <w:p w14:paraId="2157C031" w14:textId="40630C00" w:rsidR="00CB3EF9" w:rsidRDefault="00CB3EF9" w:rsidP="00792088">
            <w:r>
              <w:t>Program Studi</w:t>
            </w:r>
          </w:p>
        </w:tc>
        <w:tc>
          <w:tcPr>
            <w:tcW w:w="284" w:type="dxa"/>
          </w:tcPr>
          <w:p w14:paraId="7CBA60A4" w14:textId="5B3C1A91" w:rsidR="00CB3EF9" w:rsidRDefault="00CB3EF9" w:rsidP="00792088">
            <w:r>
              <w:t>:</w:t>
            </w:r>
          </w:p>
        </w:tc>
        <w:tc>
          <w:tcPr>
            <w:tcW w:w="5380" w:type="dxa"/>
          </w:tcPr>
          <w:p w14:paraId="3E74E55A" w14:textId="3D39442B" w:rsidR="00CB3EF9" w:rsidRDefault="005D0C0F" w:rsidP="00792088">
            <w:r>
              <w:fldChar w:fldCharType="begin"/>
            </w:r>
            <w:r>
              <w:instrText xml:space="preserve"> DOCPROPERTY  "Program Studi"  \* MERGEFORMAT </w:instrText>
            </w:r>
            <w:r>
              <w:fldChar w:fldCharType="separate"/>
            </w:r>
            <w:r w:rsidR="00AF75ED">
              <w:t>Magister Teknik Industri</w:t>
            </w:r>
            <w:r>
              <w:fldChar w:fldCharType="end"/>
            </w:r>
          </w:p>
        </w:tc>
      </w:tr>
      <w:tr w:rsidR="00CB3EF9" w14:paraId="2A7CC7EF" w14:textId="77777777" w:rsidTr="00A40002">
        <w:tc>
          <w:tcPr>
            <w:tcW w:w="2830" w:type="dxa"/>
          </w:tcPr>
          <w:p w14:paraId="527C9913" w14:textId="7C2682BC" w:rsidR="00CB3EF9" w:rsidRDefault="00CB3EF9" w:rsidP="00792088">
            <w:r>
              <w:t>Judul Tesis</w:t>
            </w:r>
          </w:p>
        </w:tc>
        <w:tc>
          <w:tcPr>
            <w:tcW w:w="284" w:type="dxa"/>
          </w:tcPr>
          <w:p w14:paraId="683601BB" w14:textId="2BD42157" w:rsidR="00CB3EF9" w:rsidRDefault="00CB3EF9" w:rsidP="00792088">
            <w:r>
              <w:t>:</w:t>
            </w:r>
          </w:p>
        </w:tc>
        <w:tc>
          <w:tcPr>
            <w:tcW w:w="5380" w:type="dxa"/>
          </w:tcPr>
          <w:p w14:paraId="11093D2E" w14:textId="656CCC84" w:rsidR="00CB3EF9" w:rsidRDefault="005D0C0F" w:rsidP="00792088">
            <w:r>
              <w:fldChar w:fldCharType="begin"/>
            </w:r>
            <w:r>
              <w:instrText xml:space="preserve"> DOCPROPERTY  "Judul Normal"  \* MERGEFORMAT </w:instrText>
            </w:r>
            <w:r>
              <w:fldChar w:fldCharType="separate"/>
            </w:r>
            <w:r w:rsidR="00AF75ED">
              <w:t>Optimasi Alokasi Pekerjaan dan Sumber Daya dengan Sistem Informasi Manajemen Proyek pada Perusahaan Teknologi Informasi</w:t>
            </w:r>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berhasil </w:t>
      </w:r>
      <w:r w:rsidRPr="00C0426D">
        <w:rPr>
          <w:b/>
          <w:bCs/>
        </w:rPr>
        <w:t>dipertahankan di hadapan Dewan Penguji dan diterima sebagai</w:t>
      </w:r>
      <w:r w:rsidR="00A600E6">
        <w:rPr>
          <w:b/>
          <w:bCs/>
        </w:rPr>
        <w:t xml:space="preserve"> </w:t>
      </w:r>
      <w:r w:rsidRPr="00C0426D">
        <w:rPr>
          <w:b/>
          <w:bCs/>
        </w:rPr>
        <w:t>bagian persyaratan yang diperlukan untuk memperoleh gelar Magister</w:t>
      </w:r>
      <w:r w:rsidR="00E832E9">
        <w:rPr>
          <w:b/>
          <w:bCs/>
        </w:rPr>
        <w:t xml:space="preserve"> Teknik</w:t>
      </w:r>
      <w:r w:rsidRPr="00C0426D">
        <w:rPr>
          <w:b/>
          <w:bCs/>
        </w:rPr>
        <w:t xml:space="preserve"> pada Program Studi </w:t>
      </w:r>
      <w:r w:rsidR="00E832E9">
        <w:rPr>
          <w:b/>
          <w:bCs/>
        </w:rPr>
        <w:t>Teknik Industri</w:t>
      </w:r>
      <w:r w:rsidRPr="00C0426D">
        <w:rPr>
          <w:b/>
          <w:bCs/>
        </w:rPr>
        <w:t>, Fakultas</w:t>
      </w:r>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r>
              <w:t>Pembimbing</w:t>
            </w:r>
          </w:p>
        </w:tc>
        <w:tc>
          <w:tcPr>
            <w:tcW w:w="2831" w:type="dxa"/>
          </w:tcPr>
          <w:p w14:paraId="091904C1" w14:textId="7BF02CFE" w:rsidR="00764B64" w:rsidRDefault="00764B64" w:rsidP="00764B64">
            <w:pPr>
              <w:rPr>
                <w:b/>
                <w:bCs/>
              </w:rPr>
            </w:pPr>
            <w:r>
              <w:rPr>
                <w:b/>
                <w:bCs/>
              </w:rPr>
              <w:t>:</w:t>
            </w:r>
            <w:fldSimple w:instr=" DOCPROPERTY  &quot;Pembimbing I&quot;  \* MERGEFORMAT ">
              <w:r w:rsidR="00AF75ED">
                <w:t xml:space="preserve">Prof. Dr. Ir. M. Dachyar, M.Sc </w:t>
              </w:r>
            </w:fldSimple>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r>
              <w:t>Pembimbing</w:t>
            </w:r>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r>
              <w:t>Penguji</w:t>
            </w:r>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r>
              <w:t>Penguji</w:t>
            </w:r>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r>
        <w:t>Ditetapkan di</w:t>
      </w:r>
      <w:r>
        <w:tab/>
        <w:t xml:space="preserve">: </w:t>
      </w:r>
    </w:p>
    <w:p w14:paraId="7C84E85D" w14:textId="752FC019" w:rsidR="0053284B" w:rsidRDefault="0053284B" w:rsidP="0053284B">
      <w:r>
        <w:t>Tanggal</w:t>
      </w:r>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8" w:name="_Toc109761605"/>
      <w:bookmarkStart w:id="9" w:name="_Toc120139613"/>
      <w:bookmarkStart w:id="10" w:name="_Toc124884089"/>
      <w:r>
        <w:lastRenderedPageBreak/>
        <w:t>UCAPAN TERIMA KASIH</w:t>
      </w:r>
      <w:bookmarkEnd w:id="8"/>
      <w:bookmarkEnd w:id="9"/>
      <w:bookmarkEnd w:id="10"/>
    </w:p>
    <w:p w14:paraId="43B27804" w14:textId="77777777" w:rsidR="008D11C2" w:rsidRDefault="008D11C2" w:rsidP="008D11C2"/>
    <w:p w14:paraId="6DC481C5" w14:textId="77777777" w:rsidR="00DB14FD" w:rsidRDefault="00D864BD" w:rsidP="00D864BD">
      <w:pPr>
        <w:spacing w:line="360" w:lineRule="auto"/>
      </w:pPr>
      <w:r>
        <w:t xml:space="preserve">Puji syukur penulis panjatkan ke hadiran Allah SWT atas nikmat dan rahmat-Nya sehingga penulis dapat menyelesaikan penulisan skripsi ini. Tidak lupa juga shalawat dan salam penulis haturkan kepada Nabi Muhammad SAW. </w:t>
      </w:r>
    </w:p>
    <w:p w14:paraId="5F0196B6" w14:textId="575EE002" w:rsidR="008D11C2" w:rsidRDefault="00D864BD" w:rsidP="00D864BD">
      <w:pPr>
        <w:spacing w:line="360" w:lineRule="auto"/>
      </w:pPr>
      <w:r>
        <w:t>Penulis juga ingin mengucapkan terima kasih kepada banyak pihak yang membantu dalam penelitian ini:</w:t>
      </w:r>
    </w:p>
    <w:p w14:paraId="7662E8AF" w14:textId="06C9A2AC" w:rsidR="003C1E7E" w:rsidRDefault="003C1E7E" w:rsidP="003674D1">
      <w:pPr>
        <w:pStyle w:val="ListParagraph"/>
        <w:numPr>
          <w:ilvl w:val="0"/>
          <w:numId w:val="1"/>
        </w:numPr>
        <w:spacing w:line="360" w:lineRule="auto"/>
      </w:pPr>
      <w:r>
        <w:t xml:space="preserve">Bapak </w:t>
      </w:r>
      <w:fldSimple w:instr=" DOCPROPERTY  &quot;Pembimbing I&quot;  \* MERGEFORMAT ">
        <w:r w:rsidR="00AF75ED">
          <w:t xml:space="preserve">Prof. Dr. Ir. M. Dachyar, M.Sc </w:t>
        </w:r>
      </w:fldSimple>
      <w:r>
        <w:t xml:space="preserve">dan Bapak </w:t>
      </w:r>
      <w:r w:rsidR="003674D1">
        <w:t xml:space="preserve">X </w:t>
      </w:r>
      <w:r w:rsidR="00F22821">
        <w:t xml:space="preserve">selaku dosen pembimbing </w:t>
      </w:r>
      <w:r w:rsidR="003674D1">
        <w:t>yang telah memberikan motivasi, saran dan ilmu dalam pengerjaan penelitian ini</w:t>
      </w:r>
      <w:r w:rsidR="00F01C3C">
        <w:t>,</w:t>
      </w:r>
    </w:p>
    <w:p w14:paraId="4365C5ED" w14:textId="7E030CE6" w:rsidR="00292EAA" w:rsidRDefault="00292EAA" w:rsidP="003674D1">
      <w:pPr>
        <w:pStyle w:val="ListParagraph"/>
        <w:numPr>
          <w:ilvl w:val="0"/>
          <w:numId w:val="1"/>
        </w:numPr>
        <w:spacing w:line="360" w:lineRule="auto"/>
      </w:pPr>
      <w:r>
        <w:t xml:space="preserve">Seluruh civitas akademika program Magister Teknik Industri Universitas Indonesia yang telah </w:t>
      </w:r>
      <w:r w:rsidR="00DE6B9B">
        <w:t xml:space="preserve">meluangkan waktunya dalam membantu proses </w:t>
      </w:r>
      <w:r w:rsidR="00276AB2">
        <w:t>perkuliahan</w:t>
      </w:r>
    </w:p>
    <w:p w14:paraId="27F9F1C4" w14:textId="7544A30F" w:rsidR="00276AB2" w:rsidRDefault="00276AB2" w:rsidP="00276AB2">
      <w:pPr>
        <w:pStyle w:val="ListParagraph"/>
        <w:numPr>
          <w:ilvl w:val="0"/>
          <w:numId w:val="1"/>
        </w:numPr>
        <w:spacing w:line="360" w:lineRule="auto"/>
      </w:pPr>
      <w:r>
        <w:t>Ariyanto Soewondo Geni, S.H, M.H., R. Aju Eko Suprapti, S.H, M.Si., dan Farhan Nur Ardiyanto selaku orang tua dan saudara penulis yang selalu memberikan dukungan baik semangat, moral, maupun finansial selama penulis menjalani perkuliahan</w:t>
      </w:r>
      <w:r w:rsidR="00C053F0">
        <w:t>,</w:t>
      </w:r>
    </w:p>
    <w:p w14:paraId="24B7922C" w14:textId="1CB56086" w:rsidR="00276AB2" w:rsidRDefault="008B1519" w:rsidP="00276AB2">
      <w:pPr>
        <w:pStyle w:val="ListParagraph"/>
        <w:numPr>
          <w:ilvl w:val="0"/>
          <w:numId w:val="1"/>
        </w:numPr>
        <w:spacing w:line="360" w:lineRule="auto"/>
      </w:pPr>
      <w:r>
        <w:t>Nabilla Farah Raissa M., S.T. yang selalu memberikan semangat, motivasi, dan dukungan kepada penulis untuk menyelesaikan penelitian ini</w:t>
      </w:r>
      <w:r w:rsidR="00C053F0">
        <w:t>,</w:t>
      </w:r>
    </w:p>
    <w:p w14:paraId="15E7B173" w14:textId="0ACB2FF2" w:rsidR="00797D1E" w:rsidRDefault="00797D1E" w:rsidP="00797D1E">
      <w:pPr>
        <w:pStyle w:val="ListParagraph"/>
        <w:numPr>
          <w:ilvl w:val="0"/>
          <w:numId w:val="1"/>
        </w:numPr>
        <w:spacing w:line="360" w:lineRule="auto"/>
      </w:pPr>
      <w:r>
        <w:t xml:space="preserve">Rekan-rekan S2 Teknik Industri Universitas Indonesia Angkatan 2021 atas </w:t>
      </w:r>
      <w:r w:rsidR="00C104EE">
        <w:t>kerjasama selama penyelesaikan perkuliahan dan tesis,</w:t>
      </w:r>
    </w:p>
    <w:p w14:paraId="4898E544" w14:textId="1D36784E" w:rsidR="00C053F0" w:rsidRDefault="00C053F0" w:rsidP="00276AB2">
      <w:pPr>
        <w:pStyle w:val="ListParagraph"/>
        <w:numPr>
          <w:ilvl w:val="0"/>
          <w:numId w:val="1"/>
        </w:numPr>
        <w:spacing w:line="360" w:lineRule="auto"/>
      </w:pPr>
      <w:r>
        <w:t>Pihak</w:t>
      </w:r>
      <w:r w:rsidR="00C104EE">
        <w:t>-pihak lain</w:t>
      </w:r>
      <w:r>
        <w:t xml:space="preserve"> yang saya tidak </w:t>
      </w:r>
      <w:r w:rsidR="004C6077">
        <w:t>dapat</w:t>
      </w:r>
      <w:r>
        <w:t xml:space="preserve"> sebutkan namanya, yang telah membantu penulis dalam mengumpulkan data </w:t>
      </w:r>
      <w:r w:rsidR="00FE123D">
        <w:t>dan membantu dalam menyelesaikan tugas penelitian,</w:t>
      </w:r>
    </w:p>
    <w:p w14:paraId="10465BBD" w14:textId="45EF2D2F" w:rsidR="0098422A" w:rsidRDefault="00770CA3" w:rsidP="00DE5118">
      <w:pPr>
        <w:spacing w:line="360" w:lineRule="auto"/>
      </w:pPr>
      <w:r>
        <w:t xml:space="preserve">Sebagai penutup saya berharap </w:t>
      </w:r>
      <w:r w:rsidR="0098422A">
        <w:t>seluruh kebaikan pihak yang telah membantu dapat di balas oleh Allah SWT, dan semoga tesis ini dapat memberikan manfaat bagi ilmu pengetahuan.</w:t>
      </w:r>
    </w:p>
    <w:p w14:paraId="15F2DBE6" w14:textId="3D5F324A" w:rsidR="005435BE" w:rsidRDefault="005D0C0F" w:rsidP="00FB1B05">
      <w:pPr>
        <w:spacing w:line="360" w:lineRule="auto"/>
        <w:jc w:val="right"/>
      </w:pPr>
      <w:r>
        <w:fldChar w:fldCharType="begin"/>
      </w:r>
      <w:r>
        <w:instrText xml:space="preserve"> DOCPROPERTY  Lokasi  \* MERGEFORMAT </w:instrText>
      </w:r>
      <w:r>
        <w:fldChar w:fldCharType="separate"/>
      </w:r>
      <w:r w:rsidR="00AF75ED">
        <w:t>Salemba</w:t>
      </w:r>
      <w:r>
        <w:fldChar w:fldCharType="end"/>
      </w:r>
      <w:r w:rsidR="009A5366">
        <w:t xml:space="preserve">, </w:t>
      </w:r>
      <w:r w:rsidR="006A6A1C">
        <w:t xml:space="preserve">Juli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r>
        <w:t>Penulis</w:t>
      </w:r>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11" w:name="_Toc109761606"/>
            <w:bookmarkStart w:id="12" w:name="_Toc120139614"/>
            <w:bookmarkStart w:id="13" w:name="_Toc124884090"/>
            <w:r>
              <w:lastRenderedPageBreak/>
              <w:t xml:space="preserve">HALAMAN PERNYATAAN </w:t>
            </w:r>
            <w:r w:rsidR="00691E5A">
              <w:t>PERSETUJUAN PUBLIKASI</w:t>
            </w:r>
            <w:bookmarkStart w:id="14" w:name="_Toc109761607"/>
            <w:bookmarkEnd w:id="11"/>
            <w:r w:rsidR="005E2D64">
              <w:t xml:space="preserve"> </w:t>
            </w:r>
            <w:r w:rsidR="005E2D64">
              <w:br/>
            </w:r>
            <w:r w:rsidR="00691E5A">
              <w:t>TUGAS AKHIR UNTUK KEPENTINGAN AKADEMIS</w:t>
            </w:r>
            <w:bookmarkEnd w:id="12"/>
            <w:bookmarkEnd w:id="13"/>
            <w:bookmarkEnd w:id="14"/>
          </w:p>
        </w:tc>
      </w:tr>
    </w:tbl>
    <w:p w14:paraId="1D0ABE48" w14:textId="77777777" w:rsidR="008D11C2" w:rsidRDefault="008D11C2" w:rsidP="008D11C2"/>
    <w:p w14:paraId="5FB004E3" w14:textId="77489936" w:rsidR="00D92CB9" w:rsidRDefault="00D92CB9" w:rsidP="008D11C2">
      <w:r>
        <w:t>Sebagai sivitas akademik Universitas Indonesia, saya yang bertanda tangan di bawah ini:</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456830C0" w:rsidR="00BC228A" w:rsidRDefault="005D0C0F" w:rsidP="008D11C2">
            <w:r>
              <w:fldChar w:fldCharType="begin"/>
            </w:r>
            <w:r>
              <w:instrText xml:space="preserve"> DOCPROPERTY  Nama  \* MERGEFORMAT </w:instrText>
            </w:r>
            <w:r>
              <w:fldChar w:fldCharType="separate"/>
            </w:r>
            <w:r w:rsidR="00AF75ED">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5FBB354E" w:rsidR="001C0448" w:rsidRDefault="005D0C0F" w:rsidP="001C0448">
            <w:r>
              <w:fldChar w:fldCharType="begin"/>
            </w:r>
            <w:r>
              <w:instrText xml:space="preserve"> DOCPROPERTY  NPM  \* MERGEFORMAT </w:instrText>
            </w:r>
            <w:r>
              <w:fldChar w:fldCharType="separate"/>
            </w:r>
            <w:r w:rsidR="00AF75ED">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Program Studi</w:t>
            </w:r>
          </w:p>
        </w:tc>
        <w:tc>
          <w:tcPr>
            <w:tcW w:w="283" w:type="dxa"/>
          </w:tcPr>
          <w:p w14:paraId="2A3BE053" w14:textId="26057AC1" w:rsidR="001C0448" w:rsidRDefault="001C0448" w:rsidP="001C0448">
            <w:r w:rsidRPr="00EB0DBC">
              <w:t>:</w:t>
            </w:r>
          </w:p>
        </w:tc>
        <w:tc>
          <w:tcPr>
            <w:tcW w:w="6231" w:type="dxa"/>
          </w:tcPr>
          <w:p w14:paraId="5619AA37" w14:textId="032148D1" w:rsidR="001C0448" w:rsidRDefault="005D0C0F" w:rsidP="001C0448">
            <w:r>
              <w:fldChar w:fldCharType="begin"/>
            </w:r>
            <w:r>
              <w:instrText xml:space="preserve"> DOCPROPERTY  "Program Studi"  \* MERGEFORMAT </w:instrText>
            </w:r>
            <w:r>
              <w:fldChar w:fldCharType="separate"/>
            </w:r>
            <w:r w:rsidR="00AF75ED">
              <w:t>Magister Teknik Industri</w:t>
            </w:r>
            <w:r>
              <w:fldChar w:fldCharType="end"/>
            </w:r>
          </w:p>
        </w:tc>
      </w:tr>
      <w:tr w:rsidR="001C0448" w14:paraId="66A285ED" w14:textId="77777777" w:rsidTr="00492EB3">
        <w:trPr>
          <w:trHeight w:val="227"/>
        </w:trPr>
        <w:tc>
          <w:tcPr>
            <w:tcW w:w="1980" w:type="dxa"/>
          </w:tcPr>
          <w:p w14:paraId="4DCE85BE" w14:textId="7CDA1BED" w:rsidR="001C0448" w:rsidRDefault="001C0448" w:rsidP="001C0448">
            <w:r>
              <w:t>Fakultas</w:t>
            </w:r>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r>
              <w:t>Jenis Karya</w:t>
            </w:r>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r>
              <w:t>Tesis</w:t>
            </w:r>
          </w:p>
        </w:tc>
      </w:tr>
    </w:tbl>
    <w:p w14:paraId="2D27285C" w14:textId="77777777" w:rsidR="002A3D71" w:rsidRDefault="002A3D71" w:rsidP="008D11C2"/>
    <w:p w14:paraId="2B8EF59B" w14:textId="2F1FCBDB" w:rsidR="00492EB3" w:rsidRDefault="002D5B60" w:rsidP="00492EB3">
      <w:pPr>
        <w:spacing w:line="240" w:lineRule="auto"/>
      </w:pPr>
      <w:r>
        <w:t xml:space="preserve">demi pengembangan ilmu pengetahuan, menyetujui untuk memberikan kepada Universitas Indonesia </w:t>
      </w:r>
      <w:r w:rsidR="00B05AA0">
        <w:t>Hak Bebas Royalti Noneksklusif (Non-exclusive Royalty-Free Right) atas karya ilmiah saya yang berjudul :</w:t>
      </w:r>
    </w:p>
    <w:p w14:paraId="38AFFF97" w14:textId="412A6537"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AF75ED">
        <w:rPr>
          <w:b/>
          <w:bCs/>
        </w:rPr>
        <w:t>OPTIMASI ALOKASI PEKERJAAN DAN SUMBER DAYA DENGAN SISTEM INFORMASI MANAJEMEN PROYEK PADA PERUSAHAAN TEKNOLOGI INFORMASI</w:t>
      </w:r>
      <w:r w:rsidRPr="008706CF">
        <w:rPr>
          <w:b/>
          <w:bCs/>
        </w:rPr>
        <w:fldChar w:fldCharType="end"/>
      </w:r>
    </w:p>
    <w:p w14:paraId="5871213E" w14:textId="2670FF45" w:rsidR="00F03D84" w:rsidRDefault="00CD120A" w:rsidP="00F03D84">
      <w:r w:rsidRPr="00CD120A">
        <w:t>beserta perangkat yang ada (jika diperlukan). Dengan Hak Bebas Royalti Noneksklusif ini Universitas Indonesia berhak menyimpan, mengalihmedia/format-kan, mengelola dalam bentuk pangkalan data (database), merawat, dan memublikasikan tugas akhir saya selama tetap mencantumkan nama saya sebagai penulis/pencipta dan sebagai pemilik Hak Cipta.</w:t>
      </w:r>
    </w:p>
    <w:p w14:paraId="6AC6BF5B" w14:textId="77777777" w:rsidR="00492EB3" w:rsidRDefault="00492EB3" w:rsidP="00F03D84"/>
    <w:p w14:paraId="2F43E43B" w14:textId="1E0BD308" w:rsidR="00492EB3" w:rsidRDefault="00492EB3" w:rsidP="00F03D84">
      <w:r>
        <w:t>Demikian pernyataan ini saya buat dengan sebenarnya.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r>
              <w:t>Dibuat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Pada tanggal</w:t>
            </w:r>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Yang menyatakan</w:t>
            </w:r>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5" w:name="_Toc109761608"/>
      <w:bookmarkStart w:id="16" w:name="_Toc120139615"/>
      <w:bookmarkStart w:id="17" w:name="_Toc124884091"/>
      <w:r>
        <w:lastRenderedPageBreak/>
        <w:t>ABSTRAK</w:t>
      </w:r>
      <w:bookmarkEnd w:id="15"/>
      <w:bookmarkEnd w:id="16"/>
      <w:bookmarkEnd w:id="17"/>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641A1D78" w:rsidR="00C60510" w:rsidRDefault="005D0C0F" w:rsidP="0090373E">
            <w:r>
              <w:fldChar w:fldCharType="begin"/>
            </w:r>
            <w:r>
              <w:instrText xml:space="preserve"> DOCPROPERTY  Nama  \* MERGEFORMAT </w:instrText>
            </w:r>
            <w:r>
              <w:fldChar w:fldCharType="separate"/>
            </w:r>
            <w:r w:rsidR="00AF75ED">
              <w:t>Ilham Nur Pratama</w:t>
            </w:r>
            <w:r>
              <w:fldChar w:fldCharType="end"/>
            </w:r>
          </w:p>
        </w:tc>
      </w:tr>
      <w:tr w:rsidR="00C60510" w14:paraId="72F472CC" w14:textId="77777777" w:rsidTr="005C4F5B">
        <w:tc>
          <w:tcPr>
            <w:tcW w:w="1838" w:type="dxa"/>
          </w:tcPr>
          <w:p w14:paraId="0C6E303E" w14:textId="72B2C2C0" w:rsidR="00C60510" w:rsidRDefault="00C60510" w:rsidP="00C60510">
            <w:r>
              <w:t>Program Studi</w:t>
            </w:r>
          </w:p>
        </w:tc>
        <w:tc>
          <w:tcPr>
            <w:tcW w:w="284" w:type="dxa"/>
          </w:tcPr>
          <w:p w14:paraId="7A3D804C" w14:textId="47BBE6C1" w:rsidR="00C60510" w:rsidRDefault="00C60510" w:rsidP="00C60510">
            <w:r w:rsidRPr="006F29A2">
              <w:t>:</w:t>
            </w:r>
          </w:p>
        </w:tc>
        <w:tc>
          <w:tcPr>
            <w:tcW w:w="6372" w:type="dxa"/>
          </w:tcPr>
          <w:p w14:paraId="246FE016" w14:textId="0F0055A9" w:rsidR="00C60510" w:rsidRDefault="005D0C0F" w:rsidP="00C60510">
            <w:r>
              <w:fldChar w:fldCharType="begin"/>
            </w:r>
            <w:r>
              <w:instrText xml:space="preserve"> DOCPROPERTY  "Program Studi"  \* MERGEFORMAT </w:instrText>
            </w:r>
            <w:r>
              <w:fldChar w:fldCharType="separate"/>
            </w:r>
            <w:r w:rsidR="00AF75ED">
              <w:t>Magister Teknik Industri</w:t>
            </w:r>
            <w:r>
              <w:fldChar w:fldCharType="end"/>
            </w:r>
          </w:p>
        </w:tc>
      </w:tr>
      <w:tr w:rsidR="00C60510" w14:paraId="655894DE" w14:textId="77777777" w:rsidTr="005C4F5B">
        <w:tc>
          <w:tcPr>
            <w:tcW w:w="1838" w:type="dxa"/>
          </w:tcPr>
          <w:p w14:paraId="26E4EEE7" w14:textId="6B329BA6" w:rsidR="00C60510" w:rsidRDefault="00C60510" w:rsidP="00C60510">
            <w:r>
              <w:t>Judul</w:t>
            </w:r>
          </w:p>
        </w:tc>
        <w:tc>
          <w:tcPr>
            <w:tcW w:w="284" w:type="dxa"/>
          </w:tcPr>
          <w:p w14:paraId="37ADD1E2" w14:textId="0E905F92" w:rsidR="00C60510" w:rsidRDefault="00C60510" w:rsidP="00C60510">
            <w:r w:rsidRPr="006F29A2">
              <w:t>:</w:t>
            </w:r>
          </w:p>
        </w:tc>
        <w:tc>
          <w:tcPr>
            <w:tcW w:w="6372" w:type="dxa"/>
          </w:tcPr>
          <w:p w14:paraId="2259AD42" w14:textId="0CC3D4C0" w:rsidR="00C60510" w:rsidRDefault="005D0C0F" w:rsidP="00C60510">
            <w:r>
              <w:fldChar w:fldCharType="begin"/>
            </w:r>
            <w:r>
              <w:instrText xml:space="preserve"> DOCPROPERTY  "Judul Normal"  \* MERGEFORMAT </w:instrText>
            </w:r>
            <w:r>
              <w:fldChar w:fldCharType="separate"/>
            </w:r>
            <w:r w:rsidR="00AF75ED">
              <w:t>Optimasi Alokasi Pekerjaan dan Sumber Daya dengan Sistem Informasi Manajemen Proyek pada Perusahaan Teknologi Informasi</w:t>
            </w:r>
            <w:r>
              <w:fldChar w:fldCharType="end"/>
            </w:r>
          </w:p>
        </w:tc>
      </w:tr>
      <w:tr w:rsidR="00C60510" w14:paraId="309FA6BC" w14:textId="77777777" w:rsidTr="005C4F5B">
        <w:tc>
          <w:tcPr>
            <w:tcW w:w="1838" w:type="dxa"/>
          </w:tcPr>
          <w:p w14:paraId="1253E4F7" w14:textId="19F3C65F" w:rsidR="00C60510" w:rsidRDefault="00C60510" w:rsidP="00C60510">
            <w:r>
              <w:t>Pembimbing 1</w:t>
            </w:r>
          </w:p>
        </w:tc>
        <w:tc>
          <w:tcPr>
            <w:tcW w:w="284" w:type="dxa"/>
          </w:tcPr>
          <w:p w14:paraId="378382D1" w14:textId="53AF1544" w:rsidR="00C60510" w:rsidRDefault="00C60510" w:rsidP="00C60510">
            <w:r w:rsidRPr="006F29A2">
              <w:t>:</w:t>
            </w:r>
          </w:p>
        </w:tc>
        <w:tc>
          <w:tcPr>
            <w:tcW w:w="6372" w:type="dxa"/>
          </w:tcPr>
          <w:p w14:paraId="4B3E5069" w14:textId="65735679" w:rsidR="00C60510" w:rsidRDefault="005D0C0F" w:rsidP="00C60510">
            <w:r>
              <w:fldChar w:fldCharType="begin"/>
            </w:r>
            <w:r>
              <w:instrText xml:space="preserve"> DOCPROPERTY  "Pembimbing I"  \* MERGEFORMAT </w:instrText>
            </w:r>
            <w:r>
              <w:fldChar w:fldCharType="separate"/>
            </w:r>
            <w:r w:rsidR="00AF75ED">
              <w:t xml:space="preserve">Prof. Dr. Ir. M. Dachyar, M.Sc </w:t>
            </w:r>
            <w:r>
              <w:fldChar w:fldCharType="end"/>
            </w:r>
          </w:p>
        </w:tc>
      </w:tr>
      <w:tr w:rsidR="00C60510" w14:paraId="2E3E7F12" w14:textId="77777777" w:rsidTr="005C4F5B">
        <w:tc>
          <w:tcPr>
            <w:tcW w:w="1838" w:type="dxa"/>
          </w:tcPr>
          <w:p w14:paraId="77CC44EC" w14:textId="70CD1618" w:rsidR="00C60510" w:rsidRDefault="00C60510" w:rsidP="00C60510">
            <w:r>
              <w:t>Pembimbing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Kata kunci :</w:t>
      </w:r>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8" w:name="_Toc109761609"/>
      <w:bookmarkStart w:id="19" w:name="_Toc120139616"/>
      <w:bookmarkStart w:id="20" w:name="_Toc124884092"/>
      <w:r>
        <w:lastRenderedPageBreak/>
        <w:t>ABSTRACT</w:t>
      </w:r>
      <w:bookmarkEnd w:id="18"/>
      <w:bookmarkEnd w:id="19"/>
      <w:bookmarkEnd w:id="20"/>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0BEDFCE8" w:rsidR="00683B2D" w:rsidRDefault="005D0C0F" w:rsidP="00810171">
            <w:r>
              <w:fldChar w:fldCharType="begin"/>
            </w:r>
            <w:r>
              <w:instrText xml:space="preserve"> DOCPROPERTY  Nama  \* MERGEFORMAT </w:instrText>
            </w:r>
            <w:r>
              <w:fldChar w:fldCharType="separate"/>
            </w:r>
            <w:r w:rsidR="00AF75ED">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1D6BCA78" w:rsidR="00683B2D" w:rsidRDefault="007453AB" w:rsidP="00810171">
            <w:fldSimple w:instr=" DOCPROPERTY  &quot;Program Studi_en&quot;  \* MERGEFORMAT ">
              <w:r w:rsidR="00AF75ED">
                <w:t>Master in Industrial Engineering</w:t>
              </w:r>
            </w:fldSimple>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67B3488B" w:rsidR="00683B2D" w:rsidRDefault="005D0C0F" w:rsidP="00810171">
            <w:r>
              <w:fldChar w:fldCharType="begin"/>
            </w:r>
            <w:r>
              <w:instrText xml:space="preserve"> DOCPROPERTY  "Judul Normal_en"  \* MERGEFORMAT </w:instrText>
            </w:r>
            <w:r>
              <w:fldChar w:fldCharType="separate"/>
            </w:r>
            <w:r w:rsidR="00AF75ED">
              <w:t>Optimization of Work and Resource Allocation with Project Management Information Systems in Information Technology Companies</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7AA19E89" w:rsidR="00683B2D" w:rsidRDefault="005D0C0F" w:rsidP="00810171">
            <w:r>
              <w:fldChar w:fldCharType="begin"/>
            </w:r>
            <w:r>
              <w:instrText xml:space="preserve"> DOCPROPERTY  "Pembimbing I"  \* MERGEFORMAT </w:instrText>
            </w:r>
            <w:r>
              <w:fldChar w:fldCharType="separate"/>
            </w:r>
            <w:r w:rsidR="00AF75ED">
              <w:t xml:space="preserve">Prof. Dr. Ir. M. Dachyar, M.Sc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21" w:name="_Toc109761610"/>
      <w:bookmarkStart w:id="22" w:name="_Toc120139617"/>
      <w:bookmarkStart w:id="23" w:name="_Toc124884093"/>
      <w:r>
        <w:lastRenderedPageBreak/>
        <w:t>DAFTAR ISI</w:t>
      </w:r>
      <w:bookmarkEnd w:id="21"/>
      <w:bookmarkEnd w:id="22"/>
      <w:bookmarkEnd w:id="23"/>
    </w:p>
    <w:sdt>
      <w:sdtPr>
        <w:rPr>
          <w:rFonts w:ascii="Times New Roman" w:eastAsiaTheme="minorHAnsi" w:hAnsi="Times New Roman" w:cstheme="minorBidi"/>
          <w:color w:val="auto"/>
          <w:sz w:val="24"/>
          <w:szCs w:val="22"/>
        </w:rPr>
        <w:id w:val="-1270072666"/>
        <w:docPartObj>
          <w:docPartGallery w:val="Table of Contents"/>
          <w:docPartUnique/>
        </w:docPartObj>
      </w:sdtPr>
      <w:sdtEndPr>
        <w:rPr>
          <w:b/>
          <w:bCs/>
          <w:noProof/>
        </w:rPr>
      </w:sdtEndPr>
      <w:sdtContent>
        <w:p w14:paraId="080076F5" w14:textId="1E7C64CE" w:rsidR="006F5ED2" w:rsidRDefault="006F5ED2" w:rsidP="00AE58C4">
          <w:pPr>
            <w:pStyle w:val="TOCHeading"/>
            <w:numPr>
              <w:ilvl w:val="0"/>
              <w:numId w:val="0"/>
            </w:numPr>
            <w:ind w:left="360" w:hanging="360"/>
          </w:pPr>
        </w:p>
        <w:p w14:paraId="097BFCC2" w14:textId="0C90B941" w:rsidR="00AF75ED" w:rsidRDefault="006F5ED2">
          <w:pPr>
            <w:pStyle w:val="TOC1"/>
            <w:rPr>
              <w:ins w:id="24" w:author="ilham.nur@office.ui.ac.id" w:date="2023-01-17T21:41:00Z"/>
              <w:rFonts w:asciiTheme="minorHAnsi" w:hAnsiTheme="minorHAnsi" w:cstheme="minorBidi"/>
              <w:b w:val="0"/>
              <w:noProof/>
              <w:sz w:val="22"/>
            </w:rPr>
          </w:pPr>
          <w:r>
            <w:fldChar w:fldCharType="begin"/>
          </w:r>
          <w:r>
            <w:instrText xml:space="preserve"> TOC \o "1-3" \h \z \u </w:instrText>
          </w:r>
          <w:r>
            <w:fldChar w:fldCharType="separate"/>
          </w:r>
          <w:ins w:id="25" w:author="ilham.nur@office.ui.ac.id" w:date="2023-01-17T21:41:00Z">
            <w:r w:rsidR="00AF75ED" w:rsidRPr="000B255B">
              <w:rPr>
                <w:rStyle w:val="Hyperlink"/>
                <w:noProof/>
              </w:rPr>
              <w:fldChar w:fldCharType="begin"/>
            </w:r>
            <w:r w:rsidR="00AF75ED" w:rsidRPr="000B255B">
              <w:rPr>
                <w:rStyle w:val="Hyperlink"/>
                <w:noProof/>
              </w:rPr>
              <w:instrText xml:space="preserve"> </w:instrText>
            </w:r>
            <w:r w:rsidR="00AF75ED">
              <w:rPr>
                <w:noProof/>
              </w:rPr>
              <w:instrText>HYPERLINK \l "_Toc124884086"</w:instrText>
            </w:r>
            <w:r w:rsidR="00AF75ED" w:rsidRPr="000B255B">
              <w:rPr>
                <w:rStyle w:val="Hyperlink"/>
                <w:noProof/>
              </w:rPr>
              <w:instrText xml:space="preserve"> </w:instrText>
            </w:r>
            <w:r w:rsidR="00AF75ED" w:rsidRPr="000B255B">
              <w:rPr>
                <w:rStyle w:val="Hyperlink"/>
                <w:noProof/>
              </w:rPr>
            </w:r>
            <w:r w:rsidR="00AF75ED" w:rsidRPr="000B255B">
              <w:rPr>
                <w:rStyle w:val="Hyperlink"/>
                <w:noProof/>
              </w:rPr>
              <w:fldChar w:fldCharType="separate"/>
            </w:r>
            <w:r w:rsidR="00AF75ED" w:rsidRPr="000B255B">
              <w:rPr>
                <w:rStyle w:val="Hyperlink"/>
                <w:noProof/>
              </w:rPr>
              <w:t>HALAMAN JUDUL</w:t>
            </w:r>
            <w:r w:rsidR="00AF75ED">
              <w:rPr>
                <w:noProof/>
                <w:webHidden/>
              </w:rPr>
              <w:tab/>
            </w:r>
            <w:r w:rsidR="00AF75ED">
              <w:rPr>
                <w:noProof/>
                <w:webHidden/>
              </w:rPr>
              <w:fldChar w:fldCharType="begin"/>
            </w:r>
            <w:r w:rsidR="00AF75ED">
              <w:rPr>
                <w:noProof/>
                <w:webHidden/>
              </w:rPr>
              <w:instrText xml:space="preserve"> PAGEREF _Toc124884086 \h </w:instrText>
            </w:r>
          </w:ins>
          <w:r w:rsidR="00AF75ED">
            <w:rPr>
              <w:noProof/>
              <w:webHidden/>
            </w:rPr>
          </w:r>
          <w:r w:rsidR="00AF75ED">
            <w:rPr>
              <w:noProof/>
              <w:webHidden/>
            </w:rPr>
            <w:fldChar w:fldCharType="separate"/>
          </w:r>
          <w:ins w:id="26" w:author="ilham.nur@office.ui.ac.id" w:date="2023-01-17T21:41:00Z">
            <w:r w:rsidR="00AF75ED">
              <w:rPr>
                <w:noProof/>
                <w:webHidden/>
              </w:rPr>
              <w:t>i</w:t>
            </w:r>
            <w:r w:rsidR="00AF75ED">
              <w:rPr>
                <w:noProof/>
                <w:webHidden/>
              </w:rPr>
              <w:fldChar w:fldCharType="end"/>
            </w:r>
            <w:r w:rsidR="00AF75ED" w:rsidRPr="000B255B">
              <w:rPr>
                <w:rStyle w:val="Hyperlink"/>
                <w:noProof/>
              </w:rPr>
              <w:fldChar w:fldCharType="end"/>
            </w:r>
          </w:ins>
        </w:p>
        <w:p w14:paraId="749C5D30" w14:textId="204E1786" w:rsidR="00AF75ED" w:rsidRDefault="00AF75ED">
          <w:pPr>
            <w:pStyle w:val="TOC1"/>
            <w:rPr>
              <w:ins w:id="27" w:author="ilham.nur@office.ui.ac.id" w:date="2023-01-17T21:41:00Z"/>
              <w:rFonts w:asciiTheme="minorHAnsi" w:hAnsiTheme="minorHAnsi" w:cstheme="minorBidi"/>
              <w:b w:val="0"/>
              <w:noProof/>
              <w:sz w:val="22"/>
            </w:rPr>
          </w:pPr>
          <w:ins w:id="2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"_Toc124884087"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HALAMAN PERNYATAAN ORISINALITAS</w:t>
            </w:r>
            <w:r>
              <w:rPr>
                <w:noProof/>
                <w:webHidden/>
              </w:rPr>
              <w:tab/>
            </w:r>
            <w:r>
              <w:rPr>
                <w:noProof/>
                <w:webHidden/>
              </w:rPr>
              <w:fldChar w:fldCharType="begin"/>
            </w:r>
            <w:r>
              <w:rPr>
                <w:noProof/>
                <w:webHidden/>
              </w:rPr>
              <w:instrText xml:space="preserve"> PAGEREF _Toc124884087 \h </w:instrText>
            </w:r>
          </w:ins>
          <w:r>
            <w:rPr>
              <w:noProof/>
              <w:webHidden/>
            </w:rPr>
          </w:r>
          <w:r>
            <w:rPr>
              <w:noProof/>
              <w:webHidden/>
            </w:rPr>
            <w:fldChar w:fldCharType="separate"/>
          </w:r>
          <w:ins w:id="29" w:author="ilham.nur@office.ui.ac.id" w:date="2023-01-17T21:41:00Z">
            <w:r>
              <w:rPr>
                <w:noProof/>
                <w:webHidden/>
              </w:rPr>
              <w:t>ii</w:t>
            </w:r>
            <w:r>
              <w:rPr>
                <w:noProof/>
                <w:webHidden/>
              </w:rPr>
              <w:fldChar w:fldCharType="end"/>
            </w:r>
            <w:r w:rsidRPr="000B255B">
              <w:rPr>
                <w:rStyle w:val="Hyperlink"/>
                <w:noProof/>
              </w:rPr>
              <w:fldChar w:fldCharType="end"/>
            </w:r>
          </w:ins>
        </w:p>
        <w:p w14:paraId="2DAFFBEA" w14:textId="175E6084" w:rsidR="00AF75ED" w:rsidRDefault="00AF75ED">
          <w:pPr>
            <w:pStyle w:val="TOC1"/>
            <w:rPr>
              <w:ins w:id="30" w:author="ilham.nur@office.ui.ac.id" w:date="2023-01-17T21:41:00Z"/>
              <w:rFonts w:asciiTheme="minorHAnsi" w:hAnsiTheme="minorHAnsi" w:cstheme="minorBidi"/>
              <w:b w:val="0"/>
              <w:noProof/>
              <w:sz w:val="22"/>
            </w:rPr>
          </w:pPr>
          <w:ins w:id="3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"_Toc124884088"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HALAMAN PENGESAHAN</w:t>
            </w:r>
            <w:r>
              <w:rPr>
                <w:noProof/>
                <w:webHidden/>
              </w:rPr>
              <w:tab/>
            </w:r>
            <w:r>
              <w:rPr>
                <w:noProof/>
                <w:webHidden/>
              </w:rPr>
              <w:fldChar w:fldCharType="begin"/>
            </w:r>
            <w:r>
              <w:rPr>
                <w:noProof/>
                <w:webHidden/>
              </w:rPr>
              <w:instrText xml:space="preserve"> PAGEREF _Toc124884088 \h </w:instrText>
            </w:r>
          </w:ins>
          <w:r>
            <w:rPr>
              <w:noProof/>
              <w:webHidden/>
            </w:rPr>
          </w:r>
          <w:r>
            <w:rPr>
              <w:noProof/>
              <w:webHidden/>
            </w:rPr>
            <w:fldChar w:fldCharType="separate"/>
          </w:r>
          <w:ins w:id="32" w:author="ilham.nur@office.ui.ac.id" w:date="2023-01-17T21:41:00Z">
            <w:r>
              <w:rPr>
                <w:noProof/>
                <w:webHidden/>
              </w:rPr>
              <w:t>iii</w:t>
            </w:r>
            <w:r>
              <w:rPr>
                <w:noProof/>
                <w:webHidden/>
              </w:rPr>
              <w:fldChar w:fldCharType="end"/>
            </w:r>
            <w:r w:rsidRPr="000B255B">
              <w:rPr>
                <w:rStyle w:val="Hyperlink"/>
                <w:noProof/>
              </w:rPr>
              <w:fldChar w:fldCharType="end"/>
            </w:r>
          </w:ins>
        </w:p>
        <w:p w14:paraId="5360150D" w14:textId="207FC09A" w:rsidR="00AF75ED" w:rsidRDefault="00AF75ED">
          <w:pPr>
            <w:pStyle w:val="TOC1"/>
            <w:rPr>
              <w:ins w:id="33" w:author="ilham.nur@office.ui.ac.id" w:date="2023-01-17T21:41:00Z"/>
              <w:rFonts w:asciiTheme="minorHAnsi" w:hAnsiTheme="minorHAnsi" w:cstheme="minorBidi"/>
              <w:b w:val="0"/>
              <w:noProof/>
              <w:sz w:val="22"/>
            </w:rPr>
          </w:pPr>
          <w:ins w:id="3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"_Toc124884089"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UCAPAN TERIMA KASIH</w:t>
            </w:r>
            <w:r>
              <w:rPr>
                <w:noProof/>
                <w:webHidden/>
              </w:rPr>
              <w:tab/>
            </w:r>
            <w:r>
              <w:rPr>
                <w:noProof/>
                <w:webHidden/>
              </w:rPr>
              <w:fldChar w:fldCharType="begin"/>
            </w:r>
            <w:r>
              <w:rPr>
                <w:noProof/>
                <w:webHidden/>
              </w:rPr>
              <w:instrText xml:space="preserve"> PAGEREF _Toc124884089 \h </w:instrText>
            </w:r>
          </w:ins>
          <w:r>
            <w:rPr>
              <w:noProof/>
              <w:webHidden/>
            </w:rPr>
          </w:r>
          <w:r>
            <w:rPr>
              <w:noProof/>
              <w:webHidden/>
            </w:rPr>
            <w:fldChar w:fldCharType="separate"/>
          </w:r>
          <w:ins w:id="35" w:author="ilham.nur@office.ui.ac.id" w:date="2023-01-17T21:41:00Z">
            <w:r>
              <w:rPr>
                <w:noProof/>
                <w:webHidden/>
              </w:rPr>
              <w:t>iv</w:t>
            </w:r>
            <w:r>
              <w:rPr>
                <w:noProof/>
                <w:webHidden/>
              </w:rPr>
              <w:fldChar w:fldCharType="end"/>
            </w:r>
            <w:r w:rsidRPr="000B255B">
              <w:rPr>
                <w:rStyle w:val="Hyperlink"/>
                <w:noProof/>
              </w:rPr>
              <w:fldChar w:fldCharType="end"/>
            </w:r>
          </w:ins>
        </w:p>
        <w:p w14:paraId="281473C8" w14:textId="3C0C4D70" w:rsidR="00AF75ED" w:rsidRDefault="00AF75ED">
          <w:pPr>
            <w:pStyle w:val="TOC1"/>
            <w:rPr>
              <w:ins w:id="36" w:author="ilham.nur@office.ui.ac.id" w:date="2023-01-17T21:41:00Z"/>
              <w:rFonts w:asciiTheme="minorHAnsi" w:hAnsiTheme="minorHAnsi" w:cstheme="minorBidi"/>
              <w:b w:val="0"/>
              <w:noProof/>
              <w:sz w:val="22"/>
            </w:rPr>
          </w:pPr>
          <w:ins w:id="3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_Toc124884090 \h </w:instrText>
            </w:r>
          </w:ins>
          <w:r>
            <w:rPr>
              <w:noProof/>
              <w:webHidden/>
            </w:rPr>
          </w:r>
          <w:r>
            <w:rPr>
              <w:noProof/>
              <w:webHidden/>
            </w:rPr>
            <w:fldChar w:fldCharType="separate"/>
          </w:r>
          <w:ins w:id="38" w:author="ilham.nur@office.ui.ac.id" w:date="2023-01-17T21:41:00Z">
            <w:r>
              <w:rPr>
                <w:noProof/>
                <w:webHidden/>
              </w:rPr>
              <w:t>v</w:t>
            </w:r>
            <w:r>
              <w:rPr>
                <w:noProof/>
                <w:webHidden/>
              </w:rPr>
              <w:fldChar w:fldCharType="end"/>
            </w:r>
            <w:r w:rsidRPr="000B255B">
              <w:rPr>
                <w:rStyle w:val="Hyperlink"/>
                <w:noProof/>
              </w:rPr>
              <w:fldChar w:fldCharType="end"/>
            </w:r>
          </w:ins>
        </w:p>
        <w:p w14:paraId="33AA9440" w14:textId="20618B93" w:rsidR="00AF75ED" w:rsidRDefault="00AF75ED">
          <w:pPr>
            <w:pStyle w:val="TOC1"/>
            <w:rPr>
              <w:ins w:id="39" w:author="ilham.nur@office.ui.ac.id" w:date="2023-01-17T21:41:00Z"/>
              <w:rFonts w:asciiTheme="minorHAnsi" w:hAnsiTheme="minorHAnsi" w:cstheme="minorBidi"/>
              <w:b w:val="0"/>
              <w:noProof/>
              <w:sz w:val="22"/>
            </w:rPr>
          </w:pPr>
          <w:ins w:id="4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ABSTRAK</w:t>
            </w:r>
            <w:r>
              <w:rPr>
                <w:noProof/>
                <w:webHidden/>
              </w:rPr>
              <w:tab/>
            </w:r>
            <w:r>
              <w:rPr>
                <w:noProof/>
                <w:webHidden/>
              </w:rPr>
              <w:fldChar w:fldCharType="begin"/>
            </w:r>
            <w:r>
              <w:rPr>
                <w:noProof/>
                <w:webHidden/>
              </w:rPr>
              <w:instrText xml:space="preserve"> PAGEREF _Toc124884091 \h </w:instrText>
            </w:r>
          </w:ins>
          <w:r>
            <w:rPr>
              <w:noProof/>
              <w:webHidden/>
            </w:rPr>
          </w:r>
          <w:r>
            <w:rPr>
              <w:noProof/>
              <w:webHidden/>
            </w:rPr>
            <w:fldChar w:fldCharType="separate"/>
          </w:r>
          <w:ins w:id="41" w:author="ilham.nur@office.ui.ac.id" w:date="2023-01-17T21:41:00Z">
            <w:r>
              <w:rPr>
                <w:noProof/>
                <w:webHidden/>
              </w:rPr>
              <w:t>vi</w:t>
            </w:r>
            <w:r>
              <w:rPr>
                <w:noProof/>
                <w:webHidden/>
              </w:rPr>
              <w:fldChar w:fldCharType="end"/>
            </w:r>
            <w:r w:rsidRPr="000B255B">
              <w:rPr>
                <w:rStyle w:val="Hyperlink"/>
                <w:noProof/>
              </w:rPr>
              <w:fldChar w:fldCharType="end"/>
            </w:r>
          </w:ins>
        </w:p>
        <w:p w14:paraId="320637DD" w14:textId="2D7ED802" w:rsidR="00AF75ED" w:rsidRDefault="00AF75ED">
          <w:pPr>
            <w:pStyle w:val="TOC1"/>
            <w:rPr>
              <w:ins w:id="42" w:author="ilham.nur@office.ui.ac.id" w:date="2023-01-17T21:41:00Z"/>
              <w:rFonts w:asciiTheme="minorHAnsi" w:hAnsiTheme="minorHAnsi" w:cstheme="minorBidi"/>
              <w:b w:val="0"/>
              <w:noProof/>
              <w:sz w:val="22"/>
            </w:rPr>
          </w:pPr>
          <w:ins w:id="4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ABSTRACT</w:t>
            </w:r>
            <w:r>
              <w:rPr>
                <w:noProof/>
                <w:webHidden/>
              </w:rPr>
              <w:tab/>
            </w:r>
            <w:r>
              <w:rPr>
                <w:noProof/>
                <w:webHidden/>
              </w:rPr>
              <w:fldChar w:fldCharType="begin"/>
            </w:r>
            <w:r>
              <w:rPr>
                <w:noProof/>
                <w:webHidden/>
              </w:rPr>
              <w:instrText xml:space="preserve"> PAGEREF _Toc124884092 \h </w:instrText>
            </w:r>
          </w:ins>
          <w:r>
            <w:rPr>
              <w:noProof/>
              <w:webHidden/>
            </w:rPr>
          </w:r>
          <w:r>
            <w:rPr>
              <w:noProof/>
              <w:webHidden/>
            </w:rPr>
            <w:fldChar w:fldCharType="separate"/>
          </w:r>
          <w:ins w:id="44" w:author="ilham.nur@office.ui.ac.id" w:date="2023-01-17T21:41:00Z">
            <w:r>
              <w:rPr>
                <w:noProof/>
                <w:webHidden/>
              </w:rPr>
              <w:t>vii</w:t>
            </w:r>
            <w:r>
              <w:rPr>
                <w:noProof/>
                <w:webHidden/>
              </w:rPr>
              <w:fldChar w:fldCharType="end"/>
            </w:r>
            <w:r w:rsidRPr="000B255B">
              <w:rPr>
                <w:rStyle w:val="Hyperlink"/>
                <w:noProof/>
              </w:rPr>
              <w:fldChar w:fldCharType="end"/>
            </w:r>
          </w:ins>
        </w:p>
        <w:p w14:paraId="3399E03E" w14:textId="6DDDE318" w:rsidR="00AF75ED" w:rsidRDefault="00AF75ED">
          <w:pPr>
            <w:pStyle w:val="TOC1"/>
            <w:rPr>
              <w:ins w:id="45" w:author="ilham.nur@office.ui.ac.id" w:date="2023-01-17T21:41:00Z"/>
              <w:rFonts w:asciiTheme="minorHAnsi" w:hAnsiTheme="minorHAnsi" w:cstheme="minorBidi"/>
              <w:b w:val="0"/>
              <w:noProof/>
              <w:sz w:val="22"/>
            </w:rPr>
          </w:pPr>
          <w:ins w:id="4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DAFTAR ISI</w:t>
            </w:r>
            <w:r>
              <w:rPr>
                <w:noProof/>
                <w:webHidden/>
              </w:rPr>
              <w:tab/>
            </w:r>
            <w:r>
              <w:rPr>
                <w:noProof/>
                <w:webHidden/>
              </w:rPr>
              <w:fldChar w:fldCharType="begin"/>
            </w:r>
            <w:r>
              <w:rPr>
                <w:noProof/>
                <w:webHidden/>
              </w:rPr>
              <w:instrText xml:space="preserve"> PAGEREF _Toc124884093 \h </w:instrText>
            </w:r>
          </w:ins>
          <w:r>
            <w:rPr>
              <w:noProof/>
              <w:webHidden/>
            </w:rPr>
          </w:r>
          <w:r>
            <w:rPr>
              <w:noProof/>
              <w:webHidden/>
            </w:rPr>
            <w:fldChar w:fldCharType="separate"/>
          </w:r>
          <w:ins w:id="47" w:author="ilham.nur@office.ui.ac.id" w:date="2023-01-17T21:41:00Z">
            <w:r>
              <w:rPr>
                <w:noProof/>
                <w:webHidden/>
              </w:rPr>
              <w:t>viii</w:t>
            </w:r>
            <w:r>
              <w:rPr>
                <w:noProof/>
                <w:webHidden/>
              </w:rPr>
              <w:fldChar w:fldCharType="end"/>
            </w:r>
            <w:r w:rsidRPr="000B255B">
              <w:rPr>
                <w:rStyle w:val="Hyperlink"/>
                <w:noProof/>
              </w:rPr>
              <w:fldChar w:fldCharType="end"/>
            </w:r>
          </w:ins>
        </w:p>
        <w:p w14:paraId="313C84E3" w14:textId="7DC5CA7E" w:rsidR="00AF75ED" w:rsidRDefault="00AF75ED">
          <w:pPr>
            <w:pStyle w:val="TOC1"/>
            <w:rPr>
              <w:ins w:id="48" w:author="ilham.nur@office.ui.ac.id" w:date="2023-01-17T21:41:00Z"/>
              <w:rFonts w:asciiTheme="minorHAnsi" w:hAnsiTheme="minorHAnsi" w:cstheme="minorBidi"/>
              <w:b w:val="0"/>
              <w:noProof/>
              <w:sz w:val="22"/>
            </w:rPr>
          </w:pPr>
          <w:ins w:id="4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DAFTAR GAMBAR</w:t>
            </w:r>
            <w:r>
              <w:rPr>
                <w:noProof/>
                <w:webHidden/>
              </w:rPr>
              <w:tab/>
            </w:r>
            <w:r>
              <w:rPr>
                <w:noProof/>
                <w:webHidden/>
              </w:rPr>
              <w:fldChar w:fldCharType="begin"/>
            </w:r>
            <w:r>
              <w:rPr>
                <w:noProof/>
                <w:webHidden/>
              </w:rPr>
              <w:instrText xml:space="preserve"> PAGEREF _Toc124884094 \h </w:instrText>
            </w:r>
          </w:ins>
          <w:r>
            <w:rPr>
              <w:noProof/>
              <w:webHidden/>
            </w:rPr>
          </w:r>
          <w:r>
            <w:rPr>
              <w:noProof/>
              <w:webHidden/>
            </w:rPr>
            <w:fldChar w:fldCharType="separate"/>
          </w:r>
          <w:ins w:id="50" w:author="ilham.nur@office.ui.ac.id" w:date="2023-01-17T21:41:00Z">
            <w:r>
              <w:rPr>
                <w:noProof/>
                <w:webHidden/>
              </w:rPr>
              <w:t>x</w:t>
            </w:r>
            <w:r>
              <w:rPr>
                <w:noProof/>
                <w:webHidden/>
              </w:rPr>
              <w:fldChar w:fldCharType="end"/>
            </w:r>
            <w:r w:rsidRPr="000B255B">
              <w:rPr>
                <w:rStyle w:val="Hyperlink"/>
                <w:noProof/>
              </w:rPr>
              <w:fldChar w:fldCharType="end"/>
            </w:r>
          </w:ins>
        </w:p>
        <w:p w14:paraId="79C2D48C" w14:textId="66743F05" w:rsidR="00AF75ED" w:rsidRDefault="00AF75ED">
          <w:pPr>
            <w:pStyle w:val="TOC1"/>
            <w:rPr>
              <w:ins w:id="51" w:author="ilham.nur@office.ui.ac.id" w:date="2023-01-17T21:41:00Z"/>
              <w:rFonts w:asciiTheme="minorHAnsi" w:hAnsiTheme="minorHAnsi" w:cstheme="minorBidi"/>
              <w:b w:val="0"/>
              <w:noProof/>
              <w:sz w:val="22"/>
            </w:rPr>
          </w:pPr>
          <w:ins w:id="52"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"_Toc124884095"</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DAFTAR TABEL</w:t>
            </w:r>
            <w:r>
              <w:rPr>
                <w:noProof/>
                <w:webHidden/>
              </w:rPr>
              <w:tab/>
            </w:r>
            <w:r>
              <w:rPr>
                <w:noProof/>
                <w:webHidden/>
              </w:rPr>
              <w:fldChar w:fldCharType="begin"/>
            </w:r>
            <w:r>
              <w:rPr>
                <w:noProof/>
                <w:webHidden/>
              </w:rPr>
              <w:instrText xml:space="preserve"> PAGEREF _Toc124884095 \h </w:instrText>
            </w:r>
          </w:ins>
          <w:r>
            <w:rPr>
              <w:noProof/>
              <w:webHidden/>
            </w:rPr>
          </w:r>
          <w:r>
            <w:rPr>
              <w:noProof/>
              <w:webHidden/>
            </w:rPr>
            <w:fldChar w:fldCharType="separate"/>
          </w:r>
          <w:ins w:id="53" w:author="ilham.nur@office.ui.ac.id" w:date="2023-01-17T21:41:00Z">
            <w:r>
              <w:rPr>
                <w:noProof/>
                <w:webHidden/>
              </w:rPr>
              <w:t>xi</w:t>
            </w:r>
            <w:r>
              <w:rPr>
                <w:noProof/>
                <w:webHidden/>
              </w:rPr>
              <w:fldChar w:fldCharType="end"/>
            </w:r>
            <w:r w:rsidRPr="000B255B">
              <w:rPr>
                <w:rStyle w:val="Hyperlink"/>
                <w:noProof/>
              </w:rPr>
              <w:fldChar w:fldCharType="end"/>
            </w:r>
          </w:ins>
        </w:p>
        <w:p w14:paraId="42610821" w14:textId="75BE1551" w:rsidR="00AF75ED" w:rsidRDefault="00AF75ED">
          <w:pPr>
            <w:pStyle w:val="TOC1"/>
            <w:tabs>
              <w:tab w:val="left" w:pos="1100"/>
            </w:tabs>
            <w:rPr>
              <w:ins w:id="54" w:author="ilham.nur@office.ui.ac.id" w:date="2023-01-17T21:41:00Z"/>
              <w:rFonts w:asciiTheme="minorHAnsi" w:hAnsiTheme="minorHAnsi" w:cstheme="minorBidi"/>
              <w:b w:val="0"/>
              <w:noProof/>
              <w:sz w:val="22"/>
            </w:rPr>
          </w:pPr>
          <w:ins w:id="55"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"_Toc124884096"</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BAB 1</w:t>
            </w:r>
            <w:r>
              <w:rPr>
                <w:rFonts w:asciiTheme="minorHAnsi" w:hAnsiTheme="minorHAnsi" w:cstheme="minorBidi"/>
                <w:b w:val="0"/>
                <w:noProof/>
                <w:sz w:val="22"/>
              </w:rPr>
              <w:tab/>
            </w:r>
            <w:r w:rsidRPr="000B255B">
              <w:rPr>
                <w:rStyle w:val="Hyperlink"/>
                <w:noProof/>
              </w:rPr>
              <w:t>PENDAHULUAN</w:t>
            </w:r>
            <w:r>
              <w:rPr>
                <w:noProof/>
                <w:webHidden/>
              </w:rPr>
              <w:tab/>
            </w:r>
            <w:r>
              <w:rPr>
                <w:noProof/>
                <w:webHidden/>
              </w:rPr>
              <w:fldChar w:fldCharType="begin"/>
            </w:r>
            <w:r>
              <w:rPr>
                <w:noProof/>
                <w:webHidden/>
              </w:rPr>
              <w:instrText xml:space="preserve"> PAGEREF _Toc124884096 \h </w:instrText>
            </w:r>
          </w:ins>
          <w:r>
            <w:rPr>
              <w:noProof/>
              <w:webHidden/>
            </w:rPr>
          </w:r>
          <w:r>
            <w:rPr>
              <w:noProof/>
              <w:webHidden/>
            </w:rPr>
            <w:fldChar w:fldCharType="separate"/>
          </w:r>
          <w:ins w:id="56" w:author="ilham.nur@office.ui.ac.id" w:date="2023-01-17T21:41:00Z">
            <w:r>
              <w:rPr>
                <w:noProof/>
                <w:webHidden/>
              </w:rPr>
              <w:t>1</w:t>
            </w:r>
            <w:r>
              <w:rPr>
                <w:noProof/>
                <w:webHidden/>
              </w:rPr>
              <w:fldChar w:fldCharType="end"/>
            </w:r>
            <w:r w:rsidRPr="000B255B">
              <w:rPr>
                <w:rStyle w:val="Hyperlink"/>
                <w:noProof/>
              </w:rPr>
              <w:fldChar w:fldCharType="end"/>
            </w:r>
          </w:ins>
        </w:p>
        <w:p w14:paraId="1F81AAD7" w14:textId="04A501A1" w:rsidR="00AF75ED" w:rsidRDefault="00AF75ED">
          <w:pPr>
            <w:pStyle w:val="TOC2"/>
            <w:tabs>
              <w:tab w:val="left" w:pos="880"/>
              <w:tab w:val="right" w:leader="dot" w:pos="8494"/>
            </w:tabs>
            <w:rPr>
              <w:ins w:id="57" w:author="ilham.nur@office.ui.ac.id" w:date="2023-01-17T21:41:00Z"/>
              <w:rFonts w:asciiTheme="minorHAnsi" w:hAnsiTheme="minorHAnsi" w:cstheme="minorBidi"/>
              <w:noProof/>
              <w:sz w:val="22"/>
            </w:rPr>
          </w:pPr>
          <w:ins w:id="5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1.1</w:t>
            </w:r>
            <w:r>
              <w:rPr>
                <w:rFonts w:asciiTheme="minorHAnsi" w:hAnsiTheme="minorHAnsi" w:cstheme="minorBidi"/>
                <w:noProof/>
                <w:sz w:val="22"/>
              </w:rPr>
              <w:tab/>
            </w:r>
            <w:r w:rsidRPr="000B255B">
              <w:rPr>
                <w:rStyle w:val="Hyperlink"/>
                <w:noProof/>
              </w:rPr>
              <w:t>Latar Belakang</w:t>
            </w:r>
            <w:r>
              <w:rPr>
                <w:noProof/>
                <w:webHidden/>
              </w:rPr>
              <w:tab/>
            </w:r>
            <w:r>
              <w:rPr>
                <w:noProof/>
                <w:webHidden/>
              </w:rPr>
              <w:fldChar w:fldCharType="begin"/>
            </w:r>
            <w:r>
              <w:rPr>
                <w:noProof/>
                <w:webHidden/>
              </w:rPr>
              <w:instrText xml:space="preserve"> PAGEREF _Toc124884097 \h </w:instrText>
            </w:r>
          </w:ins>
          <w:r>
            <w:rPr>
              <w:noProof/>
              <w:webHidden/>
            </w:rPr>
          </w:r>
          <w:r>
            <w:rPr>
              <w:noProof/>
              <w:webHidden/>
            </w:rPr>
            <w:fldChar w:fldCharType="separate"/>
          </w:r>
          <w:ins w:id="59" w:author="ilham.nur@office.ui.ac.id" w:date="2023-01-17T21:41:00Z">
            <w:r>
              <w:rPr>
                <w:noProof/>
                <w:webHidden/>
              </w:rPr>
              <w:t>1</w:t>
            </w:r>
            <w:r>
              <w:rPr>
                <w:noProof/>
                <w:webHidden/>
              </w:rPr>
              <w:fldChar w:fldCharType="end"/>
            </w:r>
            <w:r w:rsidRPr="000B255B">
              <w:rPr>
                <w:rStyle w:val="Hyperlink"/>
                <w:noProof/>
              </w:rPr>
              <w:fldChar w:fldCharType="end"/>
            </w:r>
          </w:ins>
        </w:p>
        <w:p w14:paraId="4C83AD35" w14:textId="2DAA60D5" w:rsidR="00AF75ED" w:rsidRDefault="00AF75ED">
          <w:pPr>
            <w:pStyle w:val="TOC2"/>
            <w:tabs>
              <w:tab w:val="left" w:pos="880"/>
              <w:tab w:val="right" w:leader="dot" w:pos="8494"/>
            </w:tabs>
            <w:rPr>
              <w:ins w:id="60" w:author="ilham.nur@office.ui.ac.id" w:date="2023-01-17T21:41:00Z"/>
              <w:rFonts w:asciiTheme="minorHAnsi" w:hAnsiTheme="minorHAnsi" w:cstheme="minorBidi"/>
              <w:noProof/>
              <w:sz w:val="22"/>
            </w:rPr>
          </w:pPr>
          <w:ins w:id="6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1.2</w:t>
            </w:r>
            <w:r>
              <w:rPr>
                <w:rFonts w:asciiTheme="minorHAnsi" w:hAnsiTheme="minorHAnsi" w:cstheme="minorBidi"/>
                <w:noProof/>
                <w:sz w:val="22"/>
              </w:rPr>
              <w:tab/>
            </w:r>
            <w:r w:rsidRPr="000B255B">
              <w:rPr>
                <w:rStyle w:val="Hyperlink"/>
                <w:noProof/>
              </w:rPr>
              <w:t>Perumusan Masalah</w:t>
            </w:r>
            <w:r>
              <w:rPr>
                <w:noProof/>
                <w:webHidden/>
              </w:rPr>
              <w:tab/>
            </w:r>
            <w:r>
              <w:rPr>
                <w:noProof/>
                <w:webHidden/>
              </w:rPr>
              <w:fldChar w:fldCharType="begin"/>
            </w:r>
            <w:r>
              <w:rPr>
                <w:noProof/>
                <w:webHidden/>
              </w:rPr>
              <w:instrText xml:space="preserve"> PAGEREF _Toc124884098 \h </w:instrText>
            </w:r>
          </w:ins>
          <w:r>
            <w:rPr>
              <w:noProof/>
              <w:webHidden/>
            </w:rPr>
          </w:r>
          <w:r>
            <w:rPr>
              <w:noProof/>
              <w:webHidden/>
            </w:rPr>
            <w:fldChar w:fldCharType="separate"/>
          </w:r>
          <w:ins w:id="62" w:author="ilham.nur@office.ui.ac.id" w:date="2023-01-17T21:41:00Z">
            <w:r>
              <w:rPr>
                <w:noProof/>
                <w:webHidden/>
              </w:rPr>
              <w:t>7</w:t>
            </w:r>
            <w:r>
              <w:rPr>
                <w:noProof/>
                <w:webHidden/>
              </w:rPr>
              <w:fldChar w:fldCharType="end"/>
            </w:r>
            <w:r w:rsidRPr="000B255B">
              <w:rPr>
                <w:rStyle w:val="Hyperlink"/>
                <w:noProof/>
              </w:rPr>
              <w:fldChar w:fldCharType="end"/>
            </w:r>
          </w:ins>
        </w:p>
        <w:p w14:paraId="72989F72" w14:textId="276B3407" w:rsidR="00AF75ED" w:rsidRDefault="00AF75ED">
          <w:pPr>
            <w:pStyle w:val="TOC2"/>
            <w:tabs>
              <w:tab w:val="left" w:pos="880"/>
              <w:tab w:val="right" w:leader="dot" w:pos="8494"/>
            </w:tabs>
            <w:rPr>
              <w:ins w:id="63" w:author="ilham.nur@office.ui.ac.id" w:date="2023-01-17T21:41:00Z"/>
              <w:rFonts w:asciiTheme="minorHAnsi" w:hAnsiTheme="minorHAnsi" w:cstheme="minorBidi"/>
              <w:noProof/>
              <w:sz w:val="22"/>
            </w:rPr>
          </w:pPr>
          <w:ins w:id="6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"_Toc124884099"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1.3</w:t>
            </w:r>
            <w:r>
              <w:rPr>
                <w:rFonts w:asciiTheme="minorHAnsi" w:hAnsiTheme="minorHAnsi" w:cstheme="minorBidi"/>
                <w:noProof/>
                <w:sz w:val="22"/>
              </w:rPr>
              <w:tab/>
            </w:r>
            <w:r w:rsidRPr="000B255B">
              <w:rPr>
                <w:rStyle w:val="Hyperlink"/>
                <w:noProof/>
              </w:rPr>
              <w:t>Penelitian Terdahulu</w:t>
            </w:r>
            <w:r>
              <w:rPr>
                <w:noProof/>
                <w:webHidden/>
              </w:rPr>
              <w:tab/>
            </w:r>
            <w:r>
              <w:rPr>
                <w:noProof/>
                <w:webHidden/>
              </w:rPr>
              <w:fldChar w:fldCharType="begin"/>
            </w:r>
            <w:r>
              <w:rPr>
                <w:noProof/>
                <w:webHidden/>
              </w:rPr>
              <w:instrText xml:space="preserve"> PAGEREF _Toc124884099 \h </w:instrText>
            </w:r>
          </w:ins>
          <w:r>
            <w:rPr>
              <w:noProof/>
              <w:webHidden/>
            </w:rPr>
          </w:r>
          <w:r>
            <w:rPr>
              <w:noProof/>
              <w:webHidden/>
            </w:rPr>
            <w:fldChar w:fldCharType="separate"/>
          </w:r>
          <w:ins w:id="65" w:author="ilham.nur@office.ui.ac.id" w:date="2023-01-17T21:41:00Z">
            <w:r>
              <w:rPr>
                <w:noProof/>
                <w:webHidden/>
              </w:rPr>
              <w:t>7</w:t>
            </w:r>
            <w:r>
              <w:rPr>
                <w:noProof/>
                <w:webHidden/>
              </w:rPr>
              <w:fldChar w:fldCharType="end"/>
            </w:r>
            <w:r w:rsidRPr="000B255B">
              <w:rPr>
                <w:rStyle w:val="Hyperlink"/>
                <w:noProof/>
              </w:rPr>
              <w:fldChar w:fldCharType="end"/>
            </w:r>
          </w:ins>
        </w:p>
        <w:p w14:paraId="6429C668" w14:textId="293D1725" w:rsidR="00AF75ED" w:rsidRDefault="00AF75ED">
          <w:pPr>
            <w:pStyle w:val="TOC2"/>
            <w:tabs>
              <w:tab w:val="left" w:pos="880"/>
              <w:tab w:val="right" w:leader="dot" w:pos="8494"/>
            </w:tabs>
            <w:rPr>
              <w:ins w:id="66" w:author="ilham.nur@office.ui.ac.id" w:date="2023-01-17T21:41:00Z"/>
              <w:rFonts w:asciiTheme="minorHAnsi" w:hAnsiTheme="minorHAnsi" w:cstheme="minorBidi"/>
              <w:noProof/>
              <w:sz w:val="22"/>
            </w:rPr>
          </w:pPr>
          <w:ins w:id="6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1.4</w:t>
            </w:r>
            <w:r>
              <w:rPr>
                <w:rFonts w:asciiTheme="minorHAnsi" w:hAnsiTheme="minorHAnsi" w:cstheme="minorBidi"/>
                <w:noProof/>
                <w:sz w:val="22"/>
              </w:rPr>
              <w:tab/>
            </w:r>
            <w:r w:rsidRPr="000B255B">
              <w:rPr>
                <w:rStyle w:val="Hyperlink"/>
                <w:noProof/>
              </w:rPr>
              <w:t>Celah Penelitian dan Kebaruan Penelitian</w:t>
            </w:r>
            <w:r>
              <w:rPr>
                <w:noProof/>
                <w:webHidden/>
              </w:rPr>
              <w:tab/>
            </w:r>
            <w:r>
              <w:rPr>
                <w:noProof/>
                <w:webHidden/>
              </w:rPr>
              <w:fldChar w:fldCharType="begin"/>
            </w:r>
            <w:r>
              <w:rPr>
                <w:noProof/>
                <w:webHidden/>
              </w:rPr>
              <w:instrText xml:space="preserve"> PAGEREF _Toc124884100 \h </w:instrText>
            </w:r>
          </w:ins>
          <w:r>
            <w:rPr>
              <w:noProof/>
              <w:webHidden/>
            </w:rPr>
          </w:r>
          <w:r>
            <w:rPr>
              <w:noProof/>
              <w:webHidden/>
            </w:rPr>
            <w:fldChar w:fldCharType="separate"/>
          </w:r>
          <w:ins w:id="68" w:author="ilham.nur@office.ui.ac.id" w:date="2023-01-17T21:41:00Z">
            <w:r>
              <w:rPr>
                <w:noProof/>
                <w:webHidden/>
              </w:rPr>
              <w:t>16</w:t>
            </w:r>
            <w:r>
              <w:rPr>
                <w:noProof/>
                <w:webHidden/>
              </w:rPr>
              <w:fldChar w:fldCharType="end"/>
            </w:r>
            <w:r w:rsidRPr="000B255B">
              <w:rPr>
                <w:rStyle w:val="Hyperlink"/>
                <w:noProof/>
              </w:rPr>
              <w:fldChar w:fldCharType="end"/>
            </w:r>
          </w:ins>
        </w:p>
        <w:p w14:paraId="31AD767F" w14:textId="1BFAC701" w:rsidR="00AF75ED" w:rsidRDefault="00AF75ED">
          <w:pPr>
            <w:pStyle w:val="TOC2"/>
            <w:tabs>
              <w:tab w:val="left" w:pos="880"/>
              <w:tab w:val="right" w:leader="dot" w:pos="8494"/>
            </w:tabs>
            <w:rPr>
              <w:ins w:id="69" w:author="ilham.nur@office.ui.ac.id" w:date="2023-01-17T21:41:00Z"/>
              <w:rFonts w:asciiTheme="minorHAnsi" w:hAnsiTheme="minorHAnsi" w:cstheme="minorBidi"/>
              <w:noProof/>
              <w:sz w:val="22"/>
            </w:rPr>
          </w:pPr>
          <w:ins w:id="7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1.5</w:t>
            </w:r>
            <w:r>
              <w:rPr>
                <w:rFonts w:asciiTheme="minorHAnsi" w:hAnsiTheme="minorHAnsi" w:cstheme="minorBidi"/>
                <w:noProof/>
                <w:sz w:val="22"/>
              </w:rPr>
              <w:tab/>
            </w:r>
            <w:r w:rsidRPr="000B255B">
              <w:rPr>
                <w:rStyle w:val="Hyperlink"/>
                <w:noProof/>
              </w:rPr>
              <w:t>Tujuan Penelitian</w:t>
            </w:r>
            <w:r>
              <w:rPr>
                <w:noProof/>
                <w:webHidden/>
              </w:rPr>
              <w:tab/>
            </w:r>
            <w:r>
              <w:rPr>
                <w:noProof/>
                <w:webHidden/>
              </w:rPr>
              <w:fldChar w:fldCharType="begin"/>
            </w:r>
            <w:r>
              <w:rPr>
                <w:noProof/>
                <w:webHidden/>
              </w:rPr>
              <w:instrText xml:space="preserve"> PAGEREF _Toc124884101 \h </w:instrText>
            </w:r>
          </w:ins>
          <w:r>
            <w:rPr>
              <w:noProof/>
              <w:webHidden/>
            </w:rPr>
          </w:r>
          <w:r>
            <w:rPr>
              <w:noProof/>
              <w:webHidden/>
            </w:rPr>
            <w:fldChar w:fldCharType="separate"/>
          </w:r>
          <w:ins w:id="71" w:author="ilham.nur@office.ui.ac.id" w:date="2023-01-17T21:41:00Z">
            <w:r>
              <w:rPr>
                <w:noProof/>
                <w:webHidden/>
              </w:rPr>
              <w:t>17</w:t>
            </w:r>
            <w:r>
              <w:rPr>
                <w:noProof/>
                <w:webHidden/>
              </w:rPr>
              <w:fldChar w:fldCharType="end"/>
            </w:r>
            <w:r w:rsidRPr="000B255B">
              <w:rPr>
                <w:rStyle w:val="Hyperlink"/>
                <w:noProof/>
              </w:rPr>
              <w:fldChar w:fldCharType="end"/>
            </w:r>
          </w:ins>
        </w:p>
        <w:p w14:paraId="66A7C37F" w14:textId="642597AD" w:rsidR="00AF75ED" w:rsidRDefault="00AF75ED">
          <w:pPr>
            <w:pStyle w:val="TOC2"/>
            <w:tabs>
              <w:tab w:val="left" w:pos="880"/>
              <w:tab w:val="right" w:leader="dot" w:pos="8494"/>
            </w:tabs>
            <w:rPr>
              <w:ins w:id="72" w:author="ilham.nur@office.ui.ac.id" w:date="2023-01-17T21:41:00Z"/>
              <w:rFonts w:asciiTheme="minorHAnsi" w:hAnsiTheme="minorHAnsi" w:cstheme="minorBidi"/>
              <w:noProof/>
              <w:sz w:val="22"/>
            </w:rPr>
          </w:pPr>
          <w:ins w:id="7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1.6</w:t>
            </w:r>
            <w:r>
              <w:rPr>
                <w:rFonts w:asciiTheme="minorHAnsi" w:hAnsiTheme="minorHAnsi" w:cstheme="minorBidi"/>
                <w:noProof/>
                <w:sz w:val="22"/>
              </w:rPr>
              <w:tab/>
            </w:r>
            <w:r w:rsidRPr="000B255B">
              <w:rPr>
                <w:rStyle w:val="Hyperlink"/>
                <w:noProof/>
              </w:rPr>
              <w:t>Manfaat Penelitian</w:t>
            </w:r>
            <w:r>
              <w:rPr>
                <w:noProof/>
                <w:webHidden/>
              </w:rPr>
              <w:tab/>
            </w:r>
            <w:r>
              <w:rPr>
                <w:noProof/>
                <w:webHidden/>
              </w:rPr>
              <w:fldChar w:fldCharType="begin"/>
            </w:r>
            <w:r>
              <w:rPr>
                <w:noProof/>
                <w:webHidden/>
              </w:rPr>
              <w:instrText xml:space="preserve"> PAGEREF _Toc124884102 \h </w:instrText>
            </w:r>
          </w:ins>
          <w:r>
            <w:rPr>
              <w:noProof/>
              <w:webHidden/>
            </w:rPr>
          </w:r>
          <w:r>
            <w:rPr>
              <w:noProof/>
              <w:webHidden/>
            </w:rPr>
            <w:fldChar w:fldCharType="separate"/>
          </w:r>
          <w:ins w:id="74" w:author="ilham.nur@office.ui.ac.id" w:date="2023-01-17T21:41:00Z">
            <w:r>
              <w:rPr>
                <w:noProof/>
                <w:webHidden/>
              </w:rPr>
              <w:t>17</w:t>
            </w:r>
            <w:r>
              <w:rPr>
                <w:noProof/>
                <w:webHidden/>
              </w:rPr>
              <w:fldChar w:fldCharType="end"/>
            </w:r>
            <w:r w:rsidRPr="000B255B">
              <w:rPr>
                <w:rStyle w:val="Hyperlink"/>
                <w:noProof/>
              </w:rPr>
              <w:fldChar w:fldCharType="end"/>
            </w:r>
          </w:ins>
        </w:p>
        <w:p w14:paraId="4D03C56A" w14:textId="1723EB5B" w:rsidR="00AF75ED" w:rsidRDefault="00AF75ED">
          <w:pPr>
            <w:pStyle w:val="TOC2"/>
            <w:tabs>
              <w:tab w:val="left" w:pos="880"/>
              <w:tab w:val="right" w:leader="dot" w:pos="8494"/>
            </w:tabs>
            <w:rPr>
              <w:ins w:id="75" w:author="ilham.nur@office.ui.ac.id" w:date="2023-01-17T21:41:00Z"/>
              <w:rFonts w:asciiTheme="minorHAnsi" w:hAnsiTheme="minorHAnsi" w:cstheme="minorBidi"/>
              <w:noProof/>
              <w:sz w:val="22"/>
            </w:rPr>
          </w:pPr>
          <w:ins w:id="7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1.7</w:t>
            </w:r>
            <w:r>
              <w:rPr>
                <w:rFonts w:asciiTheme="minorHAnsi" w:hAnsiTheme="minorHAnsi" w:cstheme="minorBidi"/>
                <w:noProof/>
                <w:sz w:val="22"/>
              </w:rPr>
              <w:tab/>
            </w:r>
            <w:r w:rsidRPr="000B255B">
              <w:rPr>
                <w:rStyle w:val="Hyperlink"/>
                <w:noProof/>
              </w:rPr>
              <w:t>Batasan Penelitian</w:t>
            </w:r>
            <w:r>
              <w:rPr>
                <w:noProof/>
                <w:webHidden/>
              </w:rPr>
              <w:tab/>
            </w:r>
            <w:r>
              <w:rPr>
                <w:noProof/>
                <w:webHidden/>
              </w:rPr>
              <w:fldChar w:fldCharType="begin"/>
            </w:r>
            <w:r>
              <w:rPr>
                <w:noProof/>
                <w:webHidden/>
              </w:rPr>
              <w:instrText xml:space="preserve"> PAGEREF _Toc124884103 \h </w:instrText>
            </w:r>
          </w:ins>
          <w:r>
            <w:rPr>
              <w:noProof/>
              <w:webHidden/>
            </w:rPr>
          </w:r>
          <w:r>
            <w:rPr>
              <w:noProof/>
              <w:webHidden/>
            </w:rPr>
            <w:fldChar w:fldCharType="separate"/>
          </w:r>
          <w:ins w:id="77" w:author="ilham.nur@office.ui.ac.id" w:date="2023-01-17T21:41:00Z">
            <w:r>
              <w:rPr>
                <w:noProof/>
                <w:webHidden/>
              </w:rPr>
              <w:t>17</w:t>
            </w:r>
            <w:r>
              <w:rPr>
                <w:noProof/>
                <w:webHidden/>
              </w:rPr>
              <w:fldChar w:fldCharType="end"/>
            </w:r>
            <w:r w:rsidRPr="000B255B">
              <w:rPr>
                <w:rStyle w:val="Hyperlink"/>
                <w:noProof/>
              </w:rPr>
              <w:fldChar w:fldCharType="end"/>
            </w:r>
          </w:ins>
        </w:p>
        <w:p w14:paraId="24B94B07" w14:textId="656DF5CC" w:rsidR="00AF75ED" w:rsidRDefault="00AF75ED">
          <w:pPr>
            <w:pStyle w:val="TOC2"/>
            <w:tabs>
              <w:tab w:val="left" w:pos="880"/>
              <w:tab w:val="right" w:leader="dot" w:pos="8494"/>
            </w:tabs>
            <w:rPr>
              <w:ins w:id="78" w:author="ilham.nur@office.ui.ac.id" w:date="2023-01-17T21:41:00Z"/>
              <w:rFonts w:asciiTheme="minorHAnsi" w:hAnsiTheme="minorHAnsi" w:cstheme="minorBidi"/>
              <w:noProof/>
              <w:sz w:val="22"/>
            </w:rPr>
          </w:pPr>
          <w:ins w:id="7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1.8</w:t>
            </w:r>
            <w:r>
              <w:rPr>
                <w:rFonts w:asciiTheme="minorHAnsi" w:hAnsiTheme="minorHAnsi" w:cstheme="minorBidi"/>
                <w:noProof/>
                <w:sz w:val="22"/>
              </w:rPr>
              <w:tab/>
            </w:r>
            <w:r w:rsidRPr="000B255B">
              <w:rPr>
                <w:rStyle w:val="Hyperlink"/>
                <w:noProof/>
              </w:rPr>
              <w:t>Ringkasan Metodologi Penelitian</w:t>
            </w:r>
            <w:r>
              <w:rPr>
                <w:noProof/>
                <w:webHidden/>
              </w:rPr>
              <w:tab/>
            </w:r>
            <w:r>
              <w:rPr>
                <w:noProof/>
                <w:webHidden/>
              </w:rPr>
              <w:fldChar w:fldCharType="begin"/>
            </w:r>
            <w:r>
              <w:rPr>
                <w:noProof/>
                <w:webHidden/>
              </w:rPr>
              <w:instrText xml:space="preserve"> PAGEREF _Toc124884104 \h </w:instrText>
            </w:r>
          </w:ins>
          <w:r>
            <w:rPr>
              <w:noProof/>
              <w:webHidden/>
            </w:rPr>
          </w:r>
          <w:r>
            <w:rPr>
              <w:noProof/>
              <w:webHidden/>
            </w:rPr>
            <w:fldChar w:fldCharType="separate"/>
          </w:r>
          <w:ins w:id="80" w:author="ilham.nur@office.ui.ac.id" w:date="2023-01-17T21:41:00Z">
            <w:r>
              <w:rPr>
                <w:noProof/>
                <w:webHidden/>
              </w:rPr>
              <w:t>18</w:t>
            </w:r>
            <w:r>
              <w:rPr>
                <w:noProof/>
                <w:webHidden/>
              </w:rPr>
              <w:fldChar w:fldCharType="end"/>
            </w:r>
            <w:r w:rsidRPr="000B255B">
              <w:rPr>
                <w:rStyle w:val="Hyperlink"/>
                <w:noProof/>
              </w:rPr>
              <w:fldChar w:fldCharType="end"/>
            </w:r>
          </w:ins>
        </w:p>
        <w:p w14:paraId="73800503" w14:textId="1347D26D" w:rsidR="00AF75ED" w:rsidRDefault="00AF75ED">
          <w:pPr>
            <w:pStyle w:val="TOC1"/>
            <w:tabs>
              <w:tab w:val="left" w:pos="1100"/>
            </w:tabs>
            <w:rPr>
              <w:ins w:id="81" w:author="ilham.nur@office.ui.ac.id" w:date="2023-01-17T21:41:00Z"/>
              <w:rFonts w:asciiTheme="minorHAnsi" w:hAnsiTheme="minorHAnsi" w:cstheme="minorBidi"/>
              <w:b w:val="0"/>
              <w:noProof/>
              <w:sz w:val="22"/>
            </w:rPr>
          </w:pPr>
          <w:ins w:id="82"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"_Toc124884105"</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BAB 2</w:t>
            </w:r>
            <w:r>
              <w:rPr>
                <w:rFonts w:asciiTheme="minorHAnsi" w:hAnsiTheme="minorHAnsi" w:cstheme="minorBidi"/>
                <w:b w:val="0"/>
                <w:noProof/>
                <w:sz w:val="22"/>
              </w:rPr>
              <w:tab/>
            </w:r>
            <w:r w:rsidRPr="000B255B">
              <w:rPr>
                <w:rStyle w:val="Hyperlink"/>
                <w:noProof/>
              </w:rPr>
              <w:t>TINJAUAN PUSTAKA</w:t>
            </w:r>
            <w:r>
              <w:rPr>
                <w:noProof/>
                <w:webHidden/>
              </w:rPr>
              <w:tab/>
            </w:r>
            <w:r>
              <w:rPr>
                <w:noProof/>
                <w:webHidden/>
              </w:rPr>
              <w:fldChar w:fldCharType="begin"/>
            </w:r>
            <w:r>
              <w:rPr>
                <w:noProof/>
                <w:webHidden/>
              </w:rPr>
              <w:instrText xml:space="preserve"> PAGEREF _Toc124884105 \h </w:instrText>
            </w:r>
          </w:ins>
          <w:r>
            <w:rPr>
              <w:noProof/>
              <w:webHidden/>
            </w:rPr>
          </w:r>
          <w:r>
            <w:rPr>
              <w:noProof/>
              <w:webHidden/>
            </w:rPr>
            <w:fldChar w:fldCharType="separate"/>
          </w:r>
          <w:ins w:id="83" w:author="ilham.nur@office.ui.ac.id" w:date="2023-01-17T21:41:00Z">
            <w:r>
              <w:rPr>
                <w:noProof/>
                <w:webHidden/>
              </w:rPr>
              <w:t>20</w:t>
            </w:r>
            <w:r>
              <w:rPr>
                <w:noProof/>
                <w:webHidden/>
              </w:rPr>
              <w:fldChar w:fldCharType="end"/>
            </w:r>
            <w:r w:rsidRPr="000B255B">
              <w:rPr>
                <w:rStyle w:val="Hyperlink"/>
                <w:noProof/>
              </w:rPr>
              <w:fldChar w:fldCharType="end"/>
            </w:r>
          </w:ins>
        </w:p>
        <w:p w14:paraId="114D2A25" w14:textId="2E898B7E" w:rsidR="00AF75ED" w:rsidRDefault="00AF75ED">
          <w:pPr>
            <w:pStyle w:val="TOC2"/>
            <w:tabs>
              <w:tab w:val="left" w:pos="880"/>
              <w:tab w:val="right" w:leader="dot" w:pos="8494"/>
            </w:tabs>
            <w:rPr>
              <w:ins w:id="84" w:author="ilham.nur@office.ui.ac.id" w:date="2023-01-17T21:41:00Z"/>
              <w:rFonts w:asciiTheme="minorHAnsi" w:hAnsiTheme="minorHAnsi" w:cstheme="minorBidi"/>
              <w:noProof/>
              <w:sz w:val="22"/>
            </w:rPr>
          </w:pPr>
          <w:ins w:id="85"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"_Toc124884106"</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2.1</w:t>
            </w:r>
            <w:r>
              <w:rPr>
                <w:rFonts w:asciiTheme="minorHAnsi" w:hAnsiTheme="minorHAnsi" w:cstheme="minorBidi"/>
                <w:noProof/>
                <w:sz w:val="22"/>
              </w:rPr>
              <w:tab/>
            </w:r>
            <w:r w:rsidRPr="000B255B">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_Toc124884106 \h </w:instrText>
            </w:r>
          </w:ins>
          <w:r>
            <w:rPr>
              <w:noProof/>
              <w:webHidden/>
            </w:rPr>
          </w:r>
          <w:r>
            <w:rPr>
              <w:noProof/>
              <w:webHidden/>
            </w:rPr>
            <w:fldChar w:fldCharType="separate"/>
          </w:r>
          <w:ins w:id="86" w:author="ilham.nur@office.ui.ac.id" w:date="2023-01-17T21:41:00Z">
            <w:r>
              <w:rPr>
                <w:noProof/>
                <w:webHidden/>
              </w:rPr>
              <w:t>20</w:t>
            </w:r>
            <w:r>
              <w:rPr>
                <w:noProof/>
                <w:webHidden/>
              </w:rPr>
              <w:fldChar w:fldCharType="end"/>
            </w:r>
            <w:r w:rsidRPr="000B255B">
              <w:rPr>
                <w:rStyle w:val="Hyperlink"/>
                <w:noProof/>
              </w:rPr>
              <w:fldChar w:fldCharType="end"/>
            </w:r>
          </w:ins>
        </w:p>
        <w:p w14:paraId="58569034" w14:textId="5BB6DA9B" w:rsidR="00AF75ED" w:rsidRDefault="00AF75ED">
          <w:pPr>
            <w:pStyle w:val="TOC3"/>
            <w:rPr>
              <w:ins w:id="87" w:author="ilham.nur@office.ui.ac.id" w:date="2023-01-17T21:41:00Z"/>
              <w:rFonts w:asciiTheme="minorHAnsi" w:hAnsiTheme="minorHAnsi" w:cstheme="minorBidi"/>
              <w:noProof/>
              <w:sz w:val="22"/>
            </w:rPr>
          </w:pPr>
          <w:ins w:id="8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2.1.1</w:t>
            </w:r>
            <w:r>
              <w:rPr>
                <w:rFonts w:asciiTheme="minorHAnsi" w:hAnsiTheme="minorHAnsi" w:cstheme="minorBidi"/>
                <w:noProof/>
                <w:sz w:val="22"/>
              </w:rPr>
              <w:tab/>
            </w:r>
            <w:r w:rsidRPr="000B255B">
              <w:rPr>
                <w:rStyle w:val="Hyperlink"/>
                <w:noProof/>
              </w:rPr>
              <w:t>Manfaat Transformasi Digital</w:t>
            </w:r>
            <w:r>
              <w:rPr>
                <w:noProof/>
                <w:webHidden/>
              </w:rPr>
              <w:tab/>
            </w:r>
            <w:r>
              <w:rPr>
                <w:noProof/>
                <w:webHidden/>
              </w:rPr>
              <w:fldChar w:fldCharType="begin"/>
            </w:r>
            <w:r>
              <w:rPr>
                <w:noProof/>
                <w:webHidden/>
              </w:rPr>
              <w:instrText xml:space="preserve"> PAGEREF _Toc124884107 \h </w:instrText>
            </w:r>
          </w:ins>
          <w:r>
            <w:rPr>
              <w:noProof/>
              <w:webHidden/>
            </w:rPr>
          </w:r>
          <w:r>
            <w:rPr>
              <w:noProof/>
              <w:webHidden/>
            </w:rPr>
            <w:fldChar w:fldCharType="separate"/>
          </w:r>
          <w:ins w:id="89" w:author="ilham.nur@office.ui.ac.id" w:date="2023-01-17T21:41:00Z">
            <w:r>
              <w:rPr>
                <w:noProof/>
                <w:webHidden/>
              </w:rPr>
              <w:t>20</w:t>
            </w:r>
            <w:r>
              <w:rPr>
                <w:noProof/>
                <w:webHidden/>
              </w:rPr>
              <w:fldChar w:fldCharType="end"/>
            </w:r>
            <w:r w:rsidRPr="000B255B">
              <w:rPr>
                <w:rStyle w:val="Hyperlink"/>
                <w:noProof/>
              </w:rPr>
              <w:fldChar w:fldCharType="end"/>
            </w:r>
          </w:ins>
        </w:p>
        <w:p w14:paraId="0BE6EEAA" w14:textId="43C468E6" w:rsidR="00AF75ED" w:rsidRDefault="00AF75ED">
          <w:pPr>
            <w:pStyle w:val="TOC3"/>
            <w:rPr>
              <w:ins w:id="90" w:author="ilham.nur@office.ui.ac.id" w:date="2023-01-17T21:41:00Z"/>
              <w:rFonts w:asciiTheme="minorHAnsi" w:hAnsiTheme="minorHAnsi" w:cstheme="minorBidi"/>
              <w:noProof/>
              <w:sz w:val="22"/>
            </w:rPr>
          </w:pPr>
          <w:ins w:id="9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2.1.2</w:t>
            </w:r>
            <w:r>
              <w:rPr>
                <w:rFonts w:asciiTheme="minorHAnsi" w:hAnsiTheme="minorHAnsi" w:cstheme="minorBidi"/>
                <w:noProof/>
                <w:sz w:val="22"/>
              </w:rPr>
              <w:tab/>
            </w:r>
            <w:r w:rsidRPr="000B255B">
              <w:rPr>
                <w:rStyle w:val="Hyperlink"/>
                <w:noProof/>
              </w:rPr>
              <w:t>Kekurangan Transformasi Digital</w:t>
            </w:r>
            <w:r>
              <w:rPr>
                <w:noProof/>
                <w:webHidden/>
              </w:rPr>
              <w:tab/>
            </w:r>
            <w:r>
              <w:rPr>
                <w:noProof/>
                <w:webHidden/>
              </w:rPr>
              <w:fldChar w:fldCharType="begin"/>
            </w:r>
            <w:r>
              <w:rPr>
                <w:noProof/>
                <w:webHidden/>
              </w:rPr>
              <w:instrText xml:space="preserve"> PAGEREF _Toc124884108 \h </w:instrText>
            </w:r>
          </w:ins>
          <w:r>
            <w:rPr>
              <w:noProof/>
              <w:webHidden/>
            </w:rPr>
          </w:r>
          <w:r>
            <w:rPr>
              <w:noProof/>
              <w:webHidden/>
            </w:rPr>
            <w:fldChar w:fldCharType="separate"/>
          </w:r>
          <w:ins w:id="92" w:author="ilham.nur@office.ui.ac.id" w:date="2023-01-17T21:41:00Z">
            <w:r>
              <w:rPr>
                <w:noProof/>
                <w:webHidden/>
              </w:rPr>
              <w:t>20</w:t>
            </w:r>
            <w:r>
              <w:rPr>
                <w:noProof/>
                <w:webHidden/>
              </w:rPr>
              <w:fldChar w:fldCharType="end"/>
            </w:r>
            <w:r w:rsidRPr="000B255B">
              <w:rPr>
                <w:rStyle w:val="Hyperlink"/>
                <w:noProof/>
              </w:rPr>
              <w:fldChar w:fldCharType="end"/>
            </w:r>
          </w:ins>
        </w:p>
        <w:p w14:paraId="355EA615" w14:textId="62A6FDF2" w:rsidR="00AF75ED" w:rsidRDefault="00AF75ED">
          <w:pPr>
            <w:pStyle w:val="TOC2"/>
            <w:tabs>
              <w:tab w:val="left" w:pos="880"/>
              <w:tab w:val="right" w:leader="dot" w:pos="8494"/>
            </w:tabs>
            <w:rPr>
              <w:ins w:id="93" w:author="ilham.nur@office.ui.ac.id" w:date="2023-01-17T21:41:00Z"/>
              <w:rFonts w:asciiTheme="minorHAnsi" w:hAnsiTheme="minorHAnsi" w:cstheme="minorBidi"/>
              <w:noProof/>
              <w:sz w:val="22"/>
            </w:rPr>
          </w:pPr>
          <w:ins w:id="9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"_Toc124884109"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2.2</w:t>
            </w:r>
            <w:r>
              <w:rPr>
                <w:rFonts w:asciiTheme="minorHAnsi" w:hAnsiTheme="minorHAnsi" w:cstheme="minorBidi"/>
                <w:noProof/>
                <w:sz w:val="22"/>
              </w:rPr>
              <w:tab/>
            </w:r>
            <w:r w:rsidRPr="000B255B">
              <w:rPr>
                <w:rStyle w:val="Hyperlink"/>
                <w:noProof/>
              </w:rPr>
              <w:t>Manajemen Proyek</w:t>
            </w:r>
            <w:r>
              <w:rPr>
                <w:noProof/>
                <w:webHidden/>
              </w:rPr>
              <w:tab/>
            </w:r>
            <w:r>
              <w:rPr>
                <w:noProof/>
                <w:webHidden/>
              </w:rPr>
              <w:fldChar w:fldCharType="begin"/>
            </w:r>
            <w:r>
              <w:rPr>
                <w:noProof/>
                <w:webHidden/>
              </w:rPr>
              <w:instrText xml:space="preserve"> PAGEREF _Toc124884109 \h </w:instrText>
            </w:r>
          </w:ins>
          <w:r>
            <w:rPr>
              <w:noProof/>
              <w:webHidden/>
            </w:rPr>
          </w:r>
          <w:r>
            <w:rPr>
              <w:noProof/>
              <w:webHidden/>
            </w:rPr>
            <w:fldChar w:fldCharType="separate"/>
          </w:r>
          <w:ins w:id="95" w:author="ilham.nur@office.ui.ac.id" w:date="2023-01-17T21:41:00Z">
            <w:r>
              <w:rPr>
                <w:noProof/>
                <w:webHidden/>
              </w:rPr>
              <w:t>21</w:t>
            </w:r>
            <w:r>
              <w:rPr>
                <w:noProof/>
                <w:webHidden/>
              </w:rPr>
              <w:fldChar w:fldCharType="end"/>
            </w:r>
            <w:r w:rsidRPr="000B255B">
              <w:rPr>
                <w:rStyle w:val="Hyperlink"/>
                <w:noProof/>
              </w:rPr>
              <w:fldChar w:fldCharType="end"/>
            </w:r>
          </w:ins>
        </w:p>
        <w:p w14:paraId="0B16418F" w14:textId="24CE4146" w:rsidR="00AF75ED" w:rsidRDefault="00AF75ED">
          <w:pPr>
            <w:pStyle w:val="TOC2"/>
            <w:tabs>
              <w:tab w:val="left" w:pos="880"/>
              <w:tab w:val="right" w:leader="dot" w:pos="8494"/>
            </w:tabs>
            <w:rPr>
              <w:ins w:id="96" w:author="ilham.nur@office.ui.ac.id" w:date="2023-01-17T21:41:00Z"/>
              <w:rFonts w:asciiTheme="minorHAnsi" w:hAnsiTheme="minorHAnsi" w:cstheme="minorBidi"/>
              <w:noProof/>
              <w:sz w:val="22"/>
            </w:rPr>
          </w:pPr>
          <w:ins w:id="9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2.3</w:t>
            </w:r>
            <w:r>
              <w:rPr>
                <w:rFonts w:asciiTheme="minorHAnsi" w:hAnsiTheme="minorHAnsi" w:cstheme="minorBidi"/>
                <w:noProof/>
                <w:sz w:val="22"/>
              </w:rPr>
              <w:tab/>
            </w:r>
            <w:r w:rsidRPr="000B255B">
              <w:rPr>
                <w:rStyle w:val="Hyperlink"/>
                <w:noProof/>
              </w:rPr>
              <w:t>Pendekatan Manajemen Proyek</w:t>
            </w:r>
            <w:r>
              <w:rPr>
                <w:noProof/>
                <w:webHidden/>
              </w:rPr>
              <w:tab/>
            </w:r>
            <w:r>
              <w:rPr>
                <w:noProof/>
                <w:webHidden/>
              </w:rPr>
              <w:fldChar w:fldCharType="begin"/>
            </w:r>
            <w:r>
              <w:rPr>
                <w:noProof/>
                <w:webHidden/>
              </w:rPr>
              <w:instrText xml:space="preserve"> PAGEREF _Toc124884110 \h </w:instrText>
            </w:r>
          </w:ins>
          <w:r>
            <w:rPr>
              <w:noProof/>
              <w:webHidden/>
            </w:rPr>
          </w:r>
          <w:r>
            <w:rPr>
              <w:noProof/>
              <w:webHidden/>
            </w:rPr>
            <w:fldChar w:fldCharType="separate"/>
          </w:r>
          <w:ins w:id="98" w:author="ilham.nur@office.ui.ac.id" w:date="2023-01-17T21:41:00Z">
            <w:r>
              <w:rPr>
                <w:noProof/>
                <w:webHidden/>
              </w:rPr>
              <w:t>22</w:t>
            </w:r>
            <w:r>
              <w:rPr>
                <w:noProof/>
                <w:webHidden/>
              </w:rPr>
              <w:fldChar w:fldCharType="end"/>
            </w:r>
            <w:r w:rsidRPr="000B255B">
              <w:rPr>
                <w:rStyle w:val="Hyperlink"/>
                <w:noProof/>
              </w:rPr>
              <w:fldChar w:fldCharType="end"/>
            </w:r>
          </w:ins>
        </w:p>
        <w:p w14:paraId="6FDDBAD3" w14:textId="7B11F44B" w:rsidR="00AF75ED" w:rsidRDefault="00AF75ED">
          <w:pPr>
            <w:pStyle w:val="TOC2"/>
            <w:tabs>
              <w:tab w:val="left" w:pos="880"/>
              <w:tab w:val="right" w:leader="dot" w:pos="8494"/>
            </w:tabs>
            <w:rPr>
              <w:ins w:id="99" w:author="ilham.nur@office.ui.ac.id" w:date="2023-01-17T21:41:00Z"/>
              <w:rFonts w:asciiTheme="minorHAnsi" w:hAnsiTheme="minorHAnsi" w:cstheme="minorBidi"/>
              <w:noProof/>
              <w:sz w:val="22"/>
            </w:rPr>
          </w:pPr>
          <w:ins w:id="10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2.4</w:t>
            </w:r>
            <w:r>
              <w:rPr>
                <w:rFonts w:asciiTheme="minorHAnsi" w:hAnsiTheme="minorHAnsi" w:cstheme="minorBidi"/>
                <w:noProof/>
                <w:sz w:val="22"/>
              </w:rPr>
              <w:tab/>
            </w:r>
            <w:r w:rsidRPr="000B255B">
              <w:rPr>
                <w:rStyle w:val="Hyperlink"/>
                <w:noProof/>
              </w:rPr>
              <w:t>Kriteria Kesuksesan Proyek</w:t>
            </w:r>
            <w:r>
              <w:rPr>
                <w:noProof/>
                <w:webHidden/>
              </w:rPr>
              <w:tab/>
            </w:r>
            <w:r>
              <w:rPr>
                <w:noProof/>
                <w:webHidden/>
              </w:rPr>
              <w:fldChar w:fldCharType="begin"/>
            </w:r>
            <w:r>
              <w:rPr>
                <w:noProof/>
                <w:webHidden/>
              </w:rPr>
              <w:instrText xml:space="preserve"> PAGEREF _Toc124884111 \h </w:instrText>
            </w:r>
          </w:ins>
          <w:r>
            <w:rPr>
              <w:noProof/>
              <w:webHidden/>
            </w:rPr>
          </w:r>
          <w:r>
            <w:rPr>
              <w:noProof/>
              <w:webHidden/>
            </w:rPr>
            <w:fldChar w:fldCharType="separate"/>
          </w:r>
          <w:ins w:id="101" w:author="ilham.nur@office.ui.ac.id" w:date="2023-01-17T21:41:00Z">
            <w:r>
              <w:rPr>
                <w:noProof/>
                <w:webHidden/>
              </w:rPr>
              <w:t>24</w:t>
            </w:r>
            <w:r>
              <w:rPr>
                <w:noProof/>
                <w:webHidden/>
              </w:rPr>
              <w:fldChar w:fldCharType="end"/>
            </w:r>
            <w:r w:rsidRPr="000B255B">
              <w:rPr>
                <w:rStyle w:val="Hyperlink"/>
                <w:noProof/>
              </w:rPr>
              <w:fldChar w:fldCharType="end"/>
            </w:r>
          </w:ins>
        </w:p>
        <w:p w14:paraId="2855337B" w14:textId="312B7F70" w:rsidR="00AF75ED" w:rsidRDefault="00AF75ED">
          <w:pPr>
            <w:pStyle w:val="TOC2"/>
            <w:tabs>
              <w:tab w:val="left" w:pos="880"/>
              <w:tab w:val="right" w:leader="dot" w:pos="8494"/>
            </w:tabs>
            <w:rPr>
              <w:ins w:id="102" w:author="ilham.nur@office.ui.ac.id" w:date="2023-01-17T21:41:00Z"/>
              <w:rFonts w:asciiTheme="minorHAnsi" w:hAnsiTheme="minorHAnsi" w:cstheme="minorBidi"/>
              <w:noProof/>
              <w:sz w:val="22"/>
            </w:rPr>
          </w:pPr>
          <w:ins w:id="10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2.5</w:t>
            </w:r>
            <w:r>
              <w:rPr>
                <w:rFonts w:asciiTheme="minorHAnsi" w:hAnsiTheme="minorHAnsi" w:cstheme="minorBidi"/>
                <w:noProof/>
                <w:sz w:val="22"/>
              </w:rPr>
              <w:tab/>
            </w:r>
            <w:r w:rsidRPr="000B255B">
              <w:rPr>
                <w:rStyle w:val="Hyperlink"/>
                <w:noProof/>
              </w:rPr>
              <w:t>Sistem Informasi Manajemen Proyek</w:t>
            </w:r>
            <w:r>
              <w:rPr>
                <w:noProof/>
                <w:webHidden/>
              </w:rPr>
              <w:tab/>
            </w:r>
            <w:r>
              <w:rPr>
                <w:noProof/>
                <w:webHidden/>
              </w:rPr>
              <w:fldChar w:fldCharType="begin"/>
            </w:r>
            <w:r>
              <w:rPr>
                <w:noProof/>
                <w:webHidden/>
              </w:rPr>
              <w:instrText xml:space="preserve"> PAGEREF _Toc124884112 \h </w:instrText>
            </w:r>
          </w:ins>
          <w:r>
            <w:rPr>
              <w:noProof/>
              <w:webHidden/>
            </w:rPr>
          </w:r>
          <w:r>
            <w:rPr>
              <w:noProof/>
              <w:webHidden/>
            </w:rPr>
            <w:fldChar w:fldCharType="separate"/>
          </w:r>
          <w:ins w:id="104" w:author="ilham.nur@office.ui.ac.id" w:date="2023-01-17T21:41:00Z">
            <w:r>
              <w:rPr>
                <w:noProof/>
                <w:webHidden/>
              </w:rPr>
              <w:t>24</w:t>
            </w:r>
            <w:r>
              <w:rPr>
                <w:noProof/>
                <w:webHidden/>
              </w:rPr>
              <w:fldChar w:fldCharType="end"/>
            </w:r>
            <w:r w:rsidRPr="000B255B">
              <w:rPr>
                <w:rStyle w:val="Hyperlink"/>
                <w:noProof/>
              </w:rPr>
              <w:fldChar w:fldCharType="end"/>
            </w:r>
          </w:ins>
        </w:p>
        <w:p w14:paraId="67A4AEDA" w14:textId="1E93CCB5" w:rsidR="00AF75ED" w:rsidRDefault="00AF75ED">
          <w:pPr>
            <w:pStyle w:val="TOC3"/>
            <w:rPr>
              <w:ins w:id="105" w:author="ilham.nur@office.ui.ac.id" w:date="2023-01-17T21:41:00Z"/>
              <w:rFonts w:asciiTheme="minorHAnsi" w:hAnsiTheme="minorHAnsi" w:cstheme="minorBidi"/>
              <w:noProof/>
              <w:sz w:val="22"/>
            </w:rPr>
          </w:pPr>
          <w:ins w:id="10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2.5.1</w:t>
            </w:r>
            <w:r>
              <w:rPr>
                <w:rFonts w:asciiTheme="minorHAnsi" w:hAnsiTheme="minorHAnsi" w:cstheme="minorBidi"/>
                <w:noProof/>
                <w:sz w:val="22"/>
              </w:rPr>
              <w:tab/>
            </w:r>
            <w:r w:rsidRPr="000B255B">
              <w:rPr>
                <w:rStyle w:val="Hyperlink"/>
                <w:noProof/>
              </w:rPr>
              <w:t>Pengolahan Jadwal</w:t>
            </w:r>
            <w:r>
              <w:rPr>
                <w:noProof/>
                <w:webHidden/>
              </w:rPr>
              <w:tab/>
            </w:r>
            <w:r>
              <w:rPr>
                <w:noProof/>
                <w:webHidden/>
              </w:rPr>
              <w:fldChar w:fldCharType="begin"/>
            </w:r>
            <w:r>
              <w:rPr>
                <w:noProof/>
                <w:webHidden/>
              </w:rPr>
              <w:instrText xml:space="preserve"> PAGEREF _Toc124884113 \h </w:instrText>
            </w:r>
          </w:ins>
          <w:r>
            <w:rPr>
              <w:noProof/>
              <w:webHidden/>
            </w:rPr>
          </w:r>
          <w:r>
            <w:rPr>
              <w:noProof/>
              <w:webHidden/>
            </w:rPr>
            <w:fldChar w:fldCharType="separate"/>
          </w:r>
          <w:ins w:id="107" w:author="ilham.nur@office.ui.ac.id" w:date="2023-01-17T21:41:00Z">
            <w:r>
              <w:rPr>
                <w:noProof/>
                <w:webHidden/>
              </w:rPr>
              <w:t>26</w:t>
            </w:r>
            <w:r>
              <w:rPr>
                <w:noProof/>
                <w:webHidden/>
              </w:rPr>
              <w:fldChar w:fldCharType="end"/>
            </w:r>
            <w:r w:rsidRPr="000B255B">
              <w:rPr>
                <w:rStyle w:val="Hyperlink"/>
                <w:noProof/>
              </w:rPr>
              <w:fldChar w:fldCharType="end"/>
            </w:r>
          </w:ins>
        </w:p>
        <w:p w14:paraId="33D4D1BD" w14:textId="6B2B0041" w:rsidR="00AF75ED" w:rsidRDefault="00AF75ED">
          <w:pPr>
            <w:pStyle w:val="TOC3"/>
            <w:rPr>
              <w:ins w:id="108" w:author="ilham.nur@office.ui.ac.id" w:date="2023-01-17T21:41:00Z"/>
              <w:rFonts w:asciiTheme="minorHAnsi" w:hAnsiTheme="minorHAnsi" w:cstheme="minorBidi"/>
              <w:noProof/>
              <w:sz w:val="22"/>
            </w:rPr>
          </w:pPr>
          <w:ins w:id="10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2.5.2</w:t>
            </w:r>
            <w:r>
              <w:rPr>
                <w:rFonts w:asciiTheme="minorHAnsi" w:hAnsiTheme="minorHAnsi" w:cstheme="minorBidi"/>
                <w:noProof/>
                <w:sz w:val="22"/>
              </w:rPr>
              <w:tab/>
            </w:r>
            <w:r w:rsidRPr="000B255B">
              <w:rPr>
                <w:rStyle w:val="Hyperlink"/>
                <w:noProof/>
              </w:rPr>
              <w:t>Pengendali Pengeluaran Proyek</w:t>
            </w:r>
            <w:r>
              <w:rPr>
                <w:noProof/>
                <w:webHidden/>
              </w:rPr>
              <w:tab/>
            </w:r>
            <w:r>
              <w:rPr>
                <w:noProof/>
                <w:webHidden/>
              </w:rPr>
              <w:fldChar w:fldCharType="begin"/>
            </w:r>
            <w:r>
              <w:rPr>
                <w:noProof/>
                <w:webHidden/>
              </w:rPr>
              <w:instrText xml:space="preserve"> PAGEREF _Toc124884114 \h </w:instrText>
            </w:r>
          </w:ins>
          <w:r>
            <w:rPr>
              <w:noProof/>
              <w:webHidden/>
            </w:rPr>
          </w:r>
          <w:r>
            <w:rPr>
              <w:noProof/>
              <w:webHidden/>
            </w:rPr>
            <w:fldChar w:fldCharType="separate"/>
          </w:r>
          <w:ins w:id="110" w:author="ilham.nur@office.ui.ac.id" w:date="2023-01-17T21:41:00Z">
            <w:r>
              <w:rPr>
                <w:noProof/>
                <w:webHidden/>
              </w:rPr>
              <w:t>27</w:t>
            </w:r>
            <w:r>
              <w:rPr>
                <w:noProof/>
                <w:webHidden/>
              </w:rPr>
              <w:fldChar w:fldCharType="end"/>
            </w:r>
            <w:r w:rsidRPr="000B255B">
              <w:rPr>
                <w:rStyle w:val="Hyperlink"/>
                <w:noProof/>
              </w:rPr>
              <w:fldChar w:fldCharType="end"/>
            </w:r>
          </w:ins>
        </w:p>
        <w:p w14:paraId="067F12C2" w14:textId="64B19918" w:rsidR="00AF75ED" w:rsidRDefault="00AF75ED">
          <w:pPr>
            <w:pStyle w:val="TOC3"/>
            <w:rPr>
              <w:ins w:id="111" w:author="ilham.nur@office.ui.ac.id" w:date="2023-01-17T21:41:00Z"/>
              <w:rFonts w:asciiTheme="minorHAnsi" w:hAnsiTheme="minorHAnsi" w:cstheme="minorBidi"/>
              <w:noProof/>
              <w:sz w:val="22"/>
            </w:rPr>
          </w:pPr>
          <w:ins w:id="112"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"_Toc124884115"</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2.5.3</w:t>
            </w:r>
            <w:r>
              <w:rPr>
                <w:rFonts w:asciiTheme="minorHAnsi" w:hAnsiTheme="minorHAnsi" w:cstheme="minorBidi"/>
                <w:noProof/>
                <w:sz w:val="22"/>
              </w:rPr>
              <w:tab/>
            </w:r>
            <w:r w:rsidRPr="000B255B">
              <w:rPr>
                <w:rStyle w:val="Hyperlink"/>
                <w:noProof/>
              </w:rPr>
              <w:t>Sistem Pengendali Sumber Daya Proyek</w:t>
            </w:r>
            <w:r>
              <w:rPr>
                <w:noProof/>
                <w:webHidden/>
              </w:rPr>
              <w:tab/>
            </w:r>
            <w:r>
              <w:rPr>
                <w:noProof/>
                <w:webHidden/>
              </w:rPr>
              <w:fldChar w:fldCharType="begin"/>
            </w:r>
            <w:r>
              <w:rPr>
                <w:noProof/>
                <w:webHidden/>
              </w:rPr>
              <w:instrText xml:space="preserve"> PAGEREF _Toc124884115 \h </w:instrText>
            </w:r>
          </w:ins>
          <w:r>
            <w:rPr>
              <w:noProof/>
              <w:webHidden/>
            </w:rPr>
          </w:r>
          <w:r>
            <w:rPr>
              <w:noProof/>
              <w:webHidden/>
            </w:rPr>
            <w:fldChar w:fldCharType="separate"/>
          </w:r>
          <w:ins w:id="113" w:author="ilham.nur@office.ui.ac.id" w:date="2023-01-17T21:41:00Z">
            <w:r>
              <w:rPr>
                <w:noProof/>
                <w:webHidden/>
              </w:rPr>
              <w:t>27</w:t>
            </w:r>
            <w:r>
              <w:rPr>
                <w:noProof/>
                <w:webHidden/>
              </w:rPr>
              <w:fldChar w:fldCharType="end"/>
            </w:r>
            <w:r w:rsidRPr="000B255B">
              <w:rPr>
                <w:rStyle w:val="Hyperlink"/>
                <w:noProof/>
              </w:rPr>
              <w:fldChar w:fldCharType="end"/>
            </w:r>
          </w:ins>
        </w:p>
        <w:p w14:paraId="53FF60CF" w14:textId="1CBD30E4" w:rsidR="00AF75ED" w:rsidRDefault="00AF75ED">
          <w:pPr>
            <w:pStyle w:val="TOC3"/>
            <w:rPr>
              <w:ins w:id="114" w:author="ilham.nur@office.ui.ac.id" w:date="2023-01-17T21:41:00Z"/>
              <w:rFonts w:asciiTheme="minorHAnsi" w:hAnsiTheme="minorHAnsi" w:cstheme="minorBidi"/>
              <w:noProof/>
              <w:sz w:val="22"/>
            </w:rPr>
          </w:pPr>
          <w:ins w:id="115" w:author="ilham.nur@office.ui.ac.id" w:date="2023-01-17T21:41:00Z">
            <w:r w:rsidRPr="000B255B">
              <w:rPr>
                <w:rStyle w:val="Hyperlink"/>
                <w:noProof/>
              </w:rPr>
              <w:lastRenderedPageBreak/>
              <w:fldChar w:fldCharType="begin"/>
            </w:r>
            <w:r w:rsidRPr="000B255B">
              <w:rPr>
                <w:rStyle w:val="Hyperlink"/>
                <w:noProof/>
              </w:rPr>
              <w:instrText xml:space="preserve"> </w:instrText>
            </w:r>
            <w:r>
              <w:rPr>
                <w:noProof/>
              </w:rPr>
              <w:instrText>HYPERLINK \l "_Toc124884116"</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2.5.4</w:t>
            </w:r>
            <w:r>
              <w:rPr>
                <w:rFonts w:asciiTheme="minorHAnsi" w:hAnsiTheme="minorHAnsi" w:cstheme="minorBidi"/>
                <w:noProof/>
                <w:sz w:val="22"/>
              </w:rPr>
              <w:tab/>
            </w:r>
            <w:r w:rsidRPr="000B255B">
              <w:rPr>
                <w:rStyle w:val="Hyperlink"/>
                <w:noProof/>
              </w:rPr>
              <w:t>Sistem Kontrol Dokumen Proyek</w:t>
            </w:r>
            <w:r>
              <w:rPr>
                <w:noProof/>
                <w:webHidden/>
              </w:rPr>
              <w:tab/>
            </w:r>
            <w:r>
              <w:rPr>
                <w:noProof/>
                <w:webHidden/>
              </w:rPr>
              <w:fldChar w:fldCharType="begin"/>
            </w:r>
            <w:r>
              <w:rPr>
                <w:noProof/>
                <w:webHidden/>
              </w:rPr>
              <w:instrText xml:space="preserve"> PAGEREF _Toc124884116 \h </w:instrText>
            </w:r>
          </w:ins>
          <w:r>
            <w:rPr>
              <w:noProof/>
              <w:webHidden/>
            </w:rPr>
          </w:r>
          <w:r>
            <w:rPr>
              <w:noProof/>
              <w:webHidden/>
            </w:rPr>
            <w:fldChar w:fldCharType="separate"/>
          </w:r>
          <w:ins w:id="116" w:author="ilham.nur@office.ui.ac.id" w:date="2023-01-17T21:41:00Z">
            <w:r>
              <w:rPr>
                <w:noProof/>
                <w:webHidden/>
              </w:rPr>
              <w:t>28</w:t>
            </w:r>
            <w:r>
              <w:rPr>
                <w:noProof/>
                <w:webHidden/>
              </w:rPr>
              <w:fldChar w:fldCharType="end"/>
            </w:r>
            <w:r w:rsidRPr="000B255B">
              <w:rPr>
                <w:rStyle w:val="Hyperlink"/>
                <w:noProof/>
              </w:rPr>
              <w:fldChar w:fldCharType="end"/>
            </w:r>
          </w:ins>
        </w:p>
        <w:p w14:paraId="0731D838" w14:textId="522529BE" w:rsidR="00AF75ED" w:rsidRDefault="00AF75ED">
          <w:pPr>
            <w:pStyle w:val="TOC2"/>
            <w:tabs>
              <w:tab w:val="left" w:pos="880"/>
              <w:tab w:val="right" w:leader="dot" w:pos="8494"/>
            </w:tabs>
            <w:rPr>
              <w:ins w:id="117" w:author="ilham.nur@office.ui.ac.id" w:date="2023-01-17T21:41:00Z"/>
              <w:rFonts w:asciiTheme="minorHAnsi" w:hAnsiTheme="minorHAnsi" w:cstheme="minorBidi"/>
              <w:noProof/>
              <w:sz w:val="22"/>
            </w:rPr>
          </w:pPr>
          <w:ins w:id="11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2.6</w:t>
            </w:r>
            <w:r>
              <w:rPr>
                <w:rFonts w:asciiTheme="minorHAnsi" w:hAnsiTheme="minorHAnsi" w:cstheme="minorBidi"/>
                <w:noProof/>
                <w:sz w:val="22"/>
              </w:rPr>
              <w:tab/>
            </w:r>
            <w:r w:rsidRPr="000B255B">
              <w:rPr>
                <w:rStyle w:val="Hyperlink"/>
                <w:i/>
                <w:iCs/>
                <w:noProof/>
              </w:rPr>
              <w:t>Enterprise Architecture</w:t>
            </w:r>
            <w:r>
              <w:rPr>
                <w:noProof/>
                <w:webHidden/>
              </w:rPr>
              <w:tab/>
            </w:r>
            <w:r>
              <w:rPr>
                <w:noProof/>
                <w:webHidden/>
              </w:rPr>
              <w:fldChar w:fldCharType="begin"/>
            </w:r>
            <w:r>
              <w:rPr>
                <w:noProof/>
                <w:webHidden/>
              </w:rPr>
              <w:instrText xml:space="preserve"> PAGEREF _Toc124884117 \h </w:instrText>
            </w:r>
          </w:ins>
          <w:r>
            <w:rPr>
              <w:noProof/>
              <w:webHidden/>
            </w:rPr>
          </w:r>
          <w:r>
            <w:rPr>
              <w:noProof/>
              <w:webHidden/>
            </w:rPr>
            <w:fldChar w:fldCharType="separate"/>
          </w:r>
          <w:ins w:id="119" w:author="ilham.nur@office.ui.ac.id" w:date="2023-01-17T21:41:00Z">
            <w:r>
              <w:rPr>
                <w:noProof/>
                <w:webHidden/>
              </w:rPr>
              <w:t>29</w:t>
            </w:r>
            <w:r>
              <w:rPr>
                <w:noProof/>
                <w:webHidden/>
              </w:rPr>
              <w:fldChar w:fldCharType="end"/>
            </w:r>
            <w:r w:rsidRPr="000B255B">
              <w:rPr>
                <w:rStyle w:val="Hyperlink"/>
                <w:noProof/>
              </w:rPr>
              <w:fldChar w:fldCharType="end"/>
            </w:r>
          </w:ins>
        </w:p>
        <w:p w14:paraId="1E4088DB" w14:textId="0DBF995E" w:rsidR="00AF75ED" w:rsidRDefault="00AF75ED">
          <w:pPr>
            <w:pStyle w:val="TOC3"/>
            <w:rPr>
              <w:ins w:id="120" w:author="ilham.nur@office.ui.ac.id" w:date="2023-01-17T21:41:00Z"/>
              <w:rFonts w:asciiTheme="minorHAnsi" w:hAnsiTheme="minorHAnsi" w:cstheme="minorBidi"/>
              <w:noProof/>
              <w:sz w:val="22"/>
            </w:rPr>
          </w:pPr>
          <w:ins w:id="12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2.6.1</w:t>
            </w:r>
            <w:r>
              <w:rPr>
                <w:rFonts w:asciiTheme="minorHAnsi" w:hAnsiTheme="minorHAnsi" w:cstheme="minorBidi"/>
                <w:noProof/>
                <w:sz w:val="22"/>
              </w:rPr>
              <w:tab/>
            </w:r>
            <w:r w:rsidRPr="000B255B">
              <w:rPr>
                <w:rStyle w:val="Hyperlink"/>
                <w:i/>
                <w:iCs/>
                <w:noProof/>
              </w:rPr>
              <w:t>Zachman Framework</w:t>
            </w:r>
            <w:r>
              <w:rPr>
                <w:noProof/>
                <w:webHidden/>
              </w:rPr>
              <w:tab/>
            </w:r>
            <w:r>
              <w:rPr>
                <w:noProof/>
                <w:webHidden/>
              </w:rPr>
              <w:fldChar w:fldCharType="begin"/>
            </w:r>
            <w:r>
              <w:rPr>
                <w:noProof/>
                <w:webHidden/>
              </w:rPr>
              <w:instrText xml:space="preserve"> PAGEREF _Toc124884118 \h </w:instrText>
            </w:r>
          </w:ins>
          <w:r>
            <w:rPr>
              <w:noProof/>
              <w:webHidden/>
            </w:rPr>
          </w:r>
          <w:r>
            <w:rPr>
              <w:noProof/>
              <w:webHidden/>
            </w:rPr>
            <w:fldChar w:fldCharType="separate"/>
          </w:r>
          <w:ins w:id="122" w:author="ilham.nur@office.ui.ac.id" w:date="2023-01-17T21:41:00Z">
            <w:r>
              <w:rPr>
                <w:noProof/>
                <w:webHidden/>
              </w:rPr>
              <w:t>30</w:t>
            </w:r>
            <w:r>
              <w:rPr>
                <w:noProof/>
                <w:webHidden/>
              </w:rPr>
              <w:fldChar w:fldCharType="end"/>
            </w:r>
            <w:r w:rsidRPr="000B255B">
              <w:rPr>
                <w:rStyle w:val="Hyperlink"/>
                <w:noProof/>
              </w:rPr>
              <w:fldChar w:fldCharType="end"/>
            </w:r>
          </w:ins>
        </w:p>
        <w:p w14:paraId="2CCEE8FD" w14:textId="50FEFE4C" w:rsidR="00AF75ED" w:rsidRDefault="00AF75ED">
          <w:pPr>
            <w:pStyle w:val="TOC3"/>
            <w:rPr>
              <w:ins w:id="123" w:author="ilham.nur@office.ui.ac.id" w:date="2023-01-17T21:41:00Z"/>
              <w:rFonts w:asciiTheme="minorHAnsi" w:hAnsiTheme="minorHAnsi" w:cstheme="minorBidi"/>
              <w:noProof/>
              <w:sz w:val="22"/>
            </w:rPr>
          </w:pPr>
          <w:ins w:id="12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"_Toc124884119"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2.6.2</w:t>
            </w:r>
            <w:r>
              <w:rPr>
                <w:rFonts w:asciiTheme="minorHAnsi" w:hAnsiTheme="minorHAnsi" w:cstheme="minorBidi"/>
                <w:noProof/>
                <w:sz w:val="22"/>
              </w:rPr>
              <w:tab/>
            </w:r>
            <w:r w:rsidRPr="000B255B">
              <w:rPr>
                <w:rStyle w:val="Hyperlink"/>
                <w:i/>
                <w:iCs/>
                <w:noProof/>
              </w:rPr>
              <w:t>Gartner Framework</w:t>
            </w:r>
            <w:r>
              <w:rPr>
                <w:noProof/>
                <w:webHidden/>
              </w:rPr>
              <w:tab/>
            </w:r>
            <w:r>
              <w:rPr>
                <w:noProof/>
                <w:webHidden/>
              </w:rPr>
              <w:fldChar w:fldCharType="begin"/>
            </w:r>
            <w:r>
              <w:rPr>
                <w:noProof/>
                <w:webHidden/>
              </w:rPr>
              <w:instrText xml:space="preserve"> PAGEREF _Toc124884119 \h </w:instrText>
            </w:r>
          </w:ins>
          <w:r>
            <w:rPr>
              <w:noProof/>
              <w:webHidden/>
            </w:rPr>
          </w:r>
          <w:r>
            <w:rPr>
              <w:noProof/>
              <w:webHidden/>
            </w:rPr>
            <w:fldChar w:fldCharType="separate"/>
          </w:r>
          <w:ins w:id="125" w:author="ilham.nur@office.ui.ac.id" w:date="2023-01-17T21:41:00Z">
            <w:r>
              <w:rPr>
                <w:noProof/>
                <w:webHidden/>
              </w:rPr>
              <w:t>30</w:t>
            </w:r>
            <w:r>
              <w:rPr>
                <w:noProof/>
                <w:webHidden/>
              </w:rPr>
              <w:fldChar w:fldCharType="end"/>
            </w:r>
            <w:r w:rsidRPr="000B255B">
              <w:rPr>
                <w:rStyle w:val="Hyperlink"/>
                <w:noProof/>
              </w:rPr>
              <w:fldChar w:fldCharType="end"/>
            </w:r>
          </w:ins>
        </w:p>
        <w:p w14:paraId="18CD0AED" w14:textId="02F5A91E" w:rsidR="00AF75ED" w:rsidRDefault="00AF75ED">
          <w:pPr>
            <w:pStyle w:val="TOC3"/>
            <w:rPr>
              <w:ins w:id="126" w:author="ilham.nur@office.ui.ac.id" w:date="2023-01-17T21:41:00Z"/>
              <w:rFonts w:asciiTheme="minorHAnsi" w:hAnsiTheme="minorHAnsi" w:cstheme="minorBidi"/>
              <w:noProof/>
              <w:sz w:val="22"/>
            </w:rPr>
          </w:pPr>
          <w:ins w:id="12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2.6.3</w:t>
            </w:r>
            <w:r>
              <w:rPr>
                <w:rFonts w:asciiTheme="minorHAnsi" w:hAnsiTheme="minorHAnsi" w:cstheme="minorBidi"/>
                <w:noProof/>
                <w:sz w:val="22"/>
              </w:rPr>
              <w:tab/>
            </w:r>
            <w:r w:rsidRPr="000B255B">
              <w:rPr>
                <w:rStyle w:val="Hyperlink"/>
                <w:i/>
                <w:iCs/>
                <w:noProof/>
              </w:rPr>
              <w:t>Federal Enterprise Architecture Framework</w:t>
            </w:r>
            <w:r>
              <w:rPr>
                <w:noProof/>
                <w:webHidden/>
              </w:rPr>
              <w:tab/>
            </w:r>
            <w:r>
              <w:rPr>
                <w:noProof/>
                <w:webHidden/>
              </w:rPr>
              <w:fldChar w:fldCharType="begin"/>
            </w:r>
            <w:r>
              <w:rPr>
                <w:noProof/>
                <w:webHidden/>
              </w:rPr>
              <w:instrText xml:space="preserve"> PAGEREF _Toc124884120 \h </w:instrText>
            </w:r>
          </w:ins>
          <w:r>
            <w:rPr>
              <w:noProof/>
              <w:webHidden/>
            </w:rPr>
          </w:r>
          <w:r>
            <w:rPr>
              <w:noProof/>
              <w:webHidden/>
            </w:rPr>
            <w:fldChar w:fldCharType="separate"/>
          </w:r>
          <w:ins w:id="128" w:author="ilham.nur@office.ui.ac.id" w:date="2023-01-17T21:41:00Z">
            <w:r>
              <w:rPr>
                <w:noProof/>
                <w:webHidden/>
              </w:rPr>
              <w:t>31</w:t>
            </w:r>
            <w:r>
              <w:rPr>
                <w:noProof/>
                <w:webHidden/>
              </w:rPr>
              <w:fldChar w:fldCharType="end"/>
            </w:r>
            <w:r w:rsidRPr="000B255B">
              <w:rPr>
                <w:rStyle w:val="Hyperlink"/>
                <w:noProof/>
              </w:rPr>
              <w:fldChar w:fldCharType="end"/>
            </w:r>
          </w:ins>
        </w:p>
        <w:p w14:paraId="0D28F7D9" w14:textId="7C3FB0E3" w:rsidR="00AF75ED" w:rsidRDefault="00AF75ED">
          <w:pPr>
            <w:pStyle w:val="TOC3"/>
            <w:rPr>
              <w:ins w:id="129" w:author="ilham.nur@office.ui.ac.id" w:date="2023-01-17T21:41:00Z"/>
              <w:rFonts w:asciiTheme="minorHAnsi" w:hAnsiTheme="minorHAnsi" w:cstheme="minorBidi"/>
              <w:noProof/>
              <w:sz w:val="22"/>
            </w:rPr>
          </w:pPr>
          <w:ins w:id="13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2.6.4</w:t>
            </w:r>
            <w:r>
              <w:rPr>
                <w:rFonts w:asciiTheme="minorHAnsi" w:hAnsiTheme="minorHAnsi" w:cstheme="minorBidi"/>
                <w:noProof/>
                <w:sz w:val="22"/>
              </w:rPr>
              <w:tab/>
            </w:r>
            <w:r w:rsidRPr="000B255B">
              <w:rPr>
                <w:rStyle w:val="Hyperlink"/>
                <w:i/>
                <w:iCs/>
                <w:noProof/>
              </w:rPr>
              <w:t>The Open Group Architecture Framework</w:t>
            </w:r>
            <w:r>
              <w:rPr>
                <w:noProof/>
                <w:webHidden/>
              </w:rPr>
              <w:tab/>
            </w:r>
            <w:r>
              <w:rPr>
                <w:noProof/>
                <w:webHidden/>
              </w:rPr>
              <w:fldChar w:fldCharType="begin"/>
            </w:r>
            <w:r>
              <w:rPr>
                <w:noProof/>
                <w:webHidden/>
              </w:rPr>
              <w:instrText xml:space="preserve"> PAGEREF _Toc124884121 \h </w:instrText>
            </w:r>
          </w:ins>
          <w:r>
            <w:rPr>
              <w:noProof/>
              <w:webHidden/>
            </w:rPr>
          </w:r>
          <w:r>
            <w:rPr>
              <w:noProof/>
              <w:webHidden/>
            </w:rPr>
            <w:fldChar w:fldCharType="separate"/>
          </w:r>
          <w:ins w:id="131" w:author="ilham.nur@office.ui.ac.id" w:date="2023-01-17T21:41:00Z">
            <w:r>
              <w:rPr>
                <w:noProof/>
                <w:webHidden/>
              </w:rPr>
              <w:t>31</w:t>
            </w:r>
            <w:r>
              <w:rPr>
                <w:noProof/>
                <w:webHidden/>
              </w:rPr>
              <w:fldChar w:fldCharType="end"/>
            </w:r>
            <w:r w:rsidRPr="000B255B">
              <w:rPr>
                <w:rStyle w:val="Hyperlink"/>
                <w:noProof/>
              </w:rPr>
              <w:fldChar w:fldCharType="end"/>
            </w:r>
          </w:ins>
        </w:p>
        <w:p w14:paraId="77B8F9D3" w14:textId="77C92184" w:rsidR="00AF75ED" w:rsidRDefault="00AF75ED">
          <w:pPr>
            <w:pStyle w:val="TOC2"/>
            <w:tabs>
              <w:tab w:val="left" w:pos="880"/>
              <w:tab w:val="right" w:leader="dot" w:pos="8494"/>
            </w:tabs>
            <w:rPr>
              <w:ins w:id="132" w:author="ilham.nur@office.ui.ac.id" w:date="2023-01-17T21:41:00Z"/>
              <w:rFonts w:asciiTheme="minorHAnsi" w:hAnsiTheme="minorHAnsi" w:cstheme="minorBidi"/>
              <w:noProof/>
              <w:sz w:val="22"/>
            </w:rPr>
          </w:pPr>
          <w:ins w:id="13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2.7</w:t>
            </w:r>
            <w:r>
              <w:rPr>
                <w:rFonts w:asciiTheme="minorHAnsi" w:hAnsiTheme="minorHAnsi" w:cstheme="minorBidi"/>
                <w:noProof/>
                <w:sz w:val="22"/>
              </w:rPr>
              <w:tab/>
            </w:r>
            <w:r w:rsidRPr="000B255B">
              <w:rPr>
                <w:rStyle w:val="Hyperlink"/>
                <w:i/>
                <w:iCs/>
                <w:noProof/>
              </w:rPr>
              <w:t>Business Process</w:t>
            </w:r>
            <w:r>
              <w:rPr>
                <w:noProof/>
                <w:webHidden/>
              </w:rPr>
              <w:tab/>
            </w:r>
            <w:r>
              <w:rPr>
                <w:noProof/>
                <w:webHidden/>
              </w:rPr>
              <w:fldChar w:fldCharType="begin"/>
            </w:r>
            <w:r>
              <w:rPr>
                <w:noProof/>
                <w:webHidden/>
              </w:rPr>
              <w:instrText xml:space="preserve"> PAGEREF _Toc124884122 \h </w:instrText>
            </w:r>
          </w:ins>
          <w:r>
            <w:rPr>
              <w:noProof/>
              <w:webHidden/>
            </w:rPr>
          </w:r>
          <w:r>
            <w:rPr>
              <w:noProof/>
              <w:webHidden/>
            </w:rPr>
            <w:fldChar w:fldCharType="separate"/>
          </w:r>
          <w:ins w:id="134" w:author="ilham.nur@office.ui.ac.id" w:date="2023-01-17T21:41:00Z">
            <w:r>
              <w:rPr>
                <w:noProof/>
                <w:webHidden/>
              </w:rPr>
              <w:t>33</w:t>
            </w:r>
            <w:r>
              <w:rPr>
                <w:noProof/>
                <w:webHidden/>
              </w:rPr>
              <w:fldChar w:fldCharType="end"/>
            </w:r>
            <w:r w:rsidRPr="000B255B">
              <w:rPr>
                <w:rStyle w:val="Hyperlink"/>
                <w:noProof/>
              </w:rPr>
              <w:fldChar w:fldCharType="end"/>
            </w:r>
          </w:ins>
        </w:p>
        <w:p w14:paraId="0E550420" w14:textId="00425D24" w:rsidR="00AF75ED" w:rsidRDefault="00AF75ED">
          <w:pPr>
            <w:pStyle w:val="TOC3"/>
            <w:rPr>
              <w:ins w:id="135" w:author="ilham.nur@office.ui.ac.id" w:date="2023-01-17T21:41:00Z"/>
              <w:rFonts w:asciiTheme="minorHAnsi" w:hAnsiTheme="minorHAnsi" w:cstheme="minorBidi"/>
              <w:noProof/>
              <w:sz w:val="22"/>
            </w:rPr>
          </w:pPr>
          <w:ins w:id="13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2.7.1</w:t>
            </w:r>
            <w:r>
              <w:rPr>
                <w:rFonts w:asciiTheme="minorHAnsi" w:hAnsiTheme="minorHAnsi" w:cstheme="minorBidi"/>
                <w:noProof/>
                <w:sz w:val="22"/>
              </w:rPr>
              <w:tab/>
            </w:r>
            <w:r w:rsidRPr="000B255B">
              <w:rPr>
                <w:rStyle w:val="Hyperlink"/>
                <w:i/>
                <w:iCs/>
                <w:noProof/>
              </w:rPr>
              <w:t>Business Process Modelling Notation</w:t>
            </w:r>
            <w:r>
              <w:rPr>
                <w:noProof/>
                <w:webHidden/>
              </w:rPr>
              <w:tab/>
            </w:r>
            <w:r>
              <w:rPr>
                <w:noProof/>
                <w:webHidden/>
              </w:rPr>
              <w:fldChar w:fldCharType="begin"/>
            </w:r>
            <w:r>
              <w:rPr>
                <w:noProof/>
                <w:webHidden/>
              </w:rPr>
              <w:instrText xml:space="preserve"> PAGEREF _Toc124884123 \h </w:instrText>
            </w:r>
          </w:ins>
          <w:r>
            <w:rPr>
              <w:noProof/>
              <w:webHidden/>
            </w:rPr>
          </w:r>
          <w:r>
            <w:rPr>
              <w:noProof/>
              <w:webHidden/>
            </w:rPr>
            <w:fldChar w:fldCharType="separate"/>
          </w:r>
          <w:ins w:id="137" w:author="ilham.nur@office.ui.ac.id" w:date="2023-01-17T21:41:00Z">
            <w:r>
              <w:rPr>
                <w:noProof/>
                <w:webHidden/>
              </w:rPr>
              <w:t>34</w:t>
            </w:r>
            <w:r>
              <w:rPr>
                <w:noProof/>
                <w:webHidden/>
              </w:rPr>
              <w:fldChar w:fldCharType="end"/>
            </w:r>
            <w:r w:rsidRPr="000B255B">
              <w:rPr>
                <w:rStyle w:val="Hyperlink"/>
                <w:noProof/>
              </w:rPr>
              <w:fldChar w:fldCharType="end"/>
            </w:r>
          </w:ins>
        </w:p>
        <w:p w14:paraId="6E8BE576" w14:textId="6919D1F3" w:rsidR="00AF75ED" w:rsidRDefault="00AF75ED">
          <w:pPr>
            <w:pStyle w:val="TOC2"/>
            <w:tabs>
              <w:tab w:val="left" w:pos="880"/>
              <w:tab w:val="right" w:leader="dot" w:pos="8494"/>
            </w:tabs>
            <w:rPr>
              <w:ins w:id="138" w:author="ilham.nur@office.ui.ac.id" w:date="2023-01-17T21:41:00Z"/>
              <w:rFonts w:asciiTheme="minorHAnsi" w:hAnsiTheme="minorHAnsi" w:cstheme="minorBidi"/>
              <w:noProof/>
              <w:sz w:val="22"/>
            </w:rPr>
          </w:pPr>
          <w:ins w:id="13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2.8</w:t>
            </w:r>
            <w:r>
              <w:rPr>
                <w:rFonts w:asciiTheme="minorHAnsi" w:hAnsiTheme="minorHAnsi" w:cstheme="minorBidi"/>
                <w:noProof/>
                <w:sz w:val="22"/>
              </w:rPr>
              <w:tab/>
            </w:r>
            <w:r w:rsidRPr="000B255B">
              <w:rPr>
                <w:rStyle w:val="Hyperlink"/>
                <w:noProof/>
              </w:rPr>
              <w:t>Teori Pengambilan Keputusan</w:t>
            </w:r>
            <w:r>
              <w:rPr>
                <w:noProof/>
                <w:webHidden/>
              </w:rPr>
              <w:tab/>
            </w:r>
            <w:r>
              <w:rPr>
                <w:noProof/>
                <w:webHidden/>
              </w:rPr>
              <w:fldChar w:fldCharType="begin"/>
            </w:r>
            <w:r>
              <w:rPr>
                <w:noProof/>
                <w:webHidden/>
              </w:rPr>
              <w:instrText xml:space="preserve"> PAGEREF _Toc124884124 \h </w:instrText>
            </w:r>
          </w:ins>
          <w:r>
            <w:rPr>
              <w:noProof/>
              <w:webHidden/>
            </w:rPr>
          </w:r>
          <w:r>
            <w:rPr>
              <w:noProof/>
              <w:webHidden/>
            </w:rPr>
            <w:fldChar w:fldCharType="separate"/>
          </w:r>
          <w:ins w:id="140" w:author="ilham.nur@office.ui.ac.id" w:date="2023-01-17T21:41:00Z">
            <w:r>
              <w:rPr>
                <w:noProof/>
                <w:webHidden/>
              </w:rPr>
              <w:t>34</w:t>
            </w:r>
            <w:r>
              <w:rPr>
                <w:noProof/>
                <w:webHidden/>
              </w:rPr>
              <w:fldChar w:fldCharType="end"/>
            </w:r>
            <w:r w:rsidRPr="000B255B">
              <w:rPr>
                <w:rStyle w:val="Hyperlink"/>
                <w:noProof/>
              </w:rPr>
              <w:fldChar w:fldCharType="end"/>
            </w:r>
          </w:ins>
        </w:p>
        <w:p w14:paraId="07EED5A9" w14:textId="784179AE" w:rsidR="00AF75ED" w:rsidRDefault="00AF75ED">
          <w:pPr>
            <w:pStyle w:val="TOC3"/>
            <w:rPr>
              <w:ins w:id="141" w:author="ilham.nur@office.ui.ac.id" w:date="2023-01-17T21:41:00Z"/>
              <w:rFonts w:asciiTheme="minorHAnsi" w:hAnsiTheme="minorHAnsi" w:cstheme="minorBidi"/>
              <w:noProof/>
              <w:sz w:val="22"/>
            </w:rPr>
          </w:pPr>
          <w:ins w:id="142"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"_Toc124884125"</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2.8.1</w:t>
            </w:r>
            <w:r>
              <w:rPr>
                <w:rFonts w:asciiTheme="minorHAnsi" w:hAnsiTheme="minorHAnsi" w:cstheme="minorBidi"/>
                <w:noProof/>
                <w:sz w:val="22"/>
              </w:rPr>
              <w:tab/>
            </w:r>
            <w:r w:rsidRPr="000B255B">
              <w:rPr>
                <w:rStyle w:val="Hyperlink"/>
                <w:noProof/>
              </w:rPr>
              <w:t>Multi Criteria Decision Making</w:t>
            </w:r>
            <w:r>
              <w:rPr>
                <w:noProof/>
                <w:webHidden/>
              </w:rPr>
              <w:tab/>
            </w:r>
            <w:r>
              <w:rPr>
                <w:noProof/>
                <w:webHidden/>
              </w:rPr>
              <w:fldChar w:fldCharType="begin"/>
            </w:r>
            <w:r>
              <w:rPr>
                <w:noProof/>
                <w:webHidden/>
              </w:rPr>
              <w:instrText xml:space="preserve"> PAGEREF _Toc124884125 \h </w:instrText>
            </w:r>
          </w:ins>
          <w:r>
            <w:rPr>
              <w:noProof/>
              <w:webHidden/>
            </w:rPr>
          </w:r>
          <w:r>
            <w:rPr>
              <w:noProof/>
              <w:webHidden/>
            </w:rPr>
            <w:fldChar w:fldCharType="separate"/>
          </w:r>
          <w:ins w:id="143" w:author="ilham.nur@office.ui.ac.id" w:date="2023-01-17T21:41:00Z">
            <w:r>
              <w:rPr>
                <w:noProof/>
                <w:webHidden/>
              </w:rPr>
              <w:t>34</w:t>
            </w:r>
            <w:r>
              <w:rPr>
                <w:noProof/>
                <w:webHidden/>
              </w:rPr>
              <w:fldChar w:fldCharType="end"/>
            </w:r>
            <w:r w:rsidRPr="000B255B">
              <w:rPr>
                <w:rStyle w:val="Hyperlink"/>
                <w:noProof/>
              </w:rPr>
              <w:fldChar w:fldCharType="end"/>
            </w:r>
          </w:ins>
        </w:p>
        <w:p w14:paraId="7087562F" w14:textId="5A125051" w:rsidR="00AF75ED" w:rsidRDefault="00AF75ED">
          <w:pPr>
            <w:pStyle w:val="TOC3"/>
            <w:rPr>
              <w:ins w:id="144" w:author="ilham.nur@office.ui.ac.id" w:date="2023-01-17T21:41:00Z"/>
              <w:rFonts w:asciiTheme="minorHAnsi" w:hAnsiTheme="minorHAnsi" w:cstheme="minorBidi"/>
              <w:noProof/>
              <w:sz w:val="22"/>
            </w:rPr>
          </w:pPr>
          <w:ins w:id="145"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"_Toc124884126"</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i/>
                <w:iCs/>
                <w:noProof/>
              </w:rPr>
              <w:t>2.8.2</w:t>
            </w:r>
            <w:r>
              <w:rPr>
                <w:rFonts w:asciiTheme="minorHAnsi" w:hAnsiTheme="minorHAnsi" w:cstheme="minorBidi"/>
                <w:noProof/>
                <w:sz w:val="22"/>
              </w:rPr>
              <w:tab/>
            </w:r>
            <w:r w:rsidRPr="000B255B">
              <w:rPr>
                <w:rStyle w:val="Hyperlink"/>
                <w:noProof/>
              </w:rPr>
              <w:t xml:space="preserve">Kecerdasan Buatan dan </w:t>
            </w:r>
            <w:r w:rsidRPr="000B255B">
              <w:rPr>
                <w:rStyle w:val="Hyperlink"/>
                <w:i/>
                <w:iCs/>
                <w:noProof/>
              </w:rPr>
              <w:t>Machine Learning</w:t>
            </w:r>
            <w:r>
              <w:rPr>
                <w:noProof/>
                <w:webHidden/>
              </w:rPr>
              <w:tab/>
            </w:r>
            <w:r>
              <w:rPr>
                <w:noProof/>
                <w:webHidden/>
              </w:rPr>
              <w:fldChar w:fldCharType="begin"/>
            </w:r>
            <w:r>
              <w:rPr>
                <w:noProof/>
                <w:webHidden/>
              </w:rPr>
              <w:instrText xml:space="preserve"> PAGEREF _Toc124884126 \h </w:instrText>
            </w:r>
          </w:ins>
          <w:r>
            <w:rPr>
              <w:noProof/>
              <w:webHidden/>
            </w:rPr>
          </w:r>
          <w:r>
            <w:rPr>
              <w:noProof/>
              <w:webHidden/>
            </w:rPr>
            <w:fldChar w:fldCharType="separate"/>
          </w:r>
          <w:ins w:id="146" w:author="ilham.nur@office.ui.ac.id" w:date="2023-01-17T21:41:00Z">
            <w:r>
              <w:rPr>
                <w:noProof/>
                <w:webHidden/>
              </w:rPr>
              <w:t>41</w:t>
            </w:r>
            <w:r>
              <w:rPr>
                <w:noProof/>
                <w:webHidden/>
              </w:rPr>
              <w:fldChar w:fldCharType="end"/>
            </w:r>
            <w:r w:rsidRPr="000B255B">
              <w:rPr>
                <w:rStyle w:val="Hyperlink"/>
                <w:noProof/>
              </w:rPr>
              <w:fldChar w:fldCharType="end"/>
            </w:r>
          </w:ins>
        </w:p>
        <w:p w14:paraId="13024635" w14:textId="699AA318" w:rsidR="00AF75ED" w:rsidRDefault="00AF75ED">
          <w:pPr>
            <w:pStyle w:val="TOC2"/>
            <w:tabs>
              <w:tab w:val="left" w:pos="880"/>
              <w:tab w:val="right" w:leader="dot" w:pos="8494"/>
            </w:tabs>
            <w:rPr>
              <w:ins w:id="147" w:author="ilham.nur@office.ui.ac.id" w:date="2023-01-17T21:41:00Z"/>
              <w:rFonts w:asciiTheme="minorHAnsi" w:hAnsiTheme="minorHAnsi" w:cstheme="minorBidi"/>
              <w:noProof/>
              <w:sz w:val="22"/>
            </w:rPr>
          </w:pPr>
          <w:ins w:id="14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2.9</w:t>
            </w:r>
            <w:r>
              <w:rPr>
                <w:rFonts w:asciiTheme="minorHAnsi" w:hAnsiTheme="minorHAnsi" w:cstheme="minorBidi"/>
                <w:noProof/>
                <w:sz w:val="22"/>
              </w:rPr>
              <w:tab/>
            </w:r>
            <w:r w:rsidRPr="000B255B">
              <w:rPr>
                <w:rStyle w:val="Hyperlink"/>
                <w:noProof/>
              </w:rPr>
              <w:t>Pemilihan Proyek</w:t>
            </w:r>
            <w:r>
              <w:rPr>
                <w:noProof/>
                <w:webHidden/>
              </w:rPr>
              <w:tab/>
            </w:r>
            <w:r>
              <w:rPr>
                <w:noProof/>
                <w:webHidden/>
              </w:rPr>
              <w:fldChar w:fldCharType="begin"/>
            </w:r>
            <w:r>
              <w:rPr>
                <w:noProof/>
                <w:webHidden/>
              </w:rPr>
              <w:instrText xml:space="preserve"> PAGEREF _Toc124884127 \h </w:instrText>
            </w:r>
          </w:ins>
          <w:r>
            <w:rPr>
              <w:noProof/>
              <w:webHidden/>
            </w:rPr>
          </w:r>
          <w:r>
            <w:rPr>
              <w:noProof/>
              <w:webHidden/>
            </w:rPr>
            <w:fldChar w:fldCharType="separate"/>
          </w:r>
          <w:ins w:id="149" w:author="ilham.nur@office.ui.ac.id" w:date="2023-01-17T21:41:00Z">
            <w:r>
              <w:rPr>
                <w:noProof/>
                <w:webHidden/>
              </w:rPr>
              <w:t>46</w:t>
            </w:r>
            <w:r>
              <w:rPr>
                <w:noProof/>
                <w:webHidden/>
              </w:rPr>
              <w:fldChar w:fldCharType="end"/>
            </w:r>
            <w:r w:rsidRPr="000B255B">
              <w:rPr>
                <w:rStyle w:val="Hyperlink"/>
                <w:noProof/>
              </w:rPr>
              <w:fldChar w:fldCharType="end"/>
            </w:r>
          </w:ins>
        </w:p>
        <w:p w14:paraId="594C1FEA" w14:textId="3FA47B42" w:rsidR="00AF75ED" w:rsidRDefault="00AF75ED">
          <w:pPr>
            <w:pStyle w:val="TOC2"/>
            <w:tabs>
              <w:tab w:val="left" w:pos="880"/>
              <w:tab w:val="right" w:leader="dot" w:pos="8494"/>
            </w:tabs>
            <w:rPr>
              <w:ins w:id="150" w:author="ilham.nur@office.ui.ac.id" w:date="2023-01-17T21:41:00Z"/>
              <w:rFonts w:asciiTheme="minorHAnsi" w:hAnsiTheme="minorHAnsi" w:cstheme="minorBidi"/>
              <w:noProof/>
              <w:sz w:val="22"/>
            </w:rPr>
          </w:pPr>
          <w:ins w:id="15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2.10</w:t>
            </w:r>
            <w:r>
              <w:rPr>
                <w:rFonts w:asciiTheme="minorHAnsi" w:hAnsiTheme="minorHAnsi" w:cstheme="minorBidi"/>
                <w:noProof/>
                <w:sz w:val="22"/>
              </w:rPr>
              <w:tab/>
            </w:r>
            <w:r w:rsidRPr="000B255B">
              <w:rPr>
                <w:rStyle w:val="Hyperlink"/>
                <w:noProof/>
              </w:rPr>
              <w:t>Analisis Statistik</w:t>
            </w:r>
            <w:r>
              <w:rPr>
                <w:noProof/>
                <w:webHidden/>
              </w:rPr>
              <w:tab/>
            </w:r>
            <w:r>
              <w:rPr>
                <w:noProof/>
                <w:webHidden/>
              </w:rPr>
              <w:fldChar w:fldCharType="begin"/>
            </w:r>
            <w:r>
              <w:rPr>
                <w:noProof/>
                <w:webHidden/>
              </w:rPr>
              <w:instrText xml:space="preserve"> PAGEREF _Toc124884128 \h </w:instrText>
            </w:r>
          </w:ins>
          <w:r>
            <w:rPr>
              <w:noProof/>
              <w:webHidden/>
            </w:rPr>
          </w:r>
          <w:r>
            <w:rPr>
              <w:noProof/>
              <w:webHidden/>
            </w:rPr>
            <w:fldChar w:fldCharType="separate"/>
          </w:r>
          <w:ins w:id="152" w:author="ilham.nur@office.ui.ac.id" w:date="2023-01-17T21:41:00Z">
            <w:r>
              <w:rPr>
                <w:noProof/>
                <w:webHidden/>
              </w:rPr>
              <w:t>47</w:t>
            </w:r>
            <w:r>
              <w:rPr>
                <w:noProof/>
                <w:webHidden/>
              </w:rPr>
              <w:fldChar w:fldCharType="end"/>
            </w:r>
            <w:r w:rsidRPr="000B255B">
              <w:rPr>
                <w:rStyle w:val="Hyperlink"/>
                <w:noProof/>
              </w:rPr>
              <w:fldChar w:fldCharType="end"/>
            </w:r>
          </w:ins>
        </w:p>
        <w:p w14:paraId="58714AD8" w14:textId="7B47F762" w:rsidR="00AF75ED" w:rsidRDefault="00AF75ED">
          <w:pPr>
            <w:pStyle w:val="TOC1"/>
            <w:tabs>
              <w:tab w:val="left" w:pos="1100"/>
            </w:tabs>
            <w:rPr>
              <w:ins w:id="153" w:author="ilham.nur@office.ui.ac.id" w:date="2023-01-17T21:41:00Z"/>
              <w:rFonts w:asciiTheme="minorHAnsi" w:hAnsiTheme="minorHAnsi" w:cstheme="minorBidi"/>
              <w:b w:val="0"/>
              <w:noProof/>
              <w:sz w:val="22"/>
            </w:rPr>
          </w:pPr>
          <w:ins w:id="15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"_Toc124884129"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BAB 3</w:t>
            </w:r>
            <w:r>
              <w:rPr>
                <w:rFonts w:asciiTheme="minorHAnsi" w:hAnsiTheme="minorHAnsi" w:cstheme="minorBidi"/>
                <w:b w:val="0"/>
                <w:noProof/>
                <w:sz w:val="22"/>
              </w:rPr>
              <w:tab/>
            </w:r>
            <w:r w:rsidRPr="000B255B">
              <w:rPr>
                <w:rStyle w:val="Hyperlink"/>
                <w:noProof/>
              </w:rPr>
              <w:t>METODOLOGI DAN PELAKSANAAN RISET</w:t>
            </w:r>
            <w:r>
              <w:rPr>
                <w:noProof/>
                <w:webHidden/>
              </w:rPr>
              <w:tab/>
            </w:r>
            <w:r>
              <w:rPr>
                <w:noProof/>
                <w:webHidden/>
              </w:rPr>
              <w:fldChar w:fldCharType="begin"/>
            </w:r>
            <w:r>
              <w:rPr>
                <w:noProof/>
                <w:webHidden/>
              </w:rPr>
              <w:instrText xml:space="preserve"> PAGEREF _Toc124884129 \h </w:instrText>
            </w:r>
          </w:ins>
          <w:r>
            <w:rPr>
              <w:noProof/>
              <w:webHidden/>
            </w:rPr>
          </w:r>
          <w:r>
            <w:rPr>
              <w:noProof/>
              <w:webHidden/>
            </w:rPr>
            <w:fldChar w:fldCharType="separate"/>
          </w:r>
          <w:ins w:id="155" w:author="ilham.nur@office.ui.ac.id" w:date="2023-01-17T21:41:00Z">
            <w:r>
              <w:rPr>
                <w:noProof/>
                <w:webHidden/>
              </w:rPr>
              <w:t>48</w:t>
            </w:r>
            <w:r>
              <w:rPr>
                <w:noProof/>
                <w:webHidden/>
              </w:rPr>
              <w:fldChar w:fldCharType="end"/>
            </w:r>
            <w:r w:rsidRPr="000B255B">
              <w:rPr>
                <w:rStyle w:val="Hyperlink"/>
                <w:noProof/>
              </w:rPr>
              <w:fldChar w:fldCharType="end"/>
            </w:r>
          </w:ins>
        </w:p>
        <w:p w14:paraId="0D511D75" w14:textId="1B8D348F" w:rsidR="00AF75ED" w:rsidRDefault="00AF75ED">
          <w:pPr>
            <w:pStyle w:val="TOC2"/>
            <w:tabs>
              <w:tab w:val="left" w:pos="880"/>
              <w:tab w:val="right" w:leader="dot" w:pos="8494"/>
            </w:tabs>
            <w:rPr>
              <w:ins w:id="156" w:author="ilham.nur@office.ui.ac.id" w:date="2023-01-17T21:41:00Z"/>
              <w:rFonts w:asciiTheme="minorHAnsi" w:hAnsiTheme="minorHAnsi" w:cstheme="minorBidi"/>
              <w:noProof/>
              <w:sz w:val="22"/>
            </w:rPr>
          </w:pPr>
          <w:ins w:id="15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w:t>
            </w:r>
            <w:r>
              <w:rPr>
                <w:rFonts w:asciiTheme="minorHAnsi" w:hAnsiTheme="minorHAnsi" w:cstheme="minorBidi"/>
                <w:noProof/>
                <w:sz w:val="22"/>
              </w:rPr>
              <w:tab/>
            </w:r>
            <w:r w:rsidRPr="000B255B">
              <w:rPr>
                <w:rStyle w:val="Hyperlink"/>
                <w:noProof/>
              </w:rPr>
              <w:t>Metodologi Riset</w:t>
            </w:r>
            <w:r>
              <w:rPr>
                <w:noProof/>
                <w:webHidden/>
              </w:rPr>
              <w:tab/>
            </w:r>
            <w:r>
              <w:rPr>
                <w:noProof/>
                <w:webHidden/>
              </w:rPr>
              <w:fldChar w:fldCharType="begin"/>
            </w:r>
            <w:r>
              <w:rPr>
                <w:noProof/>
                <w:webHidden/>
              </w:rPr>
              <w:instrText xml:space="preserve"> PAGEREF _Toc124884130 \h </w:instrText>
            </w:r>
          </w:ins>
          <w:r>
            <w:rPr>
              <w:noProof/>
              <w:webHidden/>
            </w:rPr>
          </w:r>
          <w:r>
            <w:rPr>
              <w:noProof/>
              <w:webHidden/>
            </w:rPr>
            <w:fldChar w:fldCharType="separate"/>
          </w:r>
          <w:ins w:id="158" w:author="ilham.nur@office.ui.ac.id" w:date="2023-01-17T21:41:00Z">
            <w:r>
              <w:rPr>
                <w:noProof/>
                <w:webHidden/>
              </w:rPr>
              <w:t>48</w:t>
            </w:r>
            <w:r>
              <w:rPr>
                <w:noProof/>
                <w:webHidden/>
              </w:rPr>
              <w:fldChar w:fldCharType="end"/>
            </w:r>
            <w:r w:rsidRPr="000B255B">
              <w:rPr>
                <w:rStyle w:val="Hyperlink"/>
                <w:noProof/>
              </w:rPr>
              <w:fldChar w:fldCharType="end"/>
            </w:r>
          </w:ins>
        </w:p>
        <w:p w14:paraId="7BE3D4F0" w14:textId="54F7D1BD" w:rsidR="00AF75ED" w:rsidRDefault="00AF75ED">
          <w:pPr>
            <w:pStyle w:val="TOC3"/>
            <w:rPr>
              <w:ins w:id="159" w:author="ilham.nur@office.ui.ac.id" w:date="2023-01-17T21:41:00Z"/>
              <w:rFonts w:asciiTheme="minorHAnsi" w:hAnsiTheme="minorHAnsi" w:cstheme="minorBidi"/>
              <w:noProof/>
              <w:sz w:val="22"/>
            </w:rPr>
          </w:pPr>
          <w:ins w:id="16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3.1.1</w:t>
            </w:r>
            <w:r>
              <w:rPr>
                <w:rFonts w:asciiTheme="minorHAnsi" w:hAnsiTheme="minorHAnsi" w:cstheme="minorBidi"/>
                <w:noProof/>
                <w:sz w:val="22"/>
              </w:rPr>
              <w:tab/>
            </w:r>
            <w:r w:rsidRPr="000B255B">
              <w:rPr>
                <w:rStyle w:val="Hyperlink"/>
                <w:noProof/>
              </w:rPr>
              <w:t>Studi Literatur</w:t>
            </w:r>
            <w:r>
              <w:rPr>
                <w:noProof/>
                <w:webHidden/>
              </w:rPr>
              <w:tab/>
            </w:r>
            <w:r>
              <w:rPr>
                <w:noProof/>
                <w:webHidden/>
              </w:rPr>
              <w:fldChar w:fldCharType="begin"/>
            </w:r>
            <w:r>
              <w:rPr>
                <w:noProof/>
                <w:webHidden/>
              </w:rPr>
              <w:instrText xml:space="preserve"> PAGEREF _Toc124884131 \h </w:instrText>
            </w:r>
          </w:ins>
          <w:r>
            <w:rPr>
              <w:noProof/>
              <w:webHidden/>
            </w:rPr>
          </w:r>
          <w:r>
            <w:rPr>
              <w:noProof/>
              <w:webHidden/>
            </w:rPr>
            <w:fldChar w:fldCharType="separate"/>
          </w:r>
          <w:ins w:id="161" w:author="ilham.nur@office.ui.ac.id" w:date="2023-01-17T21:41:00Z">
            <w:r>
              <w:rPr>
                <w:noProof/>
                <w:webHidden/>
              </w:rPr>
              <w:t>49</w:t>
            </w:r>
            <w:r>
              <w:rPr>
                <w:noProof/>
                <w:webHidden/>
              </w:rPr>
              <w:fldChar w:fldCharType="end"/>
            </w:r>
            <w:r w:rsidRPr="000B255B">
              <w:rPr>
                <w:rStyle w:val="Hyperlink"/>
                <w:noProof/>
              </w:rPr>
              <w:fldChar w:fldCharType="end"/>
            </w:r>
          </w:ins>
        </w:p>
        <w:p w14:paraId="6E6CE74E" w14:textId="17C6A3C0" w:rsidR="00AF75ED" w:rsidRDefault="00AF75ED">
          <w:pPr>
            <w:pStyle w:val="TOC3"/>
            <w:rPr>
              <w:ins w:id="162" w:author="ilham.nur@office.ui.ac.id" w:date="2023-01-17T21:41:00Z"/>
              <w:rFonts w:asciiTheme="minorHAnsi" w:hAnsiTheme="minorHAnsi" w:cstheme="minorBidi"/>
              <w:noProof/>
              <w:sz w:val="22"/>
            </w:rPr>
          </w:pPr>
          <w:ins w:id="16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3.1.2</w:t>
            </w:r>
            <w:r>
              <w:rPr>
                <w:rFonts w:asciiTheme="minorHAnsi" w:hAnsiTheme="minorHAnsi" w:cstheme="minorBidi"/>
                <w:noProof/>
                <w:sz w:val="22"/>
              </w:rPr>
              <w:tab/>
            </w:r>
            <w:r w:rsidRPr="000B255B">
              <w:rPr>
                <w:rStyle w:val="Hyperlink"/>
                <w:noProof/>
              </w:rPr>
              <w:t>Keselarasan dengan Ilmu Teknik Industri</w:t>
            </w:r>
            <w:r>
              <w:rPr>
                <w:noProof/>
                <w:webHidden/>
              </w:rPr>
              <w:tab/>
            </w:r>
            <w:r>
              <w:rPr>
                <w:noProof/>
                <w:webHidden/>
              </w:rPr>
              <w:fldChar w:fldCharType="begin"/>
            </w:r>
            <w:r>
              <w:rPr>
                <w:noProof/>
                <w:webHidden/>
              </w:rPr>
              <w:instrText xml:space="preserve"> PAGEREF _Toc124884132 \h </w:instrText>
            </w:r>
          </w:ins>
          <w:r>
            <w:rPr>
              <w:noProof/>
              <w:webHidden/>
            </w:rPr>
          </w:r>
          <w:r>
            <w:rPr>
              <w:noProof/>
              <w:webHidden/>
            </w:rPr>
            <w:fldChar w:fldCharType="separate"/>
          </w:r>
          <w:ins w:id="164" w:author="ilham.nur@office.ui.ac.id" w:date="2023-01-17T21:41:00Z">
            <w:r>
              <w:rPr>
                <w:noProof/>
                <w:webHidden/>
              </w:rPr>
              <w:t>49</w:t>
            </w:r>
            <w:r>
              <w:rPr>
                <w:noProof/>
                <w:webHidden/>
              </w:rPr>
              <w:fldChar w:fldCharType="end"/>
            </w:r>
            <w:r w:rsidRPr="000B255B">
              <w:rPr>
                <w:rStyle w:val="Hyperlink"/>
                <w:noProof/>
              </w:rPr>
              <w:fldChar w:fldCharType="end"/>
            </w:r>
          </w:ins>
        </w:p>
        <w:p w14:paraId="62F29FBC" w14:textId="76FD1E29" w:rsidR="00AF75ED" w:rsidRDefault="00AF75ED">
          <w:pPr>
            <w:pStyle w:val="TOC3"/>
            <w:rPr>
              <w:ins w:id="165" w:author="ilham.nur@office.ui.ac.id" w:date="2023-01-17T21:41:00Z"/>
              <w:rFonts w:asciiTheme="minorHAnsi" w:hAnsiTheme="minorHAnsi" w:cstheme="minorBidi"/>
              <w:noProof/>
              <w:sz w:val="22"/>
            </w:rPr>
          </w:pPr>
          <w:ins w:id="16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3.1.1</w:t>
            </w:r>
            <w:r>
              <w:rPr>
                <w:rFonts w:asciiTheme="minorHAnsi" w:hAnsiTheme="minorHAnsi" w:cstheme="minorBidi"/>
                <w:noProof/>
                <w:sz w:val="22"/>
              </w:rPr>
              <w:tab/>
            </w:r>
            <w:r w:rsidRPr="000B255B">
              <w:rPr>
                <w:rStyle w:val="Hyperlink"/>
                <w:noProof/>
              </w:rPr>
              <w:t>Mencari dan Menentukan Celah Penelitian</w:t>
            </w:r>
            <w:r>
              <w:rPr>
                <w:noProof/>
                <w:webHidden/>
              </w:rPr>
              <w:tab/>
            </w:r>
            <w:r>
              <w:rPr>
                <w:noProof/>
                <w:webHidden/>
              </w:rPr>
              <w:fldChar w:fldCharType="begin"/>
            </w:r>
            <w:r>
              <w:rPr>
                <w:noProof/>
                <w:webHidden/>
              </w:rPr>
              <w:instrText xml:space="preserve"> PAGEREF _Toc124884133 \h </w:instrText>
            </w:r>
          </w:ins>
          <w:r>
            <w:rPr>
              <w:noProof/>
              <w:webHidden/>
            </w:rPr>
          </w:r>
          <w:r>
            <w:rPr>
              <w:noProof/>
              <w:webHidden/>
            </w:rPr>
            <w:fldChar w:fldCharType="separate"/>
          </w:r>
          <w:ins w:id="167" w:author="ilham.nur@office.ui.ac.id" w:date="2023-01-17T21:41:00Z">
            <w:r>
              <w:rPr>
                <w:noProof/>
                <w:webHidden/>
              </w:rPr>
              <w:t>51</w:t>
            </w:r>
            <w:r>
              <w:rPr>
                <w:noProof/>
                <w:webHidden/>
              </w:rPr>
              <w:fldChar w:fldCharType="end"/>
            </w:r>
            <w:r w:rsidRPr="000B255B">
              <w:rPr>
                <w:rStyle w:val="Hyperlink"/>
                <w:noProof/>
              </w:rPr>
              <w:fldChar w:fldCharType="end"/>
            </w:r>
          </w:ins>
        </w:p>
        <w:p w14:paraId="10E6C7A4" w14:textId="76A58432" w:rsidR="00AF75ED" w:rsidRDefault="00AF75ED">
          <w:pPr>
            <w:pStyle w:val="TOC3"/>
            <w:rPr>
              <w:ins w:id="168" w:author="ilham.nur@office.ui.ac.id" w:date="2023-01-17T21:41:00Z"/>
              <w:rFonts w:asciiTheme="minorHAnsi" w:hAnsiTheme="minorHAnsi" w:cstheme="minorBidi"/>
              <w:noProof/>
              <w:sz w:val="22"/>
            </w:rPr>
          </w:pPr>
          <w:ins w:id="16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3.1.2</w:t>
            </w:r>
            <w:r>
              <w:rPr>
                <w:rFonts w:asciiTheme="minorHAnsi" w:hAnsiTheme="minorHAnsi" w:cstheme="minorBidi"/>
                <w:noProof/>
                <w:sz w:val="22"/>
              </w:rPr>
              <w:tab/>
            </w:r>
            <w:r w:rsidRPr="000B255B">
              <w:rPr>
                <w:rStyle w:val="Hyperlink"/>
                <w:noProof/>
              </w:rPr>
              <w:t>Penentuan Sumber dan Pakar</w:t>
            </w:r>
            <w:r>
              <w:rPr>
                <w:noProof/>
                <w:webHidden/>
              </w:rPr>
              <w:tab/>
            </w:r>
            <w:r>
              <w:rPr>
                <w:noProof/>
                <w:webHidden/>
              </w:rPr>
              <w:fldChar w:fldCharType="begin"/>
            </w:r>
            <w:r>
              <w:rPr>
                <w:noProof/>
                <w:webHidden/>
              </w:rPr>
              <w:instrText xml:space="preserve"> PAGEREF _Toc124884134 \h </w:instrText>
            </w:r>
          </w:ins>
          <w:r>
            <w:rPr>
              <w:noProof/>
              <w:webHidden/>
            </w:rPr>
          </w:r>
          <w:r>
            <w:rPr>
              <w:noProof/>
              <w:webHidden/>
            </w:rPr>
            <w:fldChar w:fldCharType="separate"/>
          </w:r>
          <w:ins w:id="170" w:author="ilham.nur@office.ui.ac.id" w:date="2023-01-17T21:41:00Z">
            <w:r>
              <w:rPr>
                <w:noProof/>
                <w:webHidden/>
              </w:rPr>
              <w:t>52</w:t>
            </w:r>
            <w:r>
              <w:rPr>
                <w:noProof/>
                <w:webHidden/>
              </w:rPr>
              <w:fldChar w:fldCharType="end"/>
            </w:r>
            <w:r w:rsidRPr="000B255B">
              <w:rPr>
                <w:rStyle w:val="Hyperlink"/>
                <w:noProof/>
              </w:rPr>
              <w:fldChar w:fldCharType="end"/>
            </w:r>
          </w:ins>
        </w:p>
        <w:p w14:paraId="008597FA" w14:textId="5119DFC9" w:rsidR="00AF75ED" w:rsidRDefault="00AF75ED">
          <w:pPr>
            <w:pStyle w:val="TOC3"/>
            <w:rPr>
              <w:ins w:id="171" w:author="ilham.nur@office.ui.ac.id" w:date="2023-01-17T21:41:00Z"/>
              <w:rFonts w:asciiTheme="minorHAnsi" w:hAnsiTheme="minorHAnsi" w:cstheme="minorBidi"/>
              <w:noProof/>
              <w:sz w:val="22"/>
            </w:rPr>
          </w:pPr>
          <w:ins w:id="172"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"_Toc124884135"</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3.1.3</w:t>
            </w:r>
            <w:r>
              <w:rPr>
                <w:rFonts w:asciiTheme="minorHAnsi" w:hAnsiTheme="minorHAnsi" w:cstheme="minorBidi"/>
                <w:noProof/>
                <w:sz w:val="22"/>
              </w:rPr>
              <w:tab/>
            </w:r>
            <w:r w:rsidRPr="000B255B">
              <w:rPr>
                <w:rStyle w:val="Hyperlink"/>
                <w:noProof/>
              </w:rPr>
              <w:t>Melakukan Penyusunan Kuesioner</w:t>
            </w:r>
            <w:r>
              <w:rPr>
                <w:noProof/>
                <w:webHidden/>
              </w:rPr>
              <w:tab/>
            </w:r>
            <w:r>
              <w:rPr>
                <w:noProof/>
                <w:webHidden/>
              </w:rPr>
              <w:fldChar w:fldCharType="begin"/>
            </w:r>
            <w:r>
              <w:rPr>
                <w:noProof/>
                <w:webHidden/>
              </w:rPr>
              <w:instrText xml:space="preserve"> PAGEREF _Toc124884135 \h </w:instrText>
            </w:r>
          </w:ins>
          <w:r>
            <w:rPr>
              <w:noProof/>
              <w:webHidden/>
            </w:rPr>
          </w:r>
          <w:r>
            <w:rPr>
              <w:noProof/>
              <w:webHidden/>
            </w:rPr>
            <w:fldChar w:fldCharType="separate"/>
          </w:r>
          <w:ins w:id="173" w:author="ilham.nur@office.ui.ac.id" w:date="2023-01-17T21:41:00Z">
            <w:r>
              <w:rPr>
                <w:noProof/>
                <w:webHidden/>
              </w:rPr>
              <w:t>53</w:t>
            </w:r>
            <w:r>
              <w:rPr>
                <w:noProof/>
                <w:webHidden/>
              </w:rPr>
              <w:fldChar w:fldCharType="end"/>
            </w:r>
            <w:r w:rsidRPr="000B255B">
              <w:rPr>
                <w:rStyle w:val="Hyperlink"/>
                <w:noProof/>
              </w:rPr>
              <w:fldChar w:fldCharType="end"/>
            </w:r>
          </w:ins>
        </w:p>
        <w:p w14:paraId="20240A8B" w14:textId="70A141D6" w:rsidR="00AF75ED" w:rsidRDefault="00AF75ED">
          <w:pPr>
            <w:pStyle w:val="TOC3"/>
            <w:rPr>
              <w:ins w:id="174" w:author="ilham.nur@office.ui.ac.id" w:date="2023-01-17T21:41:00Z"/>
              <w:rFonts w:asciiTheme="minorHAnsi" w:hAnsiTheme="minorHAnsi" w:cstheme="minorBidi"/>
              <w:noProof/>
              <w:sz w:val="22"/>
            </w:rPr>
          </w:pPr>
          <w:ins w:id="175"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"_Toc124884136"</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w:t>
            </w:r>
            <w:r>
              <w:rPr>
                <w:rFonts w:asciiTheme="minorHAnsi" w:hAnsiTheme="minorHAnsi" w:cstheme="minorBidi"/>
                <w:noProof/>
                <w:sz w:val="22"/>
              </w:rPr>
              <w:tab/>
            </w:r>
            <w:r w:rsidRPr="000B255B">
              <w:rPr>
                <w:rStyle w:val="Hyperlink"/>
                <w:noProof/>
              </w:rPr>
              <w:t>Resource allocation in IT projects: using schedule optimization – Chilton,2014</w:t>
            </w:r>
            <w:r>
              <w:rPr>
                <w:noProof/>
                <w:webHidden/>
              </w:rPr>
              <w:tab/>
            </w:r>
            <w:r>
              <w:rPr>
                <w:noProof/>
                <w:webHidden/>
              </w:rPr>
              <w:fldChar w:fldCharType="begin"/>
            </w:r>
            <w:r>
              <w:rPr>
                <w:noProof/>
                <w:webHidden/>
              </w:rPr>
              <w:instrText xml:space="preserve"> PAGEREF _Toc124884136 \h </w:instrText>
            </w:r>
          </w:ins>
          <w:r>
            <w:rPr>
              <w:noProof/>
              <w:webHidden/>
            </w:rPr>
          </w:r>
          <w:r>
            <w:rPr>
              <w:noProof/>
              <w:webHidden/>
            </w:rPr>
            <w:fldChar w:fldCharType="separate"/>
          </w:r>
          <w:ins w:id="176" w:author="ilham.nur@office.ui.ac.id" w:date="2023-01-17T21:41:00Z">
            <w:r>
              <w:rPr>
                <w:noProof/>
                <w:webHidden/>
              </w:rPr>
              <w:t>54</w:t>
            </w:r>
            <w:r>
              <w:rPr>
                <w:noProof/>
                <w:webHidden/>
              </w:rPr>
              <w:fldChar w:fldCharType="end"/>
            </w:r>
            <w:r w:rsidRPr="000B255B">
              <w:rPr>
                <w:rStyle w:val="Hyperlink"/>
                <w:noProof/>
              </w:rPr>
              <w:fldChar w:fldCharType="end"/>
            </w:r>
          </w:ins>
        </w:p>
        <w:p w14:paraId="21B53D3B" w14:textId="4F318BBE" w:rsidR="00AF75ED" w:rsidRDefault="00AF75ED">
          <w:pPr>
            <w:pStyle w:val="TOC3"/>
            <w:rPr>
              <w:ins w:id="177" w:author="ilham.nur@office.ui.ac.id" w:date="2023-01-17T21:41:00Z"/>
              <w:rFonts w:asciiTheme="minorHAnsi" w:hAnsiTheme="minorHAnsi" w:cstheme="minorBidi"/>
              <w:noProof/>
              <w:sz w:val="22"/>
            </w:rPr>
          </w:pPr>
          <w:ins w:id="178"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"_Toc124884137"</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1.</w:t>
            </w:r>
            <w:r>
              <w:rPr>
                <w:rFonts w:asciiTheme="minorHAnsi" w:hAnsiTheme="minorHAnsi" w:cstheme="minorBidi"/>
                <w:noProof/>
                <w:sz w:val="22"/>
              </w:rPr>
              <w:tab/>
            </w:r>
            <w:r w:rsidRPr="000B255B">
              <w:rPr>
                <w:rStyle w:val="Hyperlink"/>
                <w:noProof/>
              </w:rPr>
              <w:t>Resource allocation in IT projects: using schedule optimization – Chilton,2014</w:t>
            </w:r>
            <w:r>
              <w:rPr>
                <w:noProof/>
                <w:webHidden/>
              </w:rPr>
              <w:tab/>
            </w:r>
            <w:r>
              <w:rPr>
                <w:noProof/>
                <w:webHidden/>
              </w:rPr>
              <w:fldChar w:fldCharType="begin"/>
            </w:r>
            <w:r>
              <w:rPr>
                <w:noProof/>
                <w:webHidden/>
              </w:rPr>
              <w:instrText xml:space="preserve"> PAGEREF _Toc124884137 \h </w:instrText>
            </w:r>
          </w:ins>
          <w:r>
            <w:rPr>
              <w:noProof/>
              <w:webHidden/>
            </w:rPr>
          </w:r>
          <w:r>
            <w:rPr>
              <w:noProof/>
              <w:webHidden/>
            </w:rPr>
            <w:fldChar w:fldCharType="separate"/>
          </w:r>
          <w:ins w:id="179" w:author="ilham.nur@office.ui.ac.id" w:date="2023-01-17T21:41:00Z">
            <w:r>
              <w:rPr>
                <w:noProof/>
                <w:webHidden/>
              </w:rPr>
              <w:t>55</w:t>
            </w:r>
            <w:r>
              <w:rPr>
                <w:noProof/>
                <w:webHidden/>
              </w:rPr>
              <w:fldChar w:fldCharType="end"/>
            </w:r>
            <w:r w:rsidRPr="000B255B">
              <w:rPr>
                <w:rStyle w:val="Hyperlink"/>
                <w:noProof/>
              </w:rPr>
              <w:fldChar w:fldCharType="end"/>
            </w:r>
          </w:ins>
        </w:p>
        <w:p w14:paraId="40FAD165" w14:textId="0D843C70" w:rsidR="00AF75ED" w:rsidRDefault="00AF75ED">
          <w:pPr>
            <w:pStyle w:val="TOC3"/>
            <w:rPr>
              <w:ins w:id="180" w:author="ilham.nur@office.ui.ac.id" w:date="2023-01-17T21:41:00Z"/>
              <w:rFonts w:asciiTheme="minorHAnsi" w:hAnsiTheme="minorHAnsi" w:cstheme="minorBidi"/>
              <w:noProof/>
              <w:sz w:val="22"/>
            </w:rPr>
          </w:pPr>
          <w:ins w:id="181"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"_Toc124884138"</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3.1.4</w:t>
            </w:r>
            <w:r>
              <w:rPr>
                <w:rFonts w:asciiTheme="minorHAnsi" w:hAnsiTheme="minorHAnsi" w:cstheme="minorBidi"/>
                <w:noProof/>
                <w:sz w:val="22"/>
              </w:rPr>
              <w:tab/>
            </w:r>
            <w:r w:rsidRPr="000B255B">
              <w:rPr>
                <w:rStyle w:val="Hyperlink"/>
                <w:noProof/>
              </w:rPr>
              <w:t>Melakukan Pengumpulan Data</w:t>
            </w:r>
            <w:r>
              <w:rPr>
                <w:noProof/>
                <w:webHidden/>
              </w:rPr>
              <w:tab/>
            </w:r>
            <w:r>
              <w:rPr>
                <w:noProof/>
                <w:webHidden/>
              </w:rPr>
              <w:fldChar w:fldCharType="begin"/>
            </w:r>
            <w:r>
              <w:rPr>
                <w:noProof/>
                <w:webHidden/>
              </w:rPr>
              <w:instrText xml:space="preserve"> PAGEREF _Toc124884138 \h </w:instrText>
            </w:r>
          </w:ins>
          <w:r>
            <w:rPr>
              <w:noProof/>
              <w:webHidden/>
            </w:rPr>
          </w:r>
          <w:r>
            <w:rPr>
              <w:noProof/>
              <w:webHidden/>
            </w:rPr>
            <w:fldChar w:fldCharType="separate"/>
          </w:r>
          <w:ins w:id="182" w:author="ilham.nur@office.ui.ac.id" w:date="2023-01-17T21:41:00Z">
            <w:r>
              <w:rPr>
                <w:noProof/>
                <w:webHidden/>
              </w:rPr>
              <w:t>56</w:t>
            </w:r>
            <w:r>
              <w:rPr>
                <w:noProof/>
                <w:webHidden/>
              </w:rPr>
              <w:fldChar w:fldCharType="end"/>
            </w:r>
            <w:r w:rsidRPr="000B255B">
              <w:rPr>
                <w:rStyle w:val="Hyperlink"/>
                <w:noProof/>
              </w:rPr>
              <w:fldChar w:fldCharType="end"/>
            </w:r>
          </w:ins>
        </w:p>
        <w:p w14:paraId="713FE06D" w14:textId="548B6B0A" w:rsidR="00AF75ED" w:rsidRDefault="00AF75ED">
          <w:pPr>
            <w:pStyle w:val="TOC3"/>
            <w:rPr>
              <w:ins w:id="183" w:author="ilham.nur@office.ui.ac.id" w:date="2023-01-17T21:41:00Z"/>
              <w:rFonts w:asciiTheme="minorHAnsi" w:hAnsiTheme="minorHAnsi" w:cstheme="minorBidi"/>
              <w:noProof/>
              <w:sz w:val="22"/>
            </w:rPr>
          </w:pPr>
          <w:ins w:id="184"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"_Toc124884139"</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3.1.5</w:t>
            </w:r>
            <w:r>
              <w:rPr>
                <w:rFonts w:asciiTheme="minorHAnsi" w:hAnsiTheme="minorHAnsi" w:cstheme="minorBidi"/>
                <w:noProof/>
                <w:sz w:val="22"/>
              </w:rPr>
              <w:tab/>
            </w:r>
            <w:r w:rsidRPr="000B255B">
              <w:rPr>
                <w:rStyle w:val="Hyperlink"/>
                <w:noProof/>
              </w:rPr>
              <w:t>Melakukan Pembangunan Basis Data</w:t>
            </w:r>
            <w:r>
              <w:rPr>
                <w:noProof/>
                <w:webHidden/>
              </w:rPr>
              <w:tab/>
            </w:r>
            <w:r>
              <w:rPr>
                <w:noProof/>
                <w:webHidden/>
              </w:rPr>
              <w:fldChar w:fldCharType="begin"/>
            </w:r>
            <w:r>
              <w:rPr>
                <w:noProof/>
                <w:webHidden/>
              </w:rPr>
              <w:instrText xml:space="preserve"> PAGEREF _Toc124884139 \h </w:instrText>
            </w:r>
          </w:ins>
          <w:r>
            <w:rPr>
              <w:noProof/>
              <w:webHidden/>
            </w:rPr>
          </w:r>
          <w:r>
            <w:rPr>
              <w:noProof/>
              <w:webHidden/>
            </w:rPr>
            <w:fldChar w:fldCharType="separate"/>
          </w:r>
          <w:ins w:id="185" w:author="ilham.nur@office.ui.ac.id" w:date="2023-01-17T21:41:00Z">
            <w:r>
              <w:rPr>
                <w:noProof/>
                <w:webHidden/>
              </w:rPr>
              <w:t>57</w:t>
            </w:r>
            <w:r>
              <w:rPr>
                <w:noProof/>
                <w:webHidden/>
              </w:rPr>
              <w:fldChar w:fldCharType="end"/>
            </w:r>
            <w:r w:rsidRPr="000B255B">
              <w:rPr>
                <w:rStyle w:val="Hyperlink"/>
                <w:noProof/>
              </w:rPr>
              <w:fldChar w:fldCharType="end"/>
            </w:r>
          </w:ins>
        </w:p>
        <w:p w14:paraId="3A9197C1" w14:textId="0DA01BC6" w:rsidR="00AF75ED" w:rsidRDefault="00AF75ED">
          <w:pPr>
            <w:pStyle w:val="TOC3"/>
            <w:rPr>
              <w:ins w:id="186" w:author="ilham.nur@office.ui.ac.id" w:date="2023-01-17T21:41:00Z"/>
              <w:rFonts w:asciiTheme="minorHAnsi" w:hAnsiTheme="minorHAnsi" w:cstheme="minorBidi"/>
              <w:noProof/>
              <w:sz w:val="22"/>
            </w:rPr>
          </w:pPr>
          <w:ins w:id="187"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"_Toc124884140"</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3.1.6</w:t>
            </w:r>
            <w:r>
              <w:rPr>
                <w:rFonts w:asciiTheme="minorHAnsi" w:hAnsiTheme="minorHAnsi" w:cstheme="minorBidi"/>
                <w:noProof/>
                <w:sz w:val="22"/>
              </w:rPr>
              <w:tab/>
            </w:r>
            <w:r w:rsidRPr="000B255B">
              <w:rPr>
                <w:rStyle w:val="Hyperlink"/>
                <w:noProof/>
              </w:rPr>
              <w:t>Perancangan Model Random Forest untuk Identifikasi Pekerjaan</w:t>
            </w:r>
            <w:r>
              <w:rPr>
                <w:noProof/>
                <w:webHidden/>
              </w:rPr>
              <w:tab/>
            </w:r>
            <w:r>
              <w:rPr>
                <w:noProof/>
                <w:webHidden/>
              </w:rPr>
              <w:fldChar w:fldCharType="begin"/>
            </w:r>
            <w:r>
              <w:rPr>
                <w:noProof/>
                <w:webHidden/>
              </w:rPr>
              <w:instrText xml:space="preserve"> PAGEREF _Toc124884140 \h </w:instrText>
            </w:r>
          </w:ins>
          <w:r>
            <w:rPr>
              <w:noProof/>
              <w:webHidden/>
            </w:rPr>
          </w:r>
          <w:r>
            <w:rPr>
              <w:noProof/>
              <w:webHidden/>
            </w:rPr>
            <w:fldChar w:fldCharType="separate"/>
          </w:r>
          <w:ins w:id="188" w:author="ilham.nur@office.ui.ac.id" w:date="2023-01-17T21:41:00Z">
            <w:r>
              <w:rPr>
                <w:noProof/>
                <w:webHidden/>
              </w:rPr>
              <w:t>58</w:t>
            </w:r>
            <w:r>
              <w:rPr>
                <w:noProof/>
                <w:webHidden/>
              </w:rPr>
              <w:fldChar w:fldCharType="end"/>
            </w:r>
            <w:r w:rsidRPr="000B255B">
              <w:rPr>
                <w:rStyle w:val="Hyperlink"/>
                <w:noProof/>
              </w:rPr>
              <w:fldChar w:fldCharType="end"/>
            </w:r>
          </w:ins>
        </w:p>
        <w:p w14:paraId="7E779F27" w14:textId="7E1C15F0" w:rsidR="00AF75ED" w:rsidRDefault="00AF75ED">
          <w:pPr>
            <w:pStyle w:val="TOC3"/>
            <w:rPr>
              <w:ins w:id="189" w:author="ilham.nur@office.ui.ac.id" w:date="2023-01-17T21:41:00Z"/>
              <w:rFonts w:asciiTheme="minorHAnsi" w:hAnsiTheme="minorHAnsi" w:cstheme="minorBidi"/>
              <w:noProof/>
              <w:sz w:val="22"/>
            </w:rPr>
          </w:pPr>
          <w:ins w:id="190"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"_Toc124884141"</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3.1.7</w:t>
            </w:r>
            <w:r>
              <w:rPr>
                <w:rFonts w:asciiTheme="minorHAnsi" w:hAnsiTheme="minorHAnsi" w:cstheme="minorBidi"/>
                <w:noProof/>
                <w:sz w:val="22"/>
              </w:rPr>
              <w:tab/>
            </w:r>
            <w:r w:rsidRPr="000B255B">
              <w:rPr>
                <w:rStyle w:val="Hyperlink"/>
                <w:noProof/>
              </w:rPr>
              <w:t xml:space="preserve">Pemodelan Proses Bisnis </w:t>
            </w:r>
            <w:r w:rsidRPr="000B255B">
              <w:rPr>
                <w:rStyle w:val="Hyperlink"/>
                <w:i/>
                <w:iCs/>
                <w:noProof/>
              </w:rPr>
              <w:t xml:space="preserve">as is </w:t>
            </w:r>
            <w:r w:rsidRPr="000B255B">
              <w:rPr>
                <w:rStyle w:val="Hyperlink"/>
                <w:noProof/>
              </w:rPr>
              <w:t>atas proses alokasi pekerjaan</w:t>
            </w:r>
            <w:r>
              <w:rPr>
                <w:noProof/>
                <w:webHidden/>
              </w:rPr>
              <w:tab/>
            </w:r>
            <w:r>
              <w:rPr>
                <w:noProof/>
                <w:webHidden/>
              </w:rPr>
              <w:fldChar w:fldCharType="begin"/>
            </w:r>
            <w:r>
              <w:rPr>
                <w:noProof/>
                <w:webHidden/>
              </w:rPr>
              <w:instrText xml:space="preserve"> PAGEREF _Toc124884141 \h </w:instrText>
            </w:r>
          </w:ins>
          <w:r>
            <w:rPr>
              <w:noProof/>
              <w:webHidden/>
            </w:rPr>
          </w:r>
          <w:r>
            <w:rPr>
              <w:noProof/>
              <w:webHidden/>
            </w:rPr>
            <w:fldChar w:fldCharType="separate"/>
          </w:r>
          <w:ins w:id="191" w:author="ilham.nur@office.ui.ac.id" w:date="2023-01-17T21:41:00Z">
            <w:r>
              <w:rPr>
                <w:noProof/>
                <w:webHidden/>
              </w:rPr>
              <w:t>58</w:t>
            </w:r>
            <w:r>
              <w:rPr>
                <w:noProof/>
                <w:webHidden/>
              </w:rPr>
              <w:fldChar w:fldCharType="end"/>
            </w:r>
            <w:r w:rsidRPr="000B255B">
              <w:rPr>
                <w:rStyle w:val="Hyperlink"/>
                <w:noProof/>
              </w:rPr>
              <w:fldChar w:fldCharType="end"/>
            </w:r>
          </w:ins>
        </w:p>
        <w:p w14:paraId="4E21856A" w14:textId="67D7791F" w:rsidR="00AF75ED" w:rsidRDefault="00AF75ED">
          <w:pPr>
            <w:pStyle w:val="TOC1"/>
            <w:tabs>
              <w:tab w:val="left" w:pos="1100"/>
            </w:tabs>
            <w:rPr>
              <w:ins w:id="192" w:author="ilham.nur@office.ui.ac.id" w:date="2023-01-17T21:41:00Z"/>
              <w:rFonts w:asciiTheme="minorHAnsi" w:hAnsiTheme="minorHAnsi" w:cstheme="minorBidi"/>
              <w:b w:val="0"/>
              <w:noProof/>
              <w:sz w:val="22"/>
            </w:rPr>
          </w:pPr>
          <w:ins w:id="193"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"_Toc124884142"</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BAB 4</w:t>
            </w:r>
            <w:r>
              <w:rPr>
                <w:rFonts w:asciiTheme="minorHAnsi" w:hAnsiTheme="minorHAnsi" w:cstheme="minorBidi"/>
                <w:b w:val="0"/>
                <w:noProof/>
                <w:sz w:val="22"/>
              </w:rPr>
              <w:tab/>
            </w:r>
            <w:r w:rsidRPr="000B255B">
              <w:rPr>
                <w:rStyle w:val="Hyperlink"/>
                <w:noProof/>
              </w:rPr>
              <w:t>ANALISIS DAN PEMBAHASAN HASIL RISET</w:t>
            </w:r>
            <w:r>
              <w:rPr>
                <w:noProof/>
                <w:webHidden/>
              </w:rPr>
              <w:tab/>
            </w:r>
            <w:r>
              <w:rPr>
                <w:noProof/>
                <w:webHidden/>
              </w:rPr>
              <w:fldChar w:fldCharType="begin"/>
            </w:r>
            <w:r>
              <w:rPr>
                <w:noProof/>
                <w:webHidden/>
              </w:rPr>
              <w:instrText xml:space="preserve"> PAGEREF _Toc124884142 \h </w:instrText>
            </w:r>
          </w:ins>
          <w:r>
            <w:rPr>
              <w:noProof/>
              <w:webHidden/>
            </w:rPr>
          </w:r>
          <w:r>
            <w:rPr>
              <w:noProof/>
              <w:webHidden/>
            </w:rPr>
            <w:fldChar w:fldCharType="separate"/>
          </w:r>
          <w:ins w:id="194" w:author="ilham.nur@office.ui.ac.id" w:date="2023-01-17T21:41:00Z">
            <w:r>
              <w:rPr>
                <w:noProof/>
                <w:webHidden/>
              </w:rPr>
              <w:t>59</w:t>
            </w:r>
            <w:r>
              <w:rPr>
                <w:noProof/>
                <w:webHidden/>
              </w:rPr>
              <w:fldChar w:fldCharType="end"/>
            </w:r>
            <w:r w:rsidRPr="000B255B">
              <w:rPr>
                <w:rStyle w:val="Hyperlink"/>
                <w:noProof/>
              </w:rPr>
              <w:fldChar w:fldCharType="end"/>
            </w:r>
          </w:ins>
        </w:p>
        <w:p w14:paraId="77082339" w14:textId="627FFC33" w:rsidR="00AF75ED" w:rsidRDefault="00AF75ED">
          <w:pPr>
            <w:pStyle w:val="TOC1"/>
            <w:tabs>
              <w:tab w:val="left" w:pos="1100"/>
            </w:tabs>
            <w:rPr>
              <w:ins w:id="195" w:author="ilham.nur@office.ui.ac.id" w:date="2023-01-17T21:41:00Z"/>
              <w:rFonts w:asciiTheme="minorHAnsi" w:hAnsiTheme="minorHAnsi" w:cstheme="minorBidi"/>
              <w:b w:val="0"/>
              <w:noProof/>
              <w:sz w:val="22"/>
            </w:rPr>
          </w:pPr>
          <w:ins w:id="196"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"_Toc124884143"</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BAB 5</w:t>
            </w:r>
            <w:r>
              <w:rPr>
                <w:rFonts w:asciiTheme="minorHAnsi" w:hAnsiTheme="minorHAnsi" w:cstheme="minorBidi"/>
                <w:b w:val="0"/>
                <w:noProof/>
                <w:sz w:val="22"/>
              </w:rPr>
              <w:tab/>
            </w:r>
            <w:r w:rsidRPr="000B255B">
              <w:rPr>
                <w:rStyle w:val="Hyperlink"/>
                <w:noProof/>
              </w:rPr>
              <w:t>KESIMPULAN</w:t>
            </w:r>
            <w:r>
              <w:rPr>
                <w:noProof/>
                <w:webHidden/>
              </w:rPr>
              <w:tab/>
            </w:r>
            <w:r>
              <w:rPr>
                <w:noProof/>
                <w:webHidden/>
              </w:rPr>
              <w:fldChar w:fldCharType="begin"/>
            </w:r>
            <w:r>
              <w:rPr>
                <w:noProof/>
                <w:webHidden/>
              </w:rPr>
              <w:instrText xml:space="preserve"> PAGEREF _Toc124884143 \h </w:instrText>
            </w:r>
          </w:ins>
          <w:r>
            <w:rPr>
              <w:noProof/>
              <w:webHidden/>
            </w:rPr>
          </w:r>
          <w:r>
            <w:rPr>
              <w:noProof/>
              <w:webHidden/>
            </w:rPr>
            <w:fldChar w:fldCharType="separate"/>
          </w:r>
          <w:ins w:id="197" w:author="ilham.nur@office.ui.ac.id" w:date="2023-01-17T21:41:00Z">
            <w:r>
              <w:rPr>
                <w:noProof/>
                <w:webHidden/>
              </w:rPr>
              <w:t>60</w:t>
            </w:r>
            <w:r>
              <w:rPr>
                <w:noProof/>
                <w:webHidden/>
              </w:rPr>
              <w:fldChar w:fldCharType="end"/>
            </w:r>
            <w:r w:rsidRPr="000B255B">
              <w:rPr>
                <w:rStyle w:val="Hyperlink"/>
                <w:noProof/>
              </w:rPr>
              <w:fldChar w:fldCharType="end"/>
            </w:r>
          </w:ins>
        </w:p>
        <w:p w14:paraId="0E3C3B3E" w14:textId="4C53040E" w:rsidR="00AF75ED" w:rsidRDefault="00AF75ED">
          <w:pPr>
            <w:pStyle w:val="TOC1"/>
            <w:rPr>
              <w:ins w:id="198" w:author="ilham.nur@office.ui.ac.id" w:date="2023-01-17T21:41:00Z"/>
              <w:rFonts w:asciiTheme="minorHAnsi" w:hAnsiTheme="minorHAnsi" w:cstheme="minorBidi"/>
              <w:b w:val="0"/>
              <w:noProof/>
              <w:sz w:val="22"/>
            </w:rPr>
          </w:pPr>
          <w:ins w:id="199" w:author="ilham.nur@office.ui.ac.id" w:date="2023-01-17T21:41:00Z">
            <w:r w:rsidRPr="000B255B">
              <w:rPr>
                <w:rStyle w:val="Hyperlink"/>
                <w:noProof/>
              </w:rPr>
              <w:fldChar w:fldCharType="begin"/>
            </w:r>
            <w:r w:rsidRPr="000B255B">
              <w:rPr>
                <w:rStyle w:val="Hyperlink"/>
                <w:noProof/>
              </w:rPr>
              <w:instrText xml:space="preserve"> </w:instrText>
            </w:r>
            <w:r>
              <w:rPr>
                <w:noProof/>
              </w:rPr>
              <w:instrText>HYPERLINK \l "_Toc124884144"</w:instrText>
            </w:r>
            <w:r w:rsidRPr="000B255B">
              <w:rPr>
                <w:rStyle w:val="Hyperlink"/>
                <w:noProof/>
              </w:rPr>
              <w:instrText xml:space="preserve"> </w:instrText>
            </w:r>
            <w:r w:rsidRPr="000B255B">
              <w:rPr>
                <w:rStyle w:val="Hyperlink"/>
                <w:noProof/>
              </w:rPr>
            </w:r>
            <w:r w:rsidRPr="000B255B">
              <w:rPr>
                <w:rStyle w:val="Hyperlink"/>
                <w:noProof/>
              </w:rPr>
              <w:fldChar w:fldCharType="separate"/>
            </w:r>
            <w:r w:rsidRPr="000B255B">
              <w:rPr>
                <w:rStyle w:val="Hyperlink"/>
                <w:noProof/>
              </w:rPr>
              <w:t>DAFTAR REFERENSI</w:t>
            </w:r>
            <w:r>
              <w:rPr>
                <w:noProof/>
                <w:webHidden/>
              </w:rPr>
              <w:tab/>
            </w:r>
            <w:r>
              <w:rPr>
                <w:noProof/>
                <w:webHidden/>
              </w:rPr>
              <w:fldChar w:fldCharType="begin"/>
            </w:r>
            <w:r>
              <w:rPr>
                <w:noProof/>
                <w:webHidden/>
              </w:rPr>
              <w:instrText xml:space="preserve"> PAGEREF _Toc124884144 \h </w:instrText>
            </w:r>
          </w:ins>
          <w:r>
            <w:rPr>
              <w:noProof/>
              <w:webHidden/>
            </w:rPr>
          </w:r>
          <w:r>
            <w:rPr>
              <w:noProof/>
              <w:webHidden/>
            </w:rPr>
            <w:fldChar w:fldCharType="separate"/>
          </w:r>
          <w:ins w:id="200" w:author="ilham.nur@office.ui.ac.id" w:date="2023-01-17T21:41:00Z">
            <w:r>
              <w:rPr>
                <w:noProof/>
                <w:webHidden/>
              </w:rPr>
              <w:t>61</w:t>
            </w:r>
            <w:r>
              <w:rPr>
                <w:noProof/>
                <w:webHidden/>
              </w:rPr>
              <w:fldChar w:fldCharType="end"/>
            </w:r>
            <w:r w:rsidRPr="000B255B">
              <w:rPr>
                <w:rStyle w:val="Hyperlink"/>
                <w:noProof/>
              </w:rPr>
              <w:fldChar w:fldCharType="end"/>
            </w:r>
          </w:ins>
        </w:p>
        <w:p w14:paraId="6AB50156" w14:textId="37B984FA" w:rsidR="00987C24" w:rsidDel="00AF75ED" w:rsidRDefault="00987C24">
          <w:pPr>
            <w:pStyle w:val="TOC1"/>
            <w:rPr>
              <w:del w:id="201" w:author="ilham.nur@office.ui.ac.id" w:date="2023-01-17T21:41:00Z"/>
              <w:rFonts w:asciiTheme="minorHAnsi" w:hAnsiTheme="minorHAnsi" w:cstheme="minorBidi"/>
              <w:b w:val="0"/>
              <w:noProof/>
              <w:sz w:val="22"/>
            </w:rPr>
          </w:pPr>
          <w:del w:id="202" w:author="ilham.nur@office.ui.ac.id" w:date="2023-01-17T21:41:00Z">
            <w:r w:rsidRPr="00AF75ED" w:rsidDel="00AF75ED">
              <w:rPr>
                <w:rPrChange w:id="203" w:author="ilham.nur@office.ui.ac.id" w:date="2023-01-17T21:41:00Z">
                  <w:rPr>
                    <w:rStyle w:val="Hyperlink"/>
                    <w:b w:val="0"/>
                    <w:noProof/>
                  </w:rPr>
                </w:rPrChange>
              </w:rPr>
              <w:delText>HALAMAN JUDUL</w:delText>
            </w:r>
            <w:r w:rsidDel="00AF75ED">
              <w:rPr>
                <w:noProof/>
                <w:webHidden/>
              </w:rPr>
              <w:tab/>
              <w:delText>i</w:delText>
            </w:r>
          </w:del>
        </w:p>
        <w:p w14:paraId="3D012C84" w14:textId="69A03AD8" w:rsidR="00987C24" w:rsidDel="00AF75ED" w:rsidRDefault="00987C24">
          <w:pPr>
            <w:pStyle w:val="TOC1"/>
            <w:rPr>
              <w:del w:id="204" w:author="ilham.nur@office.ui.ac.id" w:date="2023-01-17T21:41:00Z"/>
              <w:rFonts w:asciiTheme="minorHAnsi" w:hAnsiTheme="minorHAnsi" w:cstheme="minorBidi"/>
              <w:b w:val="0"/>
              <w:noProof/>
              <w:sz w:val="22"/>
            </w:rPr>
          </w:pPr>
          <w:del w:id="205" w:author="ilham.nur@office.ui.ac.id" w:date="2023-01-17T21:41:00Z">
            <w:r w:rsidRPr="00AF75ED" w:rsidDel="00AF75ED">
              <w:rPr>
                <w:rPrChange w:id="206" w:author="ilham.nur@office.ui.ac.id" w:date="2023-01-17T21:41:00Z">
                  <w:rPr>
                    <w:rStyle w:val="Hyperlink"/>
                    <w:b w:val="0"/>
                    <w:noProof/>
                  </w:rPr>
                </w:rPrChange>
              </w:rPr>
              <w:delText>HALAMAN PERNYATAAN ORISINALITAS</w:delText>
            </w:r>
            <w:r w:rsidDel="00AF75ED">
              <w:rPr>
                <w:noProof/>
                <w:webHidden/>
              </w:rPr>
              <w:tab/>
              <w:delText>ii</w:delText>
            </w:r>
          </w:del>
        </w:p>
        <w:p w14:paraId="7115897C" w14:textId="1070AE92" w:rsidR="00987C24" w:rsidDel="00AF75ED" w:rsidRDefault="00987C24">
          <w:pPr>
            <w:pStyle w:val="TOC1"/>
            <w:rPr>
              <w:del w:id="207" w:author="ilham.nur@office.ui.ac.id" w:date="2023-01-17T21:41:00Z"/>
              <w:rFonts w:asciiTheme="minorHAnsi" w:hAnsiTheme="minorHAnsi" w:cstheme="minorBidi"/>
              <w:b w:val="0"/>
              <w:noProof/>
              <w:sz w:val="22"/>
            </w:rPr>
          </w:pPr>
          <w:del w:id="208" w:author="ilham.nur@office.ui.ac.id" w:date="2023-01-17T21:41:00Z">
            <w:r w:rsidRPr="00AF75ED" w:rsidDel="00AF75ED">
              <w:rPr>
                <w:rPrChange w:id="209" w:author="ilham.nur@office.ui.ac.id" w:date="2023-01-17T21:41:00Z">
                  <w:rPr>
                    <w:rStyle w:val="Hyperlink"/>
                    <w:b w:val="0"/>
                    <w:noProof/>
                  </w:rPr>
                </w:rPrChange>
              </w:rPr>
              <w:delText>HALAMAN PENGESAHAN</w:delText>
            </w:r>
            <w:r w:rsidDel="00AF75ED">
              <w:rPr>
                <w:noProof/>
                <w:webHidden/>
              </w:rPr>
              <w:tab/>
              <w:delText>iii</w:delText>
            </w:r>
          </w:del>
        </w:p>
        <w:p w14:paraId="62484977" w14:textId="70F4B421" w:rsidR="00987C24" w:rsidDel="00AF75ED" w:rsidRDefault="00987C24">
          <w:pPr>
            <w:pStyle w:val="TOC1"/>
            <w:rPr>
              <w:del w:id="210" w:author="ilham.nur@office.ui.ac.id" w:date="2023-01-17T21:41:00Z"/>
              <w:rFonts w:asciiTheme="minorHAnsi" w:hAnsiTheme="minorHAnsi" w:cstheme="minorBidi"/>
              <w:b w:val="0"/>
              <w:noProof/>
              <w:sz w:val="22"/>
            </w:rPr>
          </w:pPr>
          <w:del w:id="211" w:author="ilham.nur@office.ui.ac.id" w:date="2023-01-17T21:41:00Z">
            <w:r w:rsidRPr="00AF75ED" w:rsidDel="00AF75ED">
              <w:rPr>
                <w:rPrChange w:id="212" w:author="ilham.nur@office.ui.ac.id" w:date="2023-01-17T21:41:00Z">
                  <w:rPr>
                    <w:rStyle w:val="Hyperlink"/>
                    <w:b w:val="0"/>
                    <w:noProof/>
                  </w:rPr>
                </w:rPrChange>
              </w:rPr>
              <w:delText>UCAPAN TERIMA KASIH</w:delText>
            </w:r>
            <w:r w:rsidDel="00AF75ED">
              <w:rPr>
                <w:noProof/>
                <w:webHidden/>
              </w:rPr>
              <w:tab/>
              <w:delText>iv</w:delText>
            </w:r>
          </w:del>
        </w:p>
        <w:p w14:paraId="0A3737F8" w14:textId="5C23D15A" w:rsidR="00987C24" w:rsidDel="00AF75ED" w:rsidRDefault="00987C24">
          <w:pPr>
            <w:pStyle w:val="TOC1"/>
            <w:rPr>
              <w:del w:id="213" w:author="ilham.nur@office.ui.ac.id" w:date="2023-01-17T21:41:00Z"/>
              <w:rFonts w:asciiTheme="minorHAnsi" w:hAnsiTheme="minorHAnsi" w:cstheme="minorBidi"/>
              <w:b w:val="0"/>
              <w:noProof/>
              <w:sz w:val="22"/>
            </w:rPr>
          </w:pPr>
          <w:del w:id="214" w:author="ilham.nur@office.ui.ac.id" w:date="2023-01-17T21:41:00Z">
            <w:r w:rsidRPr="00AF75ED" w:rsidDel="00AF75ED">
              <w:rPr>
                <w:rPrChange w:id="215" w:author="ilham.nur@office.ui.ac.id" w:date="2023-01-17T21:41:00Z">
                  <w:rPr>
                    <w:rStyle w:val="Hyperlink"/>
                    <w:b w:val="0"/>
                    <w:noProof/>
                  </w:rPr>
                </w:rPrChange>
              </w:rPr>
              <w:delText>HALAMAN PERNYATAAN PERSETUJUAN PUBLIKASI  TUGAS AKHIR UNTUK KEPENTINGAN AKADEMIS</w:delText>
            </w:r>
            <w:r w:rsidDel="00AF75ED">
              <w:rPr>
                <w:noProof/>
                <w:webHidden/>
              </w:rPr>
              <w:tab/>
              <w:delText>v</w:delText>
            </w:r>
          </w:del>
        </w:p>
        <w:p w14:paraId="036AE17D" w14:textId="167E8DF6" w:rsidR="00987C24" w:rsidDel="00AF75ED" w:rsidRDefault="00987C24">
          <w:pPr>
            <w:pStyle w:val="TOC1"/>
            <w:rPr>
              <w:del w:id="216" w:author="ilham.nur@office.ui.ac.id" w:date="2023-01-17T21:41:00Z"/>
              <w:rFonts w:asciiTheme="minorHAnsi" w:hAnsiTheme="minorHAnsi" w:cstheme="minorBidi"/>
              <w:b w:val="0"/>
              <w:noProof/>
              <w:sz w:val="22"/>
            </w:rPr>
          </w:pPr>
          <w:del w:id="217" w:author="ilham.nur@office.ui.ac.id" w:date="2023-01-17T21:41:00Z">
            <w:r w:rsidRPr="00AF75ED" w:rsidDel="00AF75ED">
              <w:rPr>
                <w:rPrChange w:id="218" w:author="ilham.nur@office.ui.ac.id" w:date="2023-01-17T21:41:00Z">
                  <w:rPr>
                    <w:rStyle w:val="Hyperlink"/>
                    <w:b w:val="0"/>
                    <w:noProof/>
                  </w:rPr>
                </w:rPrChange>
              </w:rPr>
              <w:delText>ABSTRAK</w:delText>
            </w:r>
            <w:r w:rsidDel="00AF75ED">
              <w:rPr>
                <w:noProof/>
                <w:webHidden/>
              </w:rPr>
              <w:tab/>
              <w:delText>vi</w:delText>
            </w:r>
          </w:del>
        </w:p>
        <w:p w14:paraId="36593B52" w14:textId="6ADB62AC" w:rsidR="00987C24" w:rsidDel="00AF75ED" w:rsidRDefault="00987C24">
          <w:pPr>
            <w:pStyle w:val="TOC1"/>
            <w:rPr>
              <w:del w:id="219" w:author="ilham.nur@office.ui.ac.id" w:date="2023-01-17T21:41:00Z"/>
              <w:rFonts w:asciiTheme="minorHAnsi" w:hAnsiTheme="minorHAnsi" w:cstheme="minorBidi"/>
              <w:b w:val="0"/>
              <w:noProof/>
              <w:sz w:val="22"/>
            </w:rPr>
          </w:pPr>
          <w:del w:id="220" w:author="ilham.nur@office.ui.ac.id" w:date="2023-01-17T21:41:00Z">
            <w:r w:rsidRPr="00AF75ED" w:rsidDel="00AF75ED">
              <w:rPr>
                <w:rPrChange w:id="221" w:author="ilham.nur@office.ui.ac.id" w:date="2023-01-17T21:41:00Z">
                  <w:rPr>
                    <w:rStyle w:val="Hyperlink"/>
                    <w:b w:val="0"/>
                    <w:noProof/>
                  </w:rPr>
                </w:rPrChange>
              </w:rPr>
              <w:delText>ABSTRACT</w:delText>
            </w:r>
            <w:r w:rsidDel="00AF75ED">
              <w:rPr>
                <w:noProof/>
                <w:webHidden/>
              </w:rPr>
              <w:tab/>
              <w:delText>vii</w:delText>
            </w:r>
          </w:del>
        </w:p>
        <w:p w14:paraId="18459A80" w14:textId="354D9A68" w:rsidR="00987C24" w:rsidDel="00AF75ED" w:rsidRDefault="00987C24">
          <w:pPr>
            <w:pStyle w:val="TOC1"/>
            <w:rPr>
              <w:del w:id="222" w:author="ilham.nur@office.ui.ac.id" w:date="2023-01-17T21:41:00Z"/>
              <w:rFonts w:asciiTheme="minorHAnsi" w:hAnsiTheme="minorHAnsi" w:cstheme="minorBidi"/>
              <w:b w:val="0"/>
              <w:noProof/>
              <w:sz w:val="22"/>
            </w:rPr>
          </w:pPr>
          <w:del w:id="223" w:author="ilham.nur@office.ui.ac.id" w:date="2023-01-17T21:41:00Z">
            <w:r w:rsidRPr="00AF75ED" w:rsidDel="00AF75ED">
              <w:rPr>
                <w:rPrChange w:id="224" w:author="ilham.nur@office.ui.ac.id" w:date="2023-01-17T21:41:00Z">
                  <w:rPr>
                    <w:rStyle w:val="Hyperlink"/>
                    <w:b w:val="0"/>
                    <w:noProof/>
                  </w:rPr>
                </w:rPrChange>
              </w:rPr>
              <w:delText>DAFTAR ISI</w:delText>
            </w:r>
            <w:r w:rsidDel="00AF75ED">
              <w:rPr>
                <w:noProof/>
                <w:webHidden/>
              </w:rPr>
              <w:tab/>
              <w:delText>viii</w:delText>
            </w:r>
          </w:del>
        </w:p>
        <w:p w14:paraId="4144CE95" w14:textId="391AA514" w:rsidR="00987C24" w:rsidDel="00AF75ED" w:rsidRDefault="00987C24">
          <w:pPr>
            <w:pStyle w:val="TOC1"/>
            <w:rPr>
              <w:del w:id="225" w:author="ilham.nur@office.ui.ac.id" w:date="2023-01-17T21:41:00Z"/>
              <w:rFonts w:asciiTheme="minorHAnsi" w:hAnsiTheme="minorHAnsi" w:cstheme="minorBidi"/>
              <w:b w:val="0"/>
              <w:noProof/>
              <w:sz w:val="22"/>
            </w:rPr>
          </w:pPr>
          <w:del w:id="226" w:author="ilham.nur@office.ui.ac.id" w:date="2023-01-17T21:41:00Z">
            <w:r w:rsidRPr="00AF75ED" w:rsidDel="00AF75ED">
              <w:rPr>
                <w:rPrChange w:id="227" w:author="ilham.nur@office.ui.ac.id" w:date="2023-01-17T21:41:00Z">
                  <w:rPr>
                    <w:rStyle w:val="Hyperlink"/>
                    <w:b w:val="0"/>
                    <w:noProof/>
                  </w:rPr>
                </w:rPrChange>
              </w:rPr>
              <w:delText>DAFTAR GAMBAR</w:delText>
            </w:r>
            <w:r w:rsidDel="00AF75ED">
              <w:rPr>
                <w:noProof/>
                <w:webHidden/>
              </w:rPr>
              <w:tab/>
              <w:delText>x</w:delText>
            </w:r>
          </w:del>
        </w:p>
        <w:p w14:paraId="07B5F8CF" w14:textId="2E7E9243" w:rsidR="00987C24" w:rsidDel="00AF75ED" w:rsidRDefault="00987C24">
          <w:pPr>
            <w:pStyle w:val="TOC1"/>
            <w:rPr>
              <w:del w:id="228" w:author="ilham.nur@office.ui.ac.id" w:date="2023-01-17T21:41:00Z"/>
              <w:rFonts w:asciiTheme="minorHAnsi" w:hAnsiTheme="minorHAnsi" w:cstheme="minorBidi"/>
              <w:b w:val="0"/>
              <w:noProof/>
              <w:sz w:val="22"/>
            </w:rPr>
          </w:pPr>
          <w:del w:id="229" w:author="ilham.nur@office.ui.ac.id" w:date="2023-01-17T21:41:00Z">
            <w:r w:rsidRPr="00AF75ED" w:rsidDel="00AF75ED">
              <w:rPr>
                <w:rPrChange w:id="230" w:author="ilham.nur@office.ui.ac.id" w:date="2023-01-17T21:41:00Z">
                  <w:rPr>
                    <w:rStyle w:val="Hyperlink"/>
                    <w:b w:val="0"/>
                    <w:noProof/>
                  </w:rPr>
                </w:rPrChange>
              </w:rPr>
              <w:delText>DAFTAR TABEL</w:delText>
            </w:r>
            <w:r w:rsidDel="00AF75ED">
              <w:rPr>
                <w:noProof/>
                <w:webHidden/>
              </w:rPr>
              <w:tab/>
              <w:delText>xi</w:delText>
            </w:r>
          </w:del>
        </w:p>
        <w:p w14:paraId="6B16C608" w14:textId="6893BDE0" w:rsidR="00987C24" w:rsidDel="00AF75ED" w:rsidRDefault="00987C24">
          <w:pPr>
            <w:pStyle w:val="TOC1"/>
            <w:tabs>
              <w:tab w:val="left" w:pos="1100"/>
            </w:tabs>
            <w:rPr>
              <w:del w:id="231" w:author="ilham.nur@office.ui.ac.id" w:date="2023-01-17T21:41:00Z"/>
              <w:rFonts w:asciiTheme="minorHAnsi" w:hAnsiTheme="minorHAnsi" w:cstheme="minorBidi"/>
              <w:b w:val="0"/>
              <w:noProof/>
              <w:sz w:val="22"/>
            </w:rPr>
          </w:pPr>
          <w:del w:id="232" w:author="ilham.nur@office.ui.ac.id" w:date="2023-01-17T21:41:00Z">
            <w:r w:rsidRPr="00AF75ED" w:rsidDel="00AF75ED">
              <w:rPr>
                <w:rPrChange w:id="233" w:author="ilham.nur@office.ui.ac.id" w:date="2023-01-17T21:41:00Z">
                  <w:rPr>
                    <w:rStyle w:val="Hyperlink"/>
                    <w:b w:val="0"/>
                    <w:noProof/>
                  </w:rPr>
                </w:rPrChange>
              </w:rPr>
              <w:delText>BAB 1</w:delText>
            </w:r>
            <w:r w:rsidDel="00AF75ED">
              <w:rPr>
                <w:rFonts w:asciiTheme="minorHAnsi" w:hAnsiTheme="minorHAnsi" w:cstheme="minorBidi"/>
                <w:b w:val="0"/>
                <w:noProof/>
                <w:sz w:val="22"/>
              </w:rPr>
              <w:tab/>
            </w:r>
            <w:r w:rsidRPr="00AF75ED" w:rsidDel="00AF75ED">
              <w:rPr>
                <w:rPrChange w:id="234" w:author="ilham.nur@office.ui.ac.id" w:date="2023-01-17T21:41:00Z">
                  <w:rPr>
                    <w:rStyle w:val="Hyperlink"/>
                    <w:b w:val="0"/>
                    <w:noProof/>
                  </w:rPr>
                </w:rPrChange>
              </w:rPr>
              <w:delText>PENDAHULUAN</w:delText>
            </w:r>
            <w:r w:rsidDel="00AF75ED">
              <w:rPr>
                <w:noProof/>
                <w:webHidden/>
              </w:rPr>
              <w:tab/>
              <w:delText>1</w:delText>
            </w:r>
          </w:del>
        </w:p>
        <w:p w14:paraId="63B820E2" w14:textId="6CB89016" w:rsidR="00987C24" w:rsidDel="00AF75ED" w:rsidRDefault="00987C24">
          <w:pPr>
            <w:pStyle w:val="TOC2"/>
            <w:tabs>
              <w:tab w:val="left" w:pos="880"/>
              <w:tab w:val="right" w:leader="dot" w:pos="8494"/>
            </w:tabs>
            <w:rPr>
              <w:del w:id="235" w:author="ilham.nur@office.ui.ac.id" w:date="2023-01-17T21:41:00Z"/>
              <w:rFonts w:asciiTheme="minorHAnsi" w:hAnsiTheme="minorHAnsi" w:cstheme="minorBidi"/>
              <w:noProof/>
              <w:sz w:val="22"/>
            </w:rPr>
          </w:pPr>
          <w:del w:id="236" w:author="ilham.nur@office.ui.ac.id" w:date="2023-01-17T21:41:00Z">
            <w:r w:rsidRPr="00AF75ED" w:rsidDel="00AF75ED">
              <w:rPr>
                <w:rPrChange w:id="237" w:author="ilham.nur@office.ui.ac.id" w:date="2023-01-17T21:41:00Z">
                  <w:rPr>
                    <w:rStyle w:val="Hyperlink"/>
                    <w:noProof/>
                  </w:rPr>
                </w:rPrChange>
              </w:rPr>
              <w:delText>1.1</w:delText>
            </w:r>
            <w:r w:rsidDel="00AF75ED">
              <w:rPr>
                <w:rFonts w:asciiTheme="minorHAnsi" w:hAnsiTheme="minorHAnsi" w:cstheme="minorBidi"/>
                <w:noProof/>
                <w:sz w:val="22"/>
              </w:rPr>
              <w:tab/>
            </w:r>
            <w:r w:rsidRPr="00AF75ED" w:rsidDel="00AF75ED">
              <w:rPr>
                <w:rPrChange w:id="238" w:author="ilham.nur@office.ui.ac.id" w:date="2023-01-17T21:41:00Z">
                  <w:rPr>
                    <w:rStyle w:val="Hyperlink"/>
                    <w:noProof/>
                  </w:rPr>
                </w:rPrChange>
              </w:rPr>
              <w:delText>Latar Belakang</w:delText>
            </w:r>
            <w:r w:rsidDel="00AF75ED">
              <w:rPr>
                <w:noProof/>
                <w:webHidden/>
              </w:rPr>
              <w:tab/>
              <w:delText>1</w:delText>
            </w:r>
          </w:del>
        </w:p>
        <w:p w14:paraId="29D2613C" w14:textId="114E46FD" w:rsidR="00987C24" w:rsidDel="00AF75ED" w:rsidRDefault="00987C24">
          <w:pPr>
            <w:pStyle w:val="TOC2"/>
            <w:tabs>
              <w:tab w:val="left" w:pos="880"/>
              <w:tab w:val="right" w:leader="dot" w:pos="8494"/>
            </w:tabs>
            <w:rPr>
              <w:del w:id="239" w:author="ilham.nur@office.ui.ac.id" w:date="2023-01-17T21:41:00Z"/>
              <w:rFonts w:asciiTheme="minorHAnsi" w:hAnsiTheme="minorHAnsi" w:cstheme="minorBidi"/>
              <w:noProof/>
              <w:sz w:val="22"/>
            </w:rPr>
          </w:pPr>
          <w:del w:id="240" w:author="ilham.nur@office.ui.ac.id" w:date="2023-01-17T21:41:00Z">
            <w:r w:rsidRPr="00AF75ED" w:rsidDel="00AF75ED">
              <w:rPr>
                <w:rPrChange w:id="241" w:author="ilham.nur@office.ui.ac.id" w:date="2023-01-17T21:41:00Z">
                  <w:rPr>
                    <w:rStyle w:val="Hyperlink"/>
                    <w:noProof/>
                  </w:rPr>
                </w:rPrChange>
              </w:rPr>
              <w:delText>1.2</w:delText>
            </w:r>
            <w:r w:rsidDel="00AF75ED">
              <w:rPr>
                <w:rFonts w:asciiTheme="minorHAnsi" w:hAnsiTheme="minorHAnsi" w:cstheme="minorBidi"/>
                <w:noProof/>
                <w:sz w:val="22"/>
              </w:rPr>
              <w:tab/>
            </w:r>
            <w:r w:rsidRPr="00AF75ED" w:rsidDel="00AF75ED">
              <w:rPr>
                <w:rPrChange w:id="242" w:author="ilham.nur@office.ui.ac.id" w:date="2023-01-17T21:41:00Z">
                  <w:rPr>
                    <w:rStyle w:val="Hyperlink"/>
                    <w:noProof/>
                  </w:rPr>
                </w:rPrChange>
              </w:rPr>
              <w:delText>Perumusan Masalah</w:delText>
            </w:r>
            <w:r w:rsidDel="00AF75ED">
              <w:rPr>
                <w:noProof/>
                <w:webHidden/>
              </w:rPr>
              <w:tab/>
              <w:delText>6</w:delText>
            </w:r>
          </w:del>
        </w:p>
        <w:p w14:paraId="06E8FA31" w14:textId="1D97B59D" w:rsidR="00987C24" w:rsidDel="00AF75ED" w:rsidRDefault="00987C24">
          <w:pPr>
            <w:pStyle w:val="TOC2"/>
            <w:tabs>
              <w:tab w:val="left" w:pos="880"/>
              <w:tab w:val="right" w:leader="dot" w:pos="8494"/>
            </w:tabs>
            <w:rPr>
              <w:del w:id="243" w:author="ilham.nur@office.ui.ac.id" w:date="2023-01-17T21:41:00Z"/>
              <w:rFonts w:asciiTheme="minorHAnsi" w:hAnsiTheme="minorHAnsi" w:cstheme="minorBidi"/>
              <w:noProof/>
              <w:sz w:val="22"/>
            </w:rPr>
          </w:pPr>
          <w:del w:id="244" w:author="ilham.nur@office.ui.ac.id" w:date="2023-01-17T21:41:00Z">
            <w:r w:rsidRPr="00AF75ED" w:rsidDel="00AF75ED">
              <w:rPr>
                <w:rPrChange w:id="245" w:author="ilham.nur@office.ui.ac.id" w:date="2023-01-17T21:41:00Z">
                  <w:rPr>
                    <w:rStyle w:val="Hyperlink"/>
                    <w:noProof/>
                  </w:rPr>
                </w:rPrChange>
              </w:rPr>
              <w:delText>1.3</w:delText>
            </w:r>
            <w:r w:rsidDel="00AF75ED">
              <w:rPr>
                <w:rFonts w:asciiTheme="minorHAnsi" w:hAnsiTheme="minorHAnsi" w:cstheme="minorBidi"/>
                <w:noProof/>
                <w:sz w:val="22"/>
              </w:rPr>
              <w:tab/>
            </w:r>
            <w:r w:rsidRPr="00AF75ED" w:rsidDel="00AF75ED">
              <w:rPr>
                <w:rPrChange w:id="246" w:author="ilham.nur@office.ui.ac.id" w:date="2023-01-17T21:41:00Z">
                  <w:rPr>
                    <w:rStyle w:val="Hyperlink"/>
                    <w:noProof/>
                  </w:rPr>
                </w:rPrChange>
              </w:rPr>
              <w:delText>Penelitian Terdahulu</w:delText>
            </w:r>
            <w:r w:rsidDel="00AF75ED">
              <w:rPr>
                <w:noProof/>
                <w:webHidden/>
              </w:rPr>
              <w:tab/>
              <w:delText>6</w:delText>
            </w:r>
          </w:del>
        </w:p>
        <w:p w14:paraId="32D2D08A" w14:textId="67BA415F" w:rsidR="00987C24" w:rsidDel="00AF75ED" w:rsidRDefault="00987C24">
          <w:pPr>
            <w:pStyle w:val="TOC2"/>
            <w:tabs>
              <w:tab w:val="left" w:pos="880"/>
              <w:tab w:val="right" w:leader="dot" w:pos="8494"/>
            </w:tabs>
            <w:rPr>
              <w:del w:id="247" w:author="ilham.nur@office.ui.ac.id" w:date="2023-01-17T21:41:00Z"/>
              <w:rFonts w:asciiTheme="minorHAnsi" w:hAnsiTheme="minorHAnsi" w:cstheme="minorBidi"/>
              <w:noProof/>
              <w:sz w:val="22"/>
            </w:rPr>
          </w:pPr>
          <w:del w:id="248" w:author="ilham.nur@office.ui.ac.id" w:date="2023-01-17T21:41:00Z">
            <w:r w:rsidRPr="00AF75ED" w:rsidDel="00AF75ED">
              <w:rPr>
                <w:rPrChange w:id="249" w:author="ilham.nur@office.ui.ac.id" w:date="2023-01-17T21:41:00Z">
                  <w:rPr>
                    <w:rStyle w:val="Hyperlink"/>
                    <w:noProof/>
                  </w:rPr>
                </w:rPrChange>
              </w:rPr>
              <w:delText>1.4</w:delText>
            </w:r>
            <w:r w:rsidDel="00AF75ED">
              <w:rPr>
                <w:rFonts w:asciiTheme="minorHAnsi" w:hAnsiTheme="minorHAnsi" w:cstheme="minorBidi"/>
                <w:noProof/>
                <w:sz w:val="22"/>
              </w:rPr>
              <w:tab/>
            </w:r>
            <w:r w:rsidRPr="00AF75ED" w:rsidDel="00AF75ED">
              <w:rPr>
                <w:rPrChange w:id="250" w:author="ilham.nur@office.ui.ac.id" w:date="2023-01-17T21:41:00Z">
                  <w:rPr>
                    <w:rStyle w:val="Hyperlink"/>
                    <w:noProof/>
                  </w:rPr>
                </w:rPrChange>
              </w:rPr>
              <w:delText>Celah Penelitian dan Kebaruan Penelitian</w:delText>
            </w:r>
            <w:r w:rsidDel="00AF75ED">
              <w:rPr>
                <w:noProof/>
                <w:webHidden/>
              </w:rPr>
              <w:tab/>
              <w:delText>15</w:delText>
            </w:r>
          </w:del>
        </w:p>
        <w:p w14:paraId="5C971473" w14:textId="3E34F038" w:rsidR="00987C24" w:rsidDel="00AF75ED" w:rsidRDefault="00987C24">
          <w:pPr>
            <w:pStyle w:val="TOC2"/>
            <w:tabs>
              <w:tab w:val="left" w:pos="880"/>
              <w:tab w:val="right" w:leader="dot" w:pos="8494"/>
            </w:tabs>
            <w:rPr>
              <w:del w:id="251" w:author="ilham.nur@office.ui.ac.id" w:date="2023-01-17T21:41:00Z"/>
              <w:rFonts w:asciiTheme="minorHAnsi" w:hAnsiTheme="minorHAnsi" w:cstheme="minorBidi"/>
              <w:noProof/>
              <w:sz w:val="22"/>
            </w:rPr>
          </w:pPr>
          <w:del w:id="252" w:author="ilham.nur@office.ui.ac.id" w:date="2023-01-17T21:41:00Z">
            <w:r w:rsidRPr="00AF75ED" w:rsidDel="00AF75ED">
              <w:rPr>
                <w:rPrChange w:id="253" w:author="ilham.nur@office.ui.ac.id" w:date="2023-01-17T21:41:00Z">
                  <w:rPr>
                    <w:rStyle w:val="Hyperlink"/>
                    <w:noProof/>
                  </w:rPr>
                </w:rPrChange>
              </w:rPr>
              <w:delText>1.5</w:delText>
            </w:r>
            <w:r w:rsidDel="00AF75ED">
              <w:rPr>
                <w:rFonts w:asciiTheme="minorHAnsi" w:hAnsiTheme="minorHAnsi" w:cstheme="minorBidi"/>
                <w:noProof/>
                <w:sz w:val="22"/>
              </w:rPr>
              <w:tab/>
            </w:r>
            <w:r w:rsidRPr="00AF75ED" w:rsidDel="00AF75ED">
              <w:rPr>
                <w:rPrChange w:id="254" w:author="ilham.nur@office.ui.ac.id" w:date="2023-01-17T21:41:00Z">
                  <w:rPr>
                    <w:rStyle w:val="Hyperlink"/>
                    <w:noProof/>
                  </w:rPr>
                </w:rPrChange>
              </w:rPr>
              <w:delText>Tujuan Penelitian</w:delText>
            </w:r>
            <w:r w:rsidDel="00AF75ED">
              <w:rPr>
                <w:noProof/>
                <w:webHidden/>
              </w:rPr>
              <w:tab/>
              <w:delText>16</w:delText>
            </w:r>
          </w:del>
        </w:p>
        <w:p w14:paraId="2AF86335" w14:textId="0F47E4A2" w:rsidR="00987C24" w:rsidDel="00AF75ED" w:rsidRDefault="00987C24">
          <w:pPr>
            <w:pStyle w:val="TOC2"/>
            <w:tabs>
              <w:tab w:val="left" w:pos="880"/>
              <w:tab w:val="right" w:leader="dot" w:pos="8494"/>
            </w:tabs>
            <w:rPr>
              <w:del w:id="255" w:author="ilham.nur@office.ui.ac.id" w:date="2023-01-17T21:41:00Z"/>
              <w:rFonts w:asciiTheme="minorHAnsi" w:hAnsiTheme="minorHAnsi" w:cstheme="minorBidi"/>
              <w:noProof/>
              <w:sz w:val="22"/>
            </w:rPr>
          </w:pPr>
          <w:del w:id="256" w:author="ilham.nur@office.ui.ac.id" w:date="2023-01-17T21:41:00Z">
            <w:r w:rsidRPr="00AF75ED" w:rsidDel="00AF75ED">
              <w:rPr>
                <w:rPrChange w:id="257" w:author="ilham.nur@office.ui.ac.id" w:date="2023-01-17T21:41:00Z">
                  <w:rPr>
                    <w:rStyle w:val="Hyperlink"/>
                    <w:noProof/>
                  </w:rPr>
                </w:rPrChange>
              </w:rPr>
              <w:delText>1.6</w:delText>
            </w:r>
            <w:r w:rsidDel="00AF75ED">
              <w:rPr>
                <w:rFonts w:asciiTheme="minorHAnsi" w:hAnsiTheme="minorHAnsi" w:cstheme="minorBidi"/>
                <w:noProof/>
                <w:sz w:val="22"/>
              </w:rPr>
              <w:tab/>
            </w:r>
            <w:r w:rsidRPr="00AF75ED" w:rsidDel="00AF75ED">
              <w:rPr>
                <w:rPrChange w:id="258" w:author="ilham.nur@office.ui.ac.id" w:date="2023-01-17T21:41:00Z">
                  <w:rPr>
                    <w:rStyle w:val="Hyperlink"/>
                    <w:noProof/>
                  </w:rPr>
                </w:rPrChange>
              </w:rPr>
              <w:delText>Manfaat Penelitian</w:delText>
            </w:r>
            <w:r w:rsidDel="00AF75ED">
              <w:rPr>
                <w:noProof/>
                <w:webHidden/>
              </w:rPr>
              <w:tab/>
              <w:delText>16</w:delText>
            </w:r>
          </w:del>
        </w:p>
        <w:p w14:paraId="1602C385" w14:textId="07D81D8B" w:rsidR="00987C24" w:rsidDel="00AF75ED" w:rsidRDefault="00987C24">
          <w:pPr>
            <w:pStyle w:val="TOC2"/>
            <w:tabs>
              <w:tab w:val="left" w:pos="880"/>
              <w:tab w:val="right" w:leader="dot" w:pos="8494"/>
            </w:tabs>
            <w:rPr>
              <w:del w:id="259" w:author="ilham.nur@office.ui.ac.id" w:date="2023-01-17T21:41:00Z"/>
              <w:rFonts w:asciiTheme="minorHAnsi" w:hAnsiTheme="minorHAnsi" w:cstheme="minorBidi"/>
              <w:noProof/>
              <w:sz w:val="22"/>
            </w:rPr>
          </w:pPr>
          <w:del w:id="260" w:author="ilham.nur@office.ui.ac.id" w:date="2023-01-17T21:41:00Z">
            <w:r w:rsidRPr="00AF75ED" w:rsidDel="00AF75ED">
              <w:rPr>
                <w:rPrChange w:id="261" w:author="ilham.nur@office.ui.ac.id" w:date="2023-01-17T21:41:00Z">
                  <w:rPr>
                    <w:rStyle w:val="Hyperlink"/>
                    <w:noProof/>
                  </w:rPr>
                </w:rPrChange>
              </w:rPr>
              <w:delText>1.7</w:delText>
            </w:r>
            <w:r w:rsidDel="00AF75ED">
              <w:rPr>
                <w:rFonts w:asciiTheme="minorHAnsi" w:hAnsiTheme="minorHAnsi" w:cstheme="minorBidi"/>
                <w:noProof/>
                <w:sz w:val="22"/>
              </w:rPr>
              <w:tab/>
            </w:r>
            <w:r w:rsidRPr="00AF75ED" w:rsidDel="00AF75ED">
              <w:rPr>
                <w:rPrChange w:id="262" w:author="ilham.nur@office.ui.ac.id" w:date="2023-01-17T21:41:00Z">
                  <w:rPr>
                    <w:rStyle w:val="Hyperlink"/>
                    <w:noProof/>
                  </w:rPr>
                </w:rPrChange>
              </w:rPr>
              <w:delText>Batasan Penelitian</w:delText>
            </w:r>
            <w:r w:rsidDel="00AF75ED">
              <w:rPr>
                <w:noProof/>
                <w:webHidden/>
              </w:rPr>
              <w:tab/>
              <w:delText>16</w:delText>
            </w:r>
          </w:del>
        </w:p>
        <w:p w14:paraId="031381F0" w14:textId="1F2DB481" w:rsidR="00987C24" w:rsidDel="00AF75ED" w:rsidRDefault="00987C24">
          <w:pPr>
            <w:pStyle w:val="TOC2"/>
            <w:tabs>
              <w:tab w:val="left" w:pos="880"/>
              <w:tab w:val="right" w:leader="dot" w:pos="8494"/>
            </w:tabs>
            <w:rPr>
              <w:del w:id="263" w:author="ilham.nur@office.ui.ac.id" w:date="2023-01-17T21:41:00Z"/>
              <w:rFonts w:asciiTheme="minorHAnsi" w:hAnsiTheme="minorHAnsi" w:cstheme="minorBidi"/>
              <w:noProof/>
              <w:sz w:val="22"/>
            </w:rPr>
          </w:pPr>
          <w:del w:id="264" w:author="ilham.nur@office.ui.ac.id" w:date="2023-01-17T21:41:00Z">
            <w:r w:rsidRPr="00AF75ED" w:rsidDel="00AF75ED">
              <w:rPr>
                <w:rPrChange w:id="265" w:author="ilham.nur@office.ui.ac.id" w:date="2023-01-17T21:41:00Z">
                  <w:rPr>
                    <w:rStyle w:val="Hyperlink"/>
                    <w:noProof/>
                  </w:rPr>
                </w:rPrChange>
              </w:rPr>
              <w:delText>1.8</w:delText>
            </w:r>
            <w:r w:rsidDel="00AF75ED">
              <w:rPr>
                <w:rFonts w:asciiTheme="minorHAnsi" w:hAnsiTheme="minorHAnsi" w:cstheme="minorBidi"/>
                <w:noProof/>
                <w:sz w:val="22"/>
              </w:rPr>
              <w:tab/>
            </w:r>
            <w:r w:rsidRPr="00AF75ED" w:rsidDel="00AF75ED">
              <w:rPr>
                <w:rPrChange w:id="266" w:author="ilham.nur@office.ui.ac.id" w:date="2023-01-17T21:41:00Z">
                  <w:rPr>
                    <w:rStyle w:val="Hyperlink"/>
                    <w:noProof/>
                  </w:rPr>
                </w:rPrChange>
              </w:rPr>
              <w:delText>Ringkasan Metodologi Penelitian</w:delText>
            </w:r>
            <w:r w:rsidDel="00AF75ED">
              <w:rPr>
                <w:noProof/>
                <w:webHidden/>
              </w:rPr>
              <w:tab/>
              <w:delText>17</w:delText>
            </w:r>
          </w:del>
        </w:p>
        <w:p w14:paraId="1E6C85A4" w14:textId="54D57BB3" w:rsidR="00987C24" w:rsidDel="00AF75ED" w:rsidRDefault="00987C24">
          <w:pPr>
            <w:pStyle w:val="TOC1"/>
            <w:tabs>
              <w:tab w:val="left" w:pos="1100"/>
            </w:tabs>
            <w:rPr>
              <w:del w:id="267" w:author="ilham.nur@office.ui.ac.id" w:date="2023-01-17T21:41:00Z"/>
              <w:rFonts w:asciiTheme="minorHAnsi" w:hAnsiTheme="minorHAnsi" w:cstheme="minorBidi"/>
              <w:b w:val="0"/>
              <w:noProof/>
              <w:sz w:val="22"/>
            </w:rPr>
          </w:pPr>
          <w:del w:id="268" w:author="ilham.nur@office.ui.ac.id" w:date="2023-01-17T21:41:00Z">
            <w:r w:rsidRPr="00AF75ED" w:rsidDel="00AF75ED">
              <w:rPr>
                <w:rPrChange w:id="269" w:author="ilham.nur@office.ui.ac.id" w:date="2023-01-17T21:41:00Z">
                  <w:rPr>
                    <w:rStyle w:val="Hyperlink"/>
                    <w:b w:val="0"/>
                    <w:noProof/>
                  </w:rPr>
                </w:rPrChange>
              </w:rPr>
              <w:delText>BAB 2</w:delText>
            </w:r>
            <w:r w:rsidDel="00AF75ED">
              <w:rPr>
                <w:rFonts w:asciiTheme="minorHAnsi" w:hAnsiTheme="minorHAnsi" w:cstheme="minorBidi"/>
                <w:b w:val="0"/>
                <w:noProof/>
                <w:sz w:val="22"/>
              </w:rPr>
              <w:tab/>
            </w:r>
            <w:r w:rsidRPr="00AF75ED" w:rsidDel="00AF75ED">
              <w:rPr>
                <w:rPrChange w:id="270" w:author="ilham.nur@office.ui.ac.id" w:date="2023-01-17T21:41:00Z">
                  <w:rPr>
                    <w:rStyle w:val="Hyperlink"/>
                    <w:b w:val="0"/>
                    <w:noProof/>
                  </w:rPr>
                </w:rPrChange>
              </w:rPr>
              <w:delText>TINJAUAN PUSTAKA</w:delText>
            </w:r>
            <w:r w:rsidDel="00AF75ED">
              <w:rPr>
                <w:noProof/>
                <w:webHidden/>
              </w:rPr>
              <w:tab/>
              <w:delText>19</w:delText>
            </w:r>
          </w:del>
        </w:p>
        <w:p w14:paraId="444FB9ED" w14:textId="57633466" w:rsidR="00987C24" w:rsidDel="00AF75ED" w:rsidRDefault="00987C24">
          <w:pPr>
            <w:pStyle w:val="TOC2"/>
            <w:tabs>
              <w:tab w:val="left" w:pos="880"/>
              <w:tab w:val="right" w:leader="dot" w:pos="8494"/>
            </w:tabs>
            <w:rPr>
              <w:del w:id="271" w:author="ilham.nur@office.ui.ac.id" w:date="2023-01-17T21:41:00Z"/>
              <w:rFonts w:asciiTheme="minorHAnsi" w:hAnsiTheme="minorHAnsi" w:cstheme="minorBidi"/>
              <w:noProof/>
              <w:sz w:val="22"/>
            </w:rPr>
          </w:pPr>
          <w:del w:id="272" w:author="ilham.nur@office.ui.ac.id" w:date="2023-01-17T21:41:00Z">
            <w:r w:rsidRPr="00AF75ED" w:rsidDel="00AF75ED">
              <w:rPr>
                <w:rPrChange w:id="273" w:author="ilham.nur@office.ui.ac.id" w:date="2023-01-17T21:41:00Z">
                  <w:rPr>
                    <w:rStyle w:val="Hyperlink"/>
                    <w:noProof/>
                  </w:rPr>
                </w:rPrChange>
              </w:rPr>
              <w:delText>2.1</w:delText>
            </w:r>
            <w:r w:rsidDel="00AF75ED">
              <w:rPr>
                <w:rFonts w:asciiTheme="minorHAnsi" w:hAnsiTheme="minorHAnsi" w:cstheme="minorBidi"/>
                <w:noProof/>
                <w:sz w:val="22"/>
              </w:rPr>
              <w:tab/>
            </w:r>
            <w:r w:rsidRPr="00AF75ED" w:rsidDel="00AF75ED">
              <w:rPr>
                <w:rPrChange w:id="274" w:author="ilham.nur@office.ui.ac.id" w:date="2023-01-17T21:41:00Z">
                  <w:rPr>
                    <w:rStyle w:val="Hyperlink"/>
                    <w:noProof/>
                  </w:rPr>
                </w:rPrChange>
              </w:rPr>
              <w:delText>Transformasi Digital pada Industri Teknologi Informasi</w:delText>
            </w:r>
            <w:r w:rsidDel="00AF75ED">
              <w:rPr>
                <w:noProof/>
                <w:webHidden/>
              </w:rPr>
              <w:tab/>
              <w:delText>19</w:delText>
            </w:r>
          </w:del>
        </w:p>
        <w:p w14:paraId="419C7F4E" w14:textId="4ECBF022" w:rsidR="00987C24" w:rsidDel="00AF75ED" w:rsidRDefault="00987C24">
          <w:pPr>
            <w:pStyle w:val="TOC3"/>
            <w:rPr>
              <w:del w:id="275" w:author="ilham.nur@office.ui.ac.id" w:date="2023-01-17T21:41:00Z"/>
              <w:rFonts w:asciiTheme="minorHAnsi" w:hAnsiTheme="minorHAnsi" w:cstheme="minorBidi"/>
              <w:noProof/>
              <w:sz w:val="22"/>
            </w:rPr>
          </w:pPr>
          <w:del w:id="276" w:author="ilham.nur@office.ui.ac.id" w:date="2023-01-17T21:41:00Z">
            <w:r w:rsidRPr="00AF75ED" w:rsidDel="00AF75ED">
              <w:rPr>
                <w:rPrChange w:id="277" w:author="ilham.nur@office.ui.ac.id" w:date="2023-01-17T21:41:00Z">
                  <w:rPr>
                    <w:rStyle w:val="Hyperlink"/>
                    <w:noProof/>
                  </w:rPr>
                </w:rPrChange>
              </w:rPr>
              <w:delText>2.1.1</w:delText>
            </w:r>
            <w:r w:rsidDel="00AF75ED">
              <w:rPr>
                <w:rFonts w:asciiTheme="minorHAnsi" w:hAnsiTheme="minorHAnsi" w:cstheme="minorBidi"/>
                <w:noProof/>
                <w:sz w:val="22"/>
              </w:rPr>
              <w:tab/>
            </w:r>
            <w:r w:rsidRPr="00AF75ED" w:rsidDel="00AF75ED">
              <w:rPr>
                <w:rPrChange w:id="278" w:author="ilham.nur@office.ui.ac.id" w:date="2023-01-17T21:41:00Z">
                  <w:rPr>
                    <w:rStyle w:val="Hyperlink"/>
                    <w:noProof/>
                  </w:rPr>
                </w:rPrChange>
              </w:rPr>
              <w:delText>Manfaat Transformasi Digital</w:delText>
            </w:r>
            <w:r w:rsidDel="00AF75ED">
              <w:rPr>
                <w:noProof/>
                <w:webHidden/>
              </w:rPr>
              <w:tab/>
              <w:delText>19</w:delText>
            </w:r>
          </w:del>
        </w:p>
        <w:p w14:paraId="2BCCB4BF" w14:textId="18BE8CAC" w:rsidR="00987C24" w:rsidDel="00AF75ED" w:rsidRDefault="00987C24">
          <w:pPr>
            <w:pStyle w:val="TOC3"/>
            <w:rPr>
              <w:del w:id="279" w:author="ilham.nur@office.ui.ac.id" w:date="2023-01-17T21:41:00Z"/>
              <w:rFonts w:asciiTheme="minorHAnsi" w:hAnsiTheme="minorHAnsi" w:cstheme="minorBidi"/>
              <w:noProof/>
              <w:sz w:val="22"/>
            </w:rPr>
          </w:pPr>
          <w:del w:id="280" w:author="ilham.nur@office.ui.ac.id" w:date="2023-01-17T21:41:00Z">
            <w:r w:rsidRPr="00AF75ED" w:rsidDel="00AF75ED">
              <w:rPr>
                <w:rPrChange w:id="281" w:author="ilham.nur@office.ui.ac.id" w:date="2023-01-17T21:41:00Z">
                  <w:rPr>
                    <w:rStyle w:val="Hyperlink"/>
                    <w:noProof/>
                  </w:rPr>
                </w:rPrChange>
              </w:rPr>
              <w:delText>2.1.2</w:delText>
            </w:r>
            <w:r w:rsidDel="00AF75ED">
              <w:rPr>
                <w:rFonts w:asciiTheme="minorHAnsi" w:hAnsiTheme="minorHAnsi" w:cstheme="minorBidi"/>
                <w:noProof/>
                <w:sz w:val="22"/>
              </w:rPr>
              <w:tab/>
            </w:r>
            <w:r w:rsidRPr="00AF75ED" w:rsidDel="00AF75ED">
              <w:rPr>
                <w:rPrChange w:id="282" w:author="ilham.nur@office.ui.ac.id" w:date="2023-01-17T21:41:00Z">
                  <w:rPr>
                    <w:rStyle w:val="Hyperlink"/>
                    <w:noProof/>
                  </w:rPr>
                </w:rPrChange>
              </w:rPr>
              <w:delText>Kekurangan Transformasi Digital</w:delText>
            </w:r>
            <w:r w:rsidDel="00AF75ED">
              <w:rPr>
                <w:noProof/>
                <w:webHidden/>
              </w:rPr>
              <w:tab/>
              <w:delText>19</w:delText>
            </w:r>
          </w:del>
        </w:p>
        <w:p w14:paraId="673EBBF5" w14:textId="3897C418" w:rsidR="00987C24" w:rsidDel="00AF75ED" w:rsidRDefault="00987C24">
          <w:pPr>
            <w:pStyle w:val="TOC2"/>
            <w:tabs>
              <w:tab w:val="left" w:pos="880"/>
              <w:tab w:val="right" w:leader="dot" w:pos="8494"/>
            </w:tabs>
            <w:rPr>
              <w:del w:id="283" w:author="ilham.nur@office.ui.ac.id" w:date="2023-01-17T21:41:00Z"/>
              <w:rFonts w:asciiTheme="minorHAnsi" w:hAnsiTheme="minorHAnsi" w:cstheme="minorBidi"/>
              <w:noProof/>
              <w:sz w:val="22"/>
            </w:rPr>
          </w:pPr>
          <w:del w:id="284" w:author="ilham.nur@office.ui.ac.id" w:date="2023-01-17T21:41:00Z">
            <w:r w:rsidRPr="00AF75ED" w:rsidDel="00AF75ED">
              <w:rPr>
                <w:rPrChange w:id="285" w:author="ilham.nur@office.ui.ac.id" w:date="2023-01-17T21:41:00Z">
                  <w:rPr>
                    <w:rStyle w:val="Hyperlink"/>
                    <w:noProof/>
                  </w:rPr>
                </w:rPrChange>
              </w:rPr>
              <w:delText>2.2</w:delText>
            </w:r>
            <w:r w:rsidDel="00AF75ED">
              <w:rPr>
                <w:rFonts w:asciiTheme="minorHAnsi" w:hAnsiTheme="minorHAnsi" w:cstheme="minorBidi"/>
                <w:noProof/>
                <w:sz w:val="22"/>
              </w:rPr>
              <w:tab/>
            </w:r>
            <w:r w:rsidRPr="00AF75ED" w:rsidDel="00AF75ED">
              <w:rPr>
                <w:rPrChange w:id="286" w:author="ilham.nur@office.ui.ac.id" w:date="2023-01-17T21:41:00Z">
                  <w:rPr>
                    <w:rStyle w:val="Hyperlink"/>
                    <w:noProof/>
                  </w:rPr>
                </w:rPrChange>
              </w:rPr>
              <w:delText>Manajemen Proyek</w:delText>
            </w:r>
            <w:r w:rsidDel="00AF75ED">
              <w:rPr>
                <w:noProof/>
                <w:webHidden/>
              </w:rPr>
              <w:tab/>
              <w:delText>20</w:delText>
            </w:r>
          </w:del>
        </w:p>
        <w:p w14:paraId="6CBD8529" w14:textId="7135ED2E" w:rsidR="00987C24" w:rsidDel="00AF75ED" w:rsidRDefault="00987C24">
          <w:pPr>
            <w:pStyle w:val="TOC2"/>
            <w:tabs>
              <w:tab w:val="left" w:pos="880"/>
              <w:tab w:val="right" w:leader="dot" w:pos="8494"/>
            </w:tabs>
            <w:rPr>
              <w:del w:id="287" w:author="ilham.nur@office.ui.ac.id" w:date="2023-01-17T21:41:00Z"/>
              <w:rFonts w:asciiTheme="minorHAnsi" w:hAnsiTheme="minorHAnsi" w:cstheme="minorBidi"/>
              <w:noProof/>
              <w:sz w:val="22"/>
            </w:rPr>
          </w:pPr>
          <w:del w:id="288" w:author="ilham.nur@office.ui.ac.id" w:date="2023-01-17T21:41:00Z">
            <w:r w:rsidRPr="00AF75ED" w:rsidDel="00AF75ED">
              <w:rPr>
                <w:rPrChange w:id="289" w:author="ilham.nur@office.ui.ac.id" w:date="2023-01-17T21:41:00Z">
                  <w:rPr>
                    <w:rStyle w:val="Hyperlink"/>
                    <w:noProof/>
                  </w:rPr>
                </w:rPrChange>
              </w:rPr>
              <w:delText>2.3</w:delText>
            </w:r>
            <w:r w:rsidDel="00AF75ED">
              <w:rPr>
                <w:rFonts w:asciiTheme="minorHAnsi" w:hAnsiTheme="minorHAnsi" w:cstheme="minorBidi"/>
                <w:noProof/>
                <w:sz w:val="22"/>
              </w:rPr>
              <w:tab/>
            </w:r>
            <w:r w:rsidRPr="00AF75ED" w:rsidDel="00AF75ED">
              <w:rPr>
                <w:rPrChange w:id="290" w:author="ilham.nur@office.ui.ac.id" w:date="2023-01-17T21:41:00Z">
                  <w:rPr>
                    <w:rStyle w:val="Hyperlink"/>
                    <w:noProof/>
                  </w:rPr>
                </w:rPrChange>
              </w:rPr>
              <w:delText>Pendekatan Manajemen Proyek</w:delText>
            </w:r>
            <w:r w:rsidDel="00AF75ED">
              <w:rPr>
                <w:noProof/>
                <w:webHidden/>
              </w:rPr>
              <w:tab/>
              <w:delText>21</w:delText>
            </w:r>
          </w:del>
        </w:p>
        <w:p w14:paraId="3DAA69F5" w14:textId="162DE526" w:rsidR="00987C24" w:rsidDel="00AF75ED" w:rsidRDefault="00987C24">
          <w:pPr>
            <w:pStyle w:val="TOC2"/>
            <w:tabs>
              <w:tab w:val="left" w:pos="880"/>
              <w:tab w:val="right" w:leader="dot" w:pos="8494"/>
            </w:tabs>
            <w:rPr>
              <w:del w:id="291" w:author="ilham.nur@office.ui.ac.id" w:date="2023-01-17T21:41:00Z"/>
              <w:rFonts w:asciiTheme="minorHAnsi" w:hAnsiTheme="minorHAnsi" w:cstheme="minorBidi"/>
              <w:noProof/>
              <w:sz w:val="22"/>
            </w:rPr>
          </w:pPr>
          <w:del w:id="292" w:author="ilham.nur@office.ui.ac.id" w:date="2023-01-17T21:41:00Z">
            <w:r w:rsidRPr="00AF75ED" w:rsidDel="00AF75ED">
              <w:rPr>
                <w:rPrChange w:id="293" w:author="ilham.nur@office.ui.ac.id" w:date="2023-01-17T21:41:00Z">
                  <w:rPr>
                    <w:rStyle w:val="Hyperlink"/>
                    <w:noProof/>
                  </w:rPr>
                </w:rPrChange>
              </w:rPr>
              <w:delText>2.4</w:delText>
            </w:r>
            <w:r w:rsidDel="00AF75ED">
              <w:rPr>
                <w:rFonts w:asciiTheme="minorHAnsi" w:hAnsiTheme="minorHAnsi" w:cstheme="minorBidi"/>
                <w:noProof/>
                <w:sz w:val="22"/>
              </w:rPr>
              <w:tab/>
            </w:r>
            <w:r w:rsidRPr="00AF75ED" w:rsidDel="00AF75ED">
              <w:rPr>
                <w:rPrChange w:id="294" w:author="ilham.nur@office.ui.ac.id" w:date="2023-01-17T21:41:00Z">
                  <w:rPr>
                    <w:rStyle w:val="Hyperlink"/>
                    <w:noProof/>
                  </w:rPr>
                </w:rPrChange>
              </w:rPr>
              <w:delText>Kriteria Kesuksesan Proyek</w:delText>
            </w:r>
            <w:r w:rsidDel="00AF75ED">
              <w:rPr>
                <w:noProof/>
                <w:webHidden/>
              </w:rPr>
              <w:tab/>
              <w:delText>23</w:delText>
            </w:r>
          </w:del>
        </w:p>
        <w:p w14:paraId="4DAFC3C7" w14:textId="1B79A490" w:rsidR="00987C24" w:rsidDel="00AF75ED" w:rsidRDefault="00987C24">
          <w:pPr>
            <w:pStyle w:val="TOC2"/>
            <w:tabs>
              <w:tab w:val="left" w:pos="880"/>
              <w:tab w:val="right" w:leader="dot" w:pos="8494"/>
            </w:tabs>
            <w:rPr>
              <w:del w:id="295" w:author="ilham.nur@office.ui.ac.id" w:date="2023-01-17T21:41:00Z"/>
              <w:rFonts w:asciiTheme="minorHAnsi" w:hAnsiTheme="minorHAnsi" w:cstheme="minorBidi"/>
              <w:noProof/>
              <w:sz w:val="22"/>
            </w:rPr>
          </w:pPr>
          <w:del w:id="296" w:author="ilham.nur@office.ui.ac.id" w:date="2023-01-17T21:41:00Z">
            <w:r w:rsidRPr="00AF75ED" w:rsidDel="00AF75ED">
              <w:rPr>
                <w:rPrChange w:id="297" w:author="ilham.nur@office.ui.ac.id" w:date="2023-01-17T21:41:00Z">
                  <w:rPr>
                    <w:rStyle w:val="Hyperlink"/>
                    <w:noProof/>
                  </w:rPr>
                </w:rPrChange>
              </w:rPr>
              <w:delText>2.5</w:delText>
            </w:r>
            <w:r w:rsidDel="00AF75ED">
              <w:rPr>
                <w:rFonts w:asciiTheme="minorHAnsi" w:hAnsiTheme="minorHAnsi" w:cstheme="minorBidi"/>
                <w:noProof/>
                <w:sz w:val="22"/>
              </w:rPr>
              <w:tab/>
            </w:r>
            <w:r w:rsidRPr="00AF75ED" w:rsidDel="00AF75ED">
              <w:rPr>
                <w:rPrChange w:id="298" w:author="ilham.nur@office.ui.ac.id" w:date="2023-01-17T21:41:00Z">
                  <w:rPr>
                    <w:rStyle w:val="Hyperlink"/>
                    <w:noProof/>
                  </w:rPr>
                </w:rPrChange>
              </w:rPr>
              <w:delText>Sistem Informasi Manajemen Proyek</w:delText>
            </w:r>
            <w:r w:rsidDel="00AF75ED">
              <w:rPr>
                <w:noProof/>
                <w:webHidden/>
              </w:rPr>
              <w:tab/>
              <w:delText>23</w:delText>
            </w:r>
          </w:del>
        </w:p>
        <w:p w14:paraId="6AF69915" w14:textId="01031C3E" w:rsidR="00987C24" w:rsidDel="00AF75ED" w:rsidRDefault="00987C24">
          <w:pPr>
            <w:pStyle w:val="TOC3"/>
            <w:rPr>
              <w:del w:id="299" w:author="ilham.nur@office.ui.ac.id" w:date="2023-01-17T21:41:00Z"/>
              <w:rFonts w:asciiTheme="minorHAnsi" w:hAnsiTheme="minorHAnsi" w:cstheme="minorBidi"/>
              <w:noProof/>
              <w:sz w:val="22"/>
            </w:rPr>
          </w:pPr>
          <w:del w:id="300" w:author="ilham.nur@office.ui.ac.id" w:date="2023-01-17T21:41:00Z">
            <w:r w:rsidRPr="00AF75ED" w:rsidDel="00AF75ED">
              <w:rPr>
                <w:rPrChange w:id="301" w:author="ilham.nur@office.ui.ac.id" w:date="2023-01-17T21:41:00Z">
                  <w:rPr>
                    <w:rStyle w:val="Hyperlink"/>
                    <w:noProof/>
                  </w:rPr>
                </w:rPrChange>
              </w:rPr>
              <w:delText>2.5.1</w:delText>
            </w:r>
            <w:r w:rsidDel="00AF75ED">
              <w:rPr>
                <w:rFonts w:asciiTheme="minorHAnsi" w:hAnsiTheme="minorHAnsi" w:cstheme="minorBidi"/>
                <w:noProof/>
                <w:sz w:val="22"/>
              </w:rPr>
              <w:tab/>
            </w:r>
            <w:r w:rsidRPr="00AF75ED" w:rsidDel="00AF75ED">
              <w:rPr>
                <w:rPrChange w:id="302" w:author="ilham.nur@office.ui.ac.id" w:date="2023-01-17T21:41:00Z">
                  <w:rPr>
                    <w:rStyle w:val="Hyperlink"/>
                    <w:noProof/>
                  </w:rPr>
                </w:rPrChange>
              </w:rPr>
              <w:delText>Pengolahan Jadwal</w:delText>
            </w:r>
            <w:r w:rsidDel="00AF75ED">
              <w:rPr>
                <w:noProof/>
                <w:webHidden/>
              </w:rPr>
              <w:tab/>
              <w:delText>25</w:delText>
            </w:r>
          </w:del>
        </w:p>
        <w:p w14:paraId="115BBB22" w14:textId="33F4800C" w:rsidR="00987C24" w:rsidDel="00AF75ED" w:rsidRDefault="00987C24">
          <w:pPr>
            <w:pStyle w:val="TOC3"/>
            <w:rPr>
              <w:del w:id="303" w:author="ilham.nur@office.ui.ac.id" w:date="2023-01-17T21:41:00Z"/>
              <w:rFonts w:asciiTheme="minorHAnsi" w:hAnsiTheme="minorHAnsi" w:cstheme="minorBidi"/>
              <w:noProof/>
              <w:sz w:val="22"/>
            </w:rPr>
          </w:pPr>
          <w:del w:id="304" w:author="ilham.nur@office.ui.ac.id" w:date="2023-01-17T21:41:00Z">
            <w:r w:rsidRPr="00AF75ED" w:rsidDel="00AF75ED">
              <w:rPr>
                <w:rPrChange w:id="305" w:author="ilham.nur@office.ui.ac.id" w:date="2023-01-17T21:41:00Z">
                  <w:rPr>
                    <w:rStyle w:val="Hyperlink"/>
                    <w:noProof/>
                  </w:rPr>
                </w:rPrChange>
              </w:rPr>
              <w:delText>2.5.2</w:delText>
            </w:r>
            <w:r w:rsidDel="00AF75ED">
              <w:rPr>
                <w:rFonts w:asciiTheme="minorHAnsi" w:hAnsiTheme="minorHAnsi" w:cstheme="minorBidi"/>
                <w:noProof/>
                <w:sz w:val="22"/>
              </w:rPr>
              <w:tab/>
            </w:r>
            <w:r w:rsidRPr="00AF75ED" w:rsidDel="00AF75ED">
              <w:rPr>
                <w:rPrChange w:id="306" w:author="ilham.nur@office.ui.ac.id" w:date="2023-01-17T21:41:00Z">
                  <w:rPr>
                    <w:rStyle w:val="Hyperlink"/>
                    <w:noProof/>
                  </w:rPr>
                </w:rPrChange>
              </w:rPr>
              <w:delText>Pengendali Pengeluaran Proyek</w:delText>
            </w:r>
            <w:r w:rsidDel="00AF75ED">
              <w:rPr>
                <w:noProof/>
                <w:webHidden/>
              </w:rPr>
              <w:tab/>
              <w:delText>26</w:delText>
            </w:r>
          </w:del>
        </w:p>
        <w:p w14:paraId="0726CE9D" w14:textId="4266E48B" w:rsidR="00987C24" w:rsidDel="00AF75ED" w:rsidRDefault="00987C24">
          <w:pPr>
            <w:pStyle w:val="TOC3"/>
            <w:rPr>
              <w:del w:id="307" w:author="ilham.nur@office.ui.ac.id" w:date="2023-01-17T21:41:00Z"/>
              <w:rFonts w:asciiTheme="minorHAnsi" w:hAnsiTheme="minorHAnsi" w:cstheme="minorBidi"/>
              <w:noProof/>
              <w:sz w:val="22"/>
            </w:rPr>
          </w:pPr>
          <w:del w:id="308" w:author="ilham.nur@office.ui.ac.id" w:date="2023-01-17T21:41:00Z">
            <w:r w:rsidRPr="00AF75ED" w:rsidDel="00AF75ED">
              <w:rPr>
                <w:rPrChange w:id="309" w:author="ilham.nur@office.ui.ac.id" w:date="2023-01-17T21:41:00Z">
                  <w:rPr>
                    <w:rStyle w:val="Hyperlink"/>
                    <w:noProof/>
                  </w:rPr>
                </w:rPrChange>
              </w:rPr>
              <w:delText>2.5.3</w:delText>
            </w:r>
            <w:r w:rsidDel="00AF75ED">
              <w:rPr>
                <w:rFonts w:asciiTheme="minorHAnsi" w:hAnsiTheme="minorHAnsi" w:cstheme="minorBidi"/>
                <w:noProof/>
                <w:sz w:val="22"/>
              </w:rPr>
              <w:tab/>
            </w:r>
            <w:r w:rsidRPr="00AF75ED" w:rsidDel="00AF75ED">
              <w:rPr>
                <w:rPrChange w:id="310" w:author="ilham.nur@office.ui.ac.id" w:date="2023-01-17T21:41:00Z">
                  <w:rPr>
                    <w:rStyle w:val="Hyperlink"/>
                    <w:noProof/>
                  </w:rPr>
                </w:rPrChange>
              </w:rPr>
              <w:delText>Sistem Pengendali Sumber Daya Proyek</w:delText>
            </w:r>
            <w:r w:rsidDel="00AF75ED">
              <w:rPr>
                <w:noProof/>
                <w:webHidden/>
              </w:rPr>
              <w:tab/>
              <w:delText>26</w:delText>
            </w:r>
          </w:del>
        </w:p>
        <w:p w14:paraId="76D1068B" w14:textId="7E4793D2" w:rsidR="00987C24" w:rsidDel="00AF75ED" w:rsidRDefault="00987C24">
          <w:pPr>
            <w:pStyle w:val="TOC3"/>
            <w:rPr>
              <w:del w:id="311" w:author="ilham.nur@office.ui.ac.id" w:date="2023-01-17T21:41:00Z"/>
              <w:rFonts w:asciiTheme="minorHAnsi" w:hAnsiTheme="minorHAnsi" w:cstheme="minorBidi"/>
              <w:noProof/>
              <w:sz w:val="22"/>
            </w:rPr>
          </w:pPr>
          <w:del w:id="312" w:author="ilham.nur@office.ui.ac.id" w:date="2023-01-17T21:41:00Z">
            <w:r w:rsidRPr="00AF75ED" w:rsidDel="00AF75ED">
              <w:rPr>
                <w:rPrChange w:id="313" w:author="ilham.nur@office.ui.ac.id" w:date="2023-01-17T21:41:00Z">
                  <w:rPr>
                    <w:rStyle w:val="Hyperlink"/>
                    <w:noProof/>
                  </w:rPr>
                </w:rPrChange>
              </w:rPr>
              <w:delText>2.5.4</w:delText>
            </w:r>
            <w:r w:rsidDel="00AF75ED">
              <w:rPr>
                <w:rFonts w:asciiTheme="minorHAnsi" w:hAnsiTheme="minorHAnsi" w:cstheme="minorBidi"/>
                <w:noProof/>
                <w:sz w:val="22"/>
              </w:rPr>
              <w:tab/>
            </w:r>
            <w:r w:rsidRPr="00AF75ED" w:rsidDel="00AF75ED">
              <w:rPr>
                <w:rPrChange w:id="314" w:author="ilham.nur@office.ui.ac.id" w:date="2023-01-17T21:41:00Z">
                  <w:rPr>
                    <w:rStyle w:val="Hyperlink"/>
                    <w:noProof/>
                  </w:rPr>
                </w:rPrChange>
              </w:rPr>
              <w:delText>Sistem Kontrol Dokumen Proyek</w:delText>
            </w:r>
            <w:r w:rsidDel="00AF75ED">
              <w:rPr>
                <w:noProof/>
                <w:webHidden/>
              </w:rPr>
              <w:tab/>
              <w:delText>27</w:delText>
            </w:r>
          </w:del>
        </w:p>
        <w:p w14:paraId="4BF4F476" w14:textId="06A9E065" w:rsidR="00987C24" w:rsidDel="00AF75ED" w:rsidRDefault="00987C24">
          <w:pPr>
            <w:pStyle w:val="TOC2"/>
            <w:tabs>
              <w:tab w:val="left" w:pos="880"/>
              <w:tab w:val="right" w:leader="dot" w:pos="8494"/>
            </w:tabs>
            <w:rPr>
              <w:del w:id="315" w:author="ilham.nur@office.ui.ac.id" w:date="2023-01-17T21:41:00Z"/>
              <w:rFonts w:asciiTheme="minorHAnsi" w:hAnsiTheme="minorHAnsi" w:cstheme="minorBidi"/>
              <w:noProof/>
              <w:sz w:val="22"/>
            </w:rPr>
          </w:pPr>
          <w:del w:id="316" w:author="ilham.nur@office.ui.ac.id" w:date="2023-01-17T21:41:00Z">
            <w:r w:rsidRPr="00AF75ED" w:rsidDel="00AF75ED">
              <w:rPr>
                <w:rPrChange w:id="317" w:author="ilham.nur@office.ui.ac.id" w:date="2023-01-17T21:41:00Z">
                  <w:rPr>
                    <w:rStyle w:val="Hyperlink"/>
                    <w:noProof/>
                  </w:rPr>
                </w:rPrChange>
              </w:rPr>
              <w:delText>2.6</w:delText>
            </w:r>
            <w:r w:rsidDel="00AF75ED">
              <w:rPr>
                <w:rFonts w:asciiTheme="minorHAnsi" w:hAnsiTheme="minorHAnsi" w:cstheme="minorBidi"/>
                <w:noProof/>
                <w:sz w:val="22"/>
              </w:rPr>
              <w:tab/>
            </w:r>
            <w:r w:rsidRPr="00AF75ED" w:rsidDel="00AF75ED">
              <w:rPr>
                <w:rPrChange w:id="318" w:author="ilham.nur@office.ui.ac.id" w:date="2023-01-17T21:41:00Z">
                  <w:rPr>
                    <w:rStyle w:val="Hyperlink"/>
                    <w:i/>
                    <w:iCs/>
                    <w:noProof/>
                  </w:rPr>
                </w:rPrChange>
              </w:rPr>
              <w:delText>Enterprise Architecture</w:delText>
            </w:r>
            <w:r w:rsidDel="00AF75ED">
              <w:rPr>
                <w:noProof/>
                <w:webHidden/>
              </w:rPr>
              <w:tab/>
              <w:delText>28</w:delText>
            </w:r>
          </w:del>
        </w:p>
        <w:p w14:paraId="0F533759" w14:textId="789E1C44" w:rsidR="00987C24" w:rsidDel="00AF75ED" w:rsidRDefault="00987C24">
          <w:pPr>
            <w:pStyle w:val="TOC3"/>
            <w:rPr>
              <w:del w:id="319" w:author="ilham.nur@office.ui.ac.id" w:date="2023-01-17T21:41:00Z"/>
              <w:rFonts w:asciiTheme="minorHAnsi" w:hAnsiTheme="minorHAnsi" w:cstheme="minorBidi"/>
              <w:noProof/>
              <w:sz w:val="22"/>
            </w:rPr>
          </w:pPr>
          <w:del w:id="320" w:author="ilham.nur@office.ui.ac.id" w:date="2023-01-17T21:41:00Z">
            <w:r w:rsidRPr="00AF75ED" w:rsidDel="00AF75ED">
              <w:rPr>
                <w:rPrChange w:id="321" w:author="ilham.nur@office.ui.ac.id" w:date="2023-01-17T21:41:00Z">
                  <w:rPr>
                    <w:rStyle w:val="Hyperlink"/>
                    <w:i/>
                    <w:iCs/>
                    <w:noProof/>
                  </w:rPr>
                </w:rPrChange>
              </w:rPr>
              <w:delText>2.6.1</w:delText>
            </w:r>
            <w:r w:rsidDel="00AF75ED">
              <w:rPr>
                <w:rFonts w:asciiTheme="minorHAnsi" w:hAnsiTheme="minorHAnsi" w:cstheme="minorBidi"/>
                <w:noProof/>
                <w:sz w:val="22"/>
              </w:rPr>
              <w:tab/>
            </w:r>
            <w:r w:rsidRPr="00AF75ED" w:rsidDel="00AF75ED">
              <w:rPr>
                <w:rPrChange w:id="322" w:author="ilham.nur@office.ui.ac.id" w:date="2023-01-17T21:41:00Z">
                  <w:rPr>
                    <w:rStyle w:val="Hyperlink"/>
                    <w:i/>
                    <w:iCs/>
                    <w:noProof/>
                  </w:rPr>
                </w:rPrChange>
              </w:rPr>
              <w:delText>Zachman Framework</w:delText>
            </w:r>
            <w:r w:rsidDel="00AF75ED">
              <w:rPr>
                <w:noProof/>
                <w:webHidden/>
              </w:rPr>
              <w:tab/>
              <w:delText>29</w:delText>
            </w:r>
          </w:del>
        </w:p>
        <w:p w14:paraId="067F1B11" w14:textId="0C5BBFBB" w:rsidR="00987C24" w:rsidDel="00AF75ED" w:rsidRDefault="00987C24">
          <w:pPr>
            <w:pStyle w:val="TOC3"/>
            <w:rPr>
              <w:del w:id="323" w:author="ilham.nur@office.ui.ac.id" w:date="2023-01-17T21:41:00Z"/>
              <w:rFonts w:asciiTheme="minorHAnsi" w:hAnsiTheme="minorHAnsi" w:cstheme="minorBidi"/>
              <w:noProof/>
              <w:sz w:val="22"/>
            </w:rPr>
          </w:pPr>
          <w:del w:id="324" w:author="ilham.nur@office.ui.ac.id" w:date="2023-01-17T21:41:00Z">
            <w:r w:rsidRPr="00AF75ED" w:rsidDel="00AF75ED">
              <w:rPr>
                <w:rPrChange w:id="325" w:author="ilham.nur@office.ui.ac.id" w:date="2023-01-17T21:41:00Z">
                  <w:rPr>
                    <w:rStyle w:val="Hyperlink"/>
                    <w:i/>
                    <w:iCs/>
                    <w:noProof/>
                  </w:rPr>
                </w:rPrChange>
              </w:rPr>
              <w:delText>2.6.2</w:delText>
            </w:r>
            <w:r w:rsidDel="00AF75ED">
              <w:rPr>
                <w:rFonts w:asciiTheme="minorHAnsi" w:hAnsiTheme="minorHAnsi" w:cstheme="minorBidi"/>
                <w:noProof/>
                <w:sz w:val="22"/>
              </w:rPr>
              <w:tab/>
            </w:r>
            <w:r w:rsidRPr="00AF75ED" w:rsidDel="00AF75ED">
              <w:rPr>
                <w:rPrChange w:id="326" w:author="ilham.nur@office.ui.ac.id" w:date="2023-01-17T21:41:00Z">
                  <w:rPr>
                    <w:rStyle w:val="Hyperlink"/>
                    <w:i/>
                    <w:iCs/>
                    <w:noProof/>
                  </w:rPr>
                </w:rPrChange>
              </w:rPr>
              <w:delText>Gartner Framework</w:delText>
            </w:r>
            <w:r w:rsidDel="00AF75ED">
              <w:rPr>
                <w:noProof/>
                <w:webHidden/>
              </w:rPr>
              <w:tab/>
              <w:delText>29</w:delText>
            </w:r>
          </w:del>
        </w:p>
        <w:p w14:paraId="553E0476" w14:textId="3CD954F6" w:rsidR="00987C24" w:rsidDel="00AF75ED" w:rsidRDefault="00987C24">
          <w:pPr>
            <w:pStyle w:val="TOC3"/>
            <w:rPr>
              <w:del w:id="327" w:author="ilham.nur@office.ui.ac.id" w:date="2023-01-17T21:41:00Z"/>
              <w:rFonts w:asciiTheme="minorHAnsi" w:hAnsiTheme="minorHAnsi" w:cstheme="minorBidi"/>
              <w:noProof/>
              <w:sz w:val="22"/>
            </w:rPr>
          </w:pPr>
          <w:del w:id="328" w:author="ilham.nur@office.ui.ac.id" w:date="2023-01-17T21:41:00Z">
            <w:r w:rsidRPr="00AF75ED" w:rsidDel="00AF75ED">
              <w:rPr>
                <w:rPrChange w:id="329" w:author="ilham.nur@office.ui.ac.id" w:date="2023-01-17T21:41:00Z">
                  <w:rPr>
                    <w:rStyle w:val="Hyperlink"/>
                    <w:i/>
                    <w:iCs/>
                    <w:noProof/>
                  </w:rPr>
                </w:rPrChange>
              </w:rPr>
              <w:delText>2.6.3</w:delText>
            </w:r>
            <w:r w:rsidDel="00AF75ED">
              <w:rPr>
                <w:rFonts w:asciiTheme="minorHAnsi" w:hAnsiTheme="minorHAnsi" w:cstheme="minorBidi"/>
                <w:noProof/>
                <w:sz w:val="22"/>
              </w:rPr>
              <w:tab/>
            </w:r>
            <w:r w:rsidRPr="00AF75ED" w:rsidDel="00AF75ED">
              <w:rPr>
                <w:rPrChange w:id="330" w:author="ilham.nur@office.ui.ac.id" w:date="2023-01-17T21:41:00Z">
                  <w:rPr>
                    <w:rStyle w:val="Hyperlink"/>
                    <w:i/>
                    <w:iCs/>
                    <w:noProof/>
                  </w:rPr>
                </w:rPrChange>
              </w:rPr>
              <w:delText>Federal Enterprise Architecture Framework</w:delText>
            </w:r>
            <w:r w:rsidDel="00AF75ED">
              <w:rPr>
                <w:noProof/>
                <w:webHidden/>
              </w:rPr>
              <w:tab/>
              <w:delText>30</w:delText>
            </w:r>
          </w:del>
        </w:p>
        <w:p w14:paraId="473DFFEE" w14:textId="782291CC" w:rsidR="00987C24" w:rsidDel="00AF75ED" w:rsidRDefault="00987C24">
          <w:pPr>
            <w:pStyle w:val="TOC3"/>
            <w:rPr>
              <w:del w:id="331" w:author="ilham.nur@office.ui.ac.id" w:date="2023-01-17T21:41:00Z"/>
              <w:rFonts w:asciiTheme="minorHAnsi" w:hAnsiTheme="minorHAnsi" w:cstheme="minorBidi"/>
              <w:noProof/>
              <w:sz w:val="22"/>
            </w:rPr>
          </w:pPr>
          <w:del w:id="332" w:author="ilham.nur@office.ui.ac.id" w:date="2023-01-17T21:41:00Z">
            <w:r w:rsidRPr="00AF75ED" w:rsidDel="00AF75ED">
              <w:rPr>
                <w:rPrChange w:id="333" w:author="ilham.nur@office.ui.ac.id" w:date="2023-01-17T21:41:00Z">
                  <w:rPr>
                    <w:rStyle w:val="Hyperlink"/>
                    <w:i/>
                    <w:iCs/>
                    <w:noProof/>
                  </w:rPr>
                </w:rPrChange>
              </w:rPr>
              <w:delText>2.6.4</w:delText>
            </w:r>
            <w:r w:rsidDel="00AF75ED">
              <w:rPr>
                <w:rFonts w:asciiTheme="minorHAnsi" w:hAnsiTheme="minorHAnsi" w:cstheme="minorBidi"/>
                <w:noProof/>
                <w:sz w:val="22"/>
              </w:rPr>
              <w:tab/>
            </w:r>
            <w:r w:rsidRPr="00AF75ED" w:rsidDel="00AF75ED">
              <w:rPr>
                <w:rPrChange w:id="334" w:author="ilham.nur@office.ui.ac.id" w:date="2023-01-17T21:41:00Z">
                  <w:rPr>
                    <w:rStyle w:val="Hyperlink"/>
                    <w:i/>
                    <w:iCs/>
                    <w:noProof/>
                  </w:rPr>
                </w:rPrChange>
              </w:rPr>
              <w:delText>The Open Group Architecture Framework</w:delText>
            </w:r>
            <w:r w:rsidDel="00AF75ED">
              <w:rPr>
                <w:noProof/>
                <w:webHidden/>
              </w:rPr>
              <w:tab/>
              <w:delText>30</w:delText>
            </w:r>
          </w:del>
        </w:p>
        <w:p w14:paraId="309017DE" w14:textId="71F9D201" w:rsidR="00987C24" w:rsidDel="00AF75ED" w:rsidRDefault="00987C24">
          <w:pPr>
            <w:pStyle w:val="TOC2"/>
            <w:tabs>
              <w:tab w:val="left" w:pos="880"/>
              <w:tab w:val="right" w:leader="dot" w:pos="8494"/>
            </w:tabs>
            <w:rPr>
              <w:del w:id="335" w:author="ilham.nur@office.ui.ac.id" w:date="2023-01-17T21:41:00Z"/>
              <w:rFonts w:asciiTheme="minorHAnsi" w:hAnsiTheme="minorHAnsi" w:cstheme="minorBidi"/>
              <w:noProof/>
              <w:sz w:val="22"/>
            </w:rPr>
          </w:pPr>
          <w:del w:id="336" w:author="ilham.nur@office.ui.ac.id" w:date="2023-01-17T21:41:00Z">
            <w:r w:rsidRPr="00AF75ED" w:rsidDel="00AF75ED">
              <w:rPr>
                <w:rPrChange w:id="337" w:author="ilham.nur@office.ui.ac.id" w:date="2023-01-17T21:41:00Z">
                  <w:rPr>
                    <w:rStyle w:val="Hyperlink"/>
                    <w:i/>
                    <w:iCs/>
                    <w:noProof/>
                  </w:rPr>
                </w:rPrChange>
              </w:rPr>
              <w:delText>2.7</w:delText>
            </w:r>
            <w:r w:rsidDel="00AF75ED">
              <w:rPr>
                <w:rFonts w:asciiTheme="minorHAnsi" w:hAnsiTheme="minorHAnsi" w:cstheme="minorBidi"/>
                <w:noProof/>
                <w:sz w:val="22"/>
              </w:rPr>
              <w:tab/>
            </w:r>
            <w:r w:rsidRPr="00AF75ED" w:rsidDel="00AF75ED">
              <w:rPr>
                <w:rPrChange w:id="338" w:author="ilham.nur@office.ui.ac.id" w:date="2023-01-17T21:41:00Z">
                  <w:rPr>
                    <w:rStyle w:val="Hyperlink"/>
                    <w:i/>
                    <w:iCs/>
                    <w:noProof/>
                  </w:rPr>
                </w:rPrChange>
              </w:rPr>
              <w:delText>Business Process</w:delText>
            </w:r>
            <w:r w:rsidDel="00AF75ED">
              <w:rPr>
                <w:noProof/>
                <w:webHidden/>
              </w:rPr>
              <w:tab/>
              <w:delText>32</w:delText>
            </w:r>
          </w:del>
        </w:p>
        <w:p w14:paraId="22F0614A" w14:textId="4E40506E" w:rsidR="00987C24" w:rsidDel="00AF75ED" w:rsidRDefault="00987C24">
          <w:pPr>
            <w:pStyle w:val="TOC3"/>
            <w:rPr>
              <w:del w:id="339" w:author="ilham.nur@office.ui.ac.id" w:date="2023-01-17T21:41:00Z"/>
              <w:rFonts w:asciiTheme="minorHAnsi" w:hAnsiTheme="minorHAnsi" w:cstheme="minorBidi"/>
              <w:noProof/>
              <w:sz w:val="22"/>
            </w:rPr>
          </w:pPr>
          <w:del w:id="340" w:author="ilham.nur@office.ui.ac.id" w:date="2023-01-17T21:41:00Z">
            <w:r w:rsidRPr="00AF75ED" w:rsidDel="00AF75ED">
              <w:rPr>
                <w:rPrChange w:id="341" w:author="ilham.nur@office.ui.ac.id" w:date="2023-01-17T21:41:00Z">
                  <w:rPr>
                    <w:rStyle w:val="Hyperlink"/>
                    <w:i/>
                    <w:iCs/>
                    <w:noProof/>
                  </w:rPr>
                </w:rPrChange>
              </w:rPr>
              <w:delText>2.7.1</w:delText>
            </w:r>
            <w:r w:rsidDel="00AF75ED">
              <w:rPr>
                <w:rFonts w:asciiTheme="minorHAnsi" w:hAnsiTheme="minorHAnsi" w:cstheme="minorBidi"/>
                <w:noProof/>
                <w:sz w:val="22"/>
              </w:rPr>
              <w:tab/>
            </w:r>
            <w:r w:rsidRPr="00AF75ED" w:rsidDel="00AF75ED">
              <w:rPr>
                <w:rPrChange w:id="342" w:author="ilham.nur@office.ui.ac.id" w:date="2023-01-17T21:41:00Z">
                  <w:rPr>
                    <w:rStyle w:val="Hyperlink"/>
                    <w:i/>
                    <w:iCs/>
                    <w:noProof/>
                  </w:rPr>
                </w:rPrChange>
              </w:rPr>
              <w:delText>Business Process Modelling Notation</w:delText>
            </w:r>
            <w:r w:rsidDel="00AF75ED">
              <w:rPr>
                <w:noProof/>
                <w:webHidden/>
              </w:rPr>
              <w:tab/>
              <w:delText>33</w:delText>
            </w:r>
          </w:del>
        </w:p>
        <w:p w14:paraId="7AD10BDA" w14:textId="42A1B7E5" w:rsidR="00987C24" w:rsidDel="00AF75ED" w:rsidRDefault="00987C24">
          <w:pPr>
            <w:pStyle w:val="TOC2"/>
            <w:tabs>
              <w:tab w:val="left" w:pos="880"/>
              <w:tab w:val="right" w:leader="dot" w:pos="8494"/>
            </w:tabs>
            <w:rPr>
              <w:del w:id="343" w:author="ilham.nur@office.ui.ac.id" w:date="2023-01-17T21:41:00Z"/>
              <w:rFonts w:asciiTheme="minorHAnsi" w:hAnsiTheme="minorHAnsi" w:cstheme="minorBidi"/>
              <w:noProof/>
              <w:sz w:val="22"/>
            </w:rPr>
          </w:pPr>
          <w:del w:id="344" w:author="ilham.nur@office.ui.ac.id" w:date="2023-01-17T21:41:00Z">
            <w:r w:rsidRPr="00AF75ED" w:rsidDel="00AF75ED">
              <w:rPr>
                <w:rPrChange w:id="345" w:author="ilham.nur@office.ui.ac.id" w:date="2023-01-17T21:41:00Z">
                  <w:rPr>
                    <w:rStyle w:val="Hyperlink"/>
                    <w:noProof/>
                  </w:rPr>
                </w:rPrChange>
              </w:rPr>
              <w:delText>2.8</w:delText>
            </w:r>
            <w:r w:rsidDel="00AF75ED">
              <w:rPr>
                <w:rFonts w:asciiTheme="minorHAnsi" w:hAnsiTheme="minorHAnsi" w:cstheme="minorBidi"/>
                <w:noProof/>
                <w:sz w:val="22"/>
              </w:rPr>
              <w:tab/>
            </w:r>
            <w:r w:rsidRPr="00AF75ED" w:rsidDel="00AF75ED">
              <w:rPr>
                <w:rPrChange w:id="346" w:author="ilham.nur@office.ui.ac.id" w:date="2023-01-17T21:41:00Z">
                  <w:rPr>
                    <w:rStyle w:val="Hyperlink"/>
                    <w:noProof/>
                  </w:rPr>
                </w:rPrChange>
              </w:rPr>
              <w:delText>Teori Pengambilan Keputusan</w:delText>
            </w:r>
            <w:r w:rsidDel="00AF75ED">
              <w:rPr>
                <w:noProof/>
                <w:webHidden/>
              </w:rPr>
              <w:tab/>
              <w:delText>33</w:delText>
            </w:r>
          </w:del>
        </w:p>
        <w:p w14:paraId="40C09E56" w14:textId="66765B1C" w:rsidR="00987C24" w:rsidDel="00AF75ED" w:rsidRDefault="00987C24">
          <w:pPr>
            <w:pStyle w:val="TOC3"/>
            <w:rPr>
              <w:del w:id="347" w:author="ilham.nur@office.ui.ac.id" w:date="2023-01-17T21:41:00Z"/>
              <w:rFonts w:asciiTheme="minorHAnsi" w:hAnsiTheme="minorHAnsi" w:cstheme="minorBidi"/>
              <w:noProof/>
              <w:sz w:val="22"/>
            </w:rPr>
          </w:pPr>
          <w:del w:id="348" w:author="ilham.nur@office.ui.ac.id" w:date="2023-01-17T21:41:00Z">
            <w:r w:rsidRPr="00AF75ED" w:rsidDel="00AF75ED">
              <w:rPr>
                <w:rPrChange w:id="349" w:author="ilham.nur@office.ui.ac.id" w:date="2023-01-17T21:41:00Z">
                  <w:rPr>
                    <w:rStyle w:val="Hyperlink"/>
                    <w:noProof/>
                  </w:rPr>
                </w:rPrChange>
              </w:rPr>
              <w:delText>2.8.1</w:delText>
            </w:r>
            <w:r w:rsidDel="00AF75ED">
              <w:rPr>
                <w:rFonts w:asciiTheme="minorHAnsi" w:hAnsiTheme="minorHAnsi" w:cstheme="minorBidi"/>
                <w:noProof/>
                <w:sz w:val="22"/>
              </w:rPr>
              <w:tab/>
            </w:r>
            <w:r w:rsidRPr="00AF75ED" w:rsidDel="00AF75ED">
              <w:rPr>
                <w:rPrChange w:id="350" w:author="ilham.nur@office.ui.ac.id" w:date="2023-01-17T21:41:00Z">
                  <w:rPr>
                    <w:rStyle w:val="Hyperlink"/>
                    <w:noProof/>
                  </w:rPr>
                </w:rPrChange>
              </w:rPr>
              <w:delText>Multi Criteria Decision Making</w:delText>
            </w:r>
            <w:r w:rsidDel="00AF75ED">
              <w:rPr>
                <w:noProof/>
                <w:webHidden/>
              </w:rPr>
              <w:tab/>
              <w:delText>33</w:delText>
            </w:r>
          </w:del>
        </w:p>
        <w:p w14:paraId="388711B3" w14:textId="292340D3" w:rsidR="00987C24" w:rsidDel="00AF75ED" w:rsidRDefault="00987C24">
          <w:pPr>
            <w:pStyle w:val="TOC3"/>
            <w:rPr>
              <w:del w:id="351" w:author="ilham.nur@office.ui.ac.id" w:date="2023-01-17T21:41:00Z"/>
              <w:rFonts w:asciiTheme="minorHAnsi" w:hAnsiTheme="minorHAnsi" w:cstheme="minorBidi"/>
              <w:noProof/>
              <w:sz w:val="22"/>
            </w:rPr>
          </w:pPr>
          <w:del w:id="352" w:author="ilham.nur@office.ui.ac.id" w:date="2023-01-17T21:41:00Z">
            <w:r w:rsidRPr="00AF75ED" w:rsidDel="00AF75ED">
              <w:rPr>
                <w:rPrChange w:id="353" w:author="ilham.nur@office.ui.ac.id" w:date="2023-01-17T21:41:00Z">
                  <w:rPr>
                    <w:rStyle w:val="Hyperlink"/>
                    <w:i/>
                    <w:iCs/>
                    <w:noProof/>
                  </w:rPr>
                </w:rPrChange>
              </w:rPr>
              <w:delText>2.8.2</w:delText>
            </w:r>
            <w:r w:rsidDel="00AF75ED">
              <w:rPr>
                <w:rFonts w:asciiTheme="minorHAnsi" w:hAnsiTheme="minorHAnsi" w:cstheme="minorBidi"/>
                <w:noProof/>
                <w:sz w:val="22"/>
              </w:rPr>
              <w:tab/>
            </w:r>
            <w:r w:rsidRPr="00AF75ED" w:rsidDel="00AF75ED">
              <w:rPr>
                <w:rPrChange w:id="354" w:author="ilham.nur@office.ui.ac.id" w:date="2023-01-17T21:41:00Z">
                  <w:rPr>
                    <w:rStyle w:val="Hyperlink"/>
                    <w:noProof/>
                  </w:rPr>
                </w:rPrChange>
              </w:rPr>
              <w:delText xml:space="preserve">Kecerdasan Buatan dan </w:delText>
            </w:r>
            <w:r w:rsidRPr="00AF75ED" w:rsidDel="00AF75ED">
              <w:rPr>
                <w:rPrChange w:id="355" w:author="ilham.nur@office.ui.ac.id" w:date="2023-01-17T21:41:00Z">
                  <w:rPr>
                    <w:rStyle w:val="Hyperlink"/>
                    <w:i/>
                    <w:iCs/>
                    <w:noProof/>
                  </w:rPr>
                </w:rPrChange>
              </w:rPr>
              <w:delText>Machine Learning</w:delText>
            </w:r>
            <w:r w:rsidDel="00AF75ED">
              <w:rPr>
                <w:noProof/>
                <w:webHidden/>
              </w:rPr>
              <w:tab/>
              <w:delText>40</w:delText>
            </w:r>
          </w:del>
        </w:p>
        <w:p w14:paraId="30BECC4E" w14:textId="73866DDF" w:rsidR="00987C24" w:rsidDel="00AF75ED" w:rsidRDefault="00987C24">
          <w:pPr>
            <w:pStyle w:val="TOC2"/>
            <w:tabs>
              <w:tab w:val="left" w:pos="880"/>
              <w:tab w:val="right" w:leader="dot" w:pos="8494"/>
            </w:tabs>
            <w:rPr>
              <w:del w:id="356" w:author="ilham.nur@office.ui.ac.id" w:date="2023-01-17T21:41:00Z"/>
              <w:rFonts w:asciiTheme="minorHAnsi" w:hAnsiTheme="minorHAnsi" w:cstheme="minorBidi"/>
              <w:noProof/>
              <w:sz w:val="22"/>
            </w:rPr>
          </w:pPr>
          <w:del w:id="357" w:author="ilham.nur@office.ui.ac.id" w:date="2023-01-17T21:41:00Z">
            <w:r w:rsidRPr="00AF75ED" w:rsidDel="00AF75ED">
              <w:rPr>
                <w:rPrChange w:id="358" w:author="ilham.nur@office.ui.ac.id" w:date="2023-01-17T21:41:00Z">
                  <w:rPr>
                    <w:rStyle w:val="Hyperlink"/>
                    <w:noProof/>
                  </w:rPr>
                </w:rPrChange>
              </w:rPr>
              <w:delText>2.9</w:delText>
            </w:r>
            <w:r w:rsidDel="00AF75ED">
              <w:rPr>
                <w:rFonts w:asciiTheme="minorHAnsi" w:hAnsiTheme="minorHAnsi" w:cstheme="minorBidi"/>
                <w:noProof/>
                <w:sz w:val="22"/>
              </w:rPr>
              <w:tab/>
            </w:r>
            <w:r w:rsidRPr="00AF75ED" w:rsidDel="00AF75ED">
              <w:rPr>
                <w:rPrChange w:id="359" w:author="ilham.nur@office.ui.ac.id" w:date="2023-01-17T21:41:00Z">
                  <w:rPr>
                    <w:rStyle w:val="Hyperlink"/>
                    <w:noProof/>
                  </w:rPr>
                </w:rPrChange>
              </w:rPr>
              <w:delText>Pemilihan Proyek</w:delText>
            </w:r>
            <w:r w:rsidDel="00AF75ED">
              <w:rPr>
                <w:noProof/>
                <w:webHidden/>
              </w:rPr>
              <w:tab/>
              <w:delText>45</w:delText>
            </w:r>
          </w:del>
        </w:p>
        <w:p w14:paraId="22B0A2BB" w14:textId="6B215D85" w:rsidR="00987C24" w:rsidDel="00AF75ED" w:rsidRDefault="00987C24">
          <w:pPr>
            <w:pStyle w:val="TOC2"/>
            <w:tabs>
              <w:tab w:val="left" w:pos="880"/>
              <w:tab w:val="right" w:leader="dot" w:pos="8494"/>
            </w:tabs>
            <w:rPr>
              <w:del w:id="360" w:author="ilham.nur@office.ui.ac.id" w:date="2023-01-17T21:41:00Z"/>
              <w:rFonts w:asciiTheme="minorHAnsi" w:hAnsiTheme="minorHAnsi" w:cstheme="minorBidi"/>
              <w:noProof/>
              <w:sz w:val="22"/>
            </w:rPr>
          </w:pPr>
          <w:del w:id="361" w:author="ilham.nur@office.ui.ac.id" w:date="2023-01-17T21:41:00Z">
            <w:r w:rsidRPr="00AF75ED" w:rsidDel="00AF75ED">
              <w:rPr>
                <w:rPrChange w:id="362" w:author="ilham.nur@office.ui.ac.id" w:date="2023-01-17T21:41:00Z">
                  <w:rPr>
                    <w:rStyle w:val="Hyperlink"/>
                    <w:noProof/>
                  </w:rPr>
                </w:rPrChange>
              </w:rPr>
              <w:delText>2.10</w:delText>
            </w:r>
            <w:r w:rsidDel="00AF75ED">
              <w:rPr>
                <w:rFonts w:asciiTheme="minorHAnsi" w:hAnsiTheme="minorHAnsi" w:cstheme="minorBidi"/>
                <w:noProof/>
                <w:sz w:val="22"/>
              </w:rPr>
              <w:tab/>
            </w:r>
            <w:r w:rsidRPr="00AF75ED" w:rsidDel="00AF75ED">
              <w:rPr>
                <w:rPrChange w:id="363" w:author="ilham.nur@office.ui.ac.id" w:date="2023-01-17T21:41:00Z">
                  <w:rPr>
                    <w:rStyle w:val="Hyperlink"/>
                    <w:noProof/>
                  </w:rPr>
                </w:rPrChange>
              </w:rPr>
              <w:delText>Analisis Statistik</w:delText>
            </w:r>
            <w:r w:rsidDel="00AF75ED">
              <w:rPr>
                <w:noProof/>
                <w:webHidden/>
              </w:rPr>
              <w:tab/>
              <w:delText>46</w:delText>
            </w:r>
          </w:del>
        </w:p>
        <w:p w14:paraId="6D5FA3F7" w14:textId="3015D032" w:rsidR="00987C24" w:rsidDel="00AF75ED" w:rsidRDefault="00987C24">
          <w:pPr>
            <w:pStyle w:val="TOC1"/>
            <w:tabs>
              <w:tab w:val="left" w:pos="1100"/>
            </w:tabs>
            <w:rPr>
              <w:del w:id="364" w:author="ilham.nur@office.ui.ac.id" w:date="2023-01-17T21:41:00Z"/>
              <w:rFonts w:asciiTheme="minorHAnsi" w:hAnsiTheme="minorHAnsi" w:cstheme="minorBidi"/>
              <w:b w:val="0"/>
              <w:noProof/>
              <w:sz w:val="22"/>
            </w:rPr>
          </w:pPr>
          <w:del w:id="365" w:author="ilham.nur@office.ui.ac.id" w:date="2023-01-17T21:41:00Z">
            <w:r w:rsidRPr="00AF75ED" w:rsidDel="00AF75ED">
              <w:rPr>
                <w:rPrChange w:id="366" w:author="ilham.nur@office.ui.ac.id" w:date="2023-01-17T21:41:00Z">
                  <w:rPr>
                    <w:rStyle w:val="Hyperlink"/>
                    <w:b w:val="0"/>
                    <w:noProof/>
                  </w:rPr>
                </w:rPrChange>
              </w:rPr>
              <w:delText>BAB 3</w:delText>
            </w:r>
            <w:r w:rsidDel="00AF75ED">
              <w:rPr>
                <w:rFonts w:asciiTheme="minorHAnsi" w:hAnsiTheme="minorHAnsi" w:cstheme="minorBidi"/>
                <w:b w:val="0"/>
                <w:noProof/>
                <w:sz w:val="22"/>
              </w:rPr>
              <w:tab/>
            </w:r>
            <w:r w:rsidRPr="00AF75ED" w:rsidDel="00AF75ED">
              <w:rPr>
                <w:rPrChange w:id="367" w:author="ilham.nur@office.ui.ac.id" w:date="2023-01-17T21:41:00Z">
                  <w:rPr>
                    <w:rStyle w:val="Hyperlink"/>
                    <w:b w:val="0"/>
                    <w:noProof/>
                  </w:rPr>
                </w:rPrChange>
              </w:rPr>
              <w:delText>METODOLOGI DAN PELAKSANAAN RISET</w:delText>
            </w:r>
            <w:r w:rsidDel="00AF75ED">
              <w:rPr>
                <w:noProof/>
                <w:webHidden/>
              </w:rPr>
              <w:tab/>
              <w:delText>47</w:delText>
            </w:r>
          </w:del>
        </w:p>
        <w:p w14:paraId="0922383D" w14:textId="4039B70A" w:rsidR="00987C24" w:rsidDel="00AF75ED" w:rsidRDefault="00987C24">
          <w:pPr>
            <w:pStyle w:val="TOC2"/>
            <w:tabs>
              <w:tab w:val="left" w:pos="880"/>
              <w:tab w:val="right" w:leader="dot" w:pos="8494"/>
            </w:tabs>
            <w:rPr>
              <w:del w:id="368" w:author="ilham.nur@office.ui.ac.id" w:date="2023-01-17T21:41:00Z"/>
              <w:rFonts w:asciiTheme="minorHAnsi" w:hAnsiTheme="minorHAnsi" w:cstheme="minorBidi"/>
              <w:noProof/>
              <w:sz w:val="22"/>
            </w:rPr>
          </w:pPr>
          <w:del w:id="369" w:author="ilham.nur@office.ui.ac.id" w:date="2023-01-17T21:41:00Z">
            <w:r w:rsidRPr="00AF75ED" w:rsidDel="00AF75ED">
              <w:rPr>
                <w:rPrChange w:id="370" w:author="ilham.nur@office.ui.ac.id" w:date="2023-01-17T21:41:00Z">
                  <w:rPr>
                    <w:rStyle w:val="Hyperlink"/>
                    <w:noProof/>
                  </w:rPr>
                </w:rPrChange>
              </w:rPr>
              <w:delText>3.1</w:delText>
            </w:r>
            <w:r w:rsidDel="00AF75ED">
              <w:rPr>
                <w:rFonts w:asciiTheme="minorHAnsi" w:hAnsiTheme="minorHAnsi" w:cstheme="minorBidi"/>
                <w:noProof/>
                <w:sz w:val="22"/>
              </w:rPr>
              <w:tab/>
            </w:r>
            <w:r w:rsidRPr="00AF75ED" w:rsidDel="00AF75ED">
              <w:rPr>
                <w:rPrChange w:id="371" w:author="ilham.nur@office.ui.ac.id" w:date="2023-01-17T21:41:00Z">
                  <w:rPr>
                    <w:rStyle w:val="Hyperlink"/>
                    <w:noProof/>
                  </w:rPr>
                </w:rPrChange>
              </w:rPr>
              <w:delText>Metodologi Riset</w:delText>
            </w:r>
            <w:r w:rsidDel="00AF75ED">
              <w:rPr>
                <w:noProof/>
                <w:webHidden/>
              </w:rPr>
              <w:tab/>
              <w:delText>47</w:delText>
            </w:r>
          </w:del>
        </w:p>
        <w:p w14:paraId="00D4393B" w14:textId="24C2075E" w:rsidR="00987C24" w:rsidDel="00AF75ED" w:rsidRDefault="00987C24">
          <w:pPr>
            <w:pStyle w:val="TOC3"/>
            <w:rPr>
              <w:del w:id="372" w:author="ilham.nur@office.ui.ac.id" w:date="2023-01-17T21:41:00Z"/>
              <w:rFonts w:asciiTheme="minorHAnsi" w:hAnsiTheme="minorHAnsi" w:cstheme="minorBidi"/>
              <w:noProof/>
              <w:sz w:val="22"/>
            </w:rPr>
          </w:pPr>
          <w:del w:id="373" w:author="ilham.nur@office.ui.ac.id" w:date="2023-01-17T21:41:00Z">
            <w:r w:rsidRPr="00AF75ED" w:rsidDel="00AF75ED">
              <w:rPr>
                <w:rPrChange w:id="374" w:author="ilham.nur@office.ui.ac.id" w:date="2023-01-17T21:41:00Z">
                  <w:rPr>
                    <w:rStyle w:val="Hyperlink"/>
                    <w:noProof/>
                  </w:rPr>
                </w:rPrChange>
              </w:rPr>
              <w:delText>3.1.1</w:delText>
            </w:r>
            <w:r w:rsidDel="00AF75ED">
              <w:rPr>
                <w:rFonts w:asciiTheme="minorHAnsi" w:hAnsiTheme="minorHAnsi" w:cstheme="minorBidi"/>
                <w:noProof/>
                <w:sz w:val="22"/>
              </w:rPr>
              <w:tab/>
            </w:r>
            <w:r w:rsidRPr="00AF75ED" w:rsidDel="00AF75ED">
              <w:rPr>
                <w:rPrChange w:id="375" w:author="ilham.nur@office.ui.ac.id" w:date="2023-01-17T21:41:00Z">
                  <w:rPr>
                    <w:rStyle w:val="Hyperlink"/>
                    <w:noProof/>
                  </w:rPr>
                </w:rPrChange>
              </w:rPr>
              <w:delText>Studi Literatur</w:delText>
            </w:r>
            <w:r w:rsidDel="00AF75ED">
              <w:rPr>
                <w:noProof/>
                <w:webHidden/>
              </w:rPr>
              <w:tab/>
              <w:delText>48</w:delText>
            </w:r>
          </w:del>
        </w:p>
        <w:p w14:paraId="68A44155" w14:textId="73F81DC2" w:rsidR="00987C24" w:rsidDel="00AF75ED" w:rsidRDefault="00987C24">
          <w:pPr>
            <w:pStyle w:val="TOC3"/>
            <w:rPr>
              <w:del w:id="376" w:author="ilham.nur@office.ui.ac.id" w:date="2023-01-17T21:41:00Z"/>
              <w:rFonts w:asciiTheme="minorHAnsi" w:hAnsiTheme="minorHAnsi" w:cstheme="minorBidi"/>
              <w:noProof/>
              <w:sz w:val="22"/>
            </w:rPr>
          </w:pPr>
          <w:del w:id="377" w:author="ilham.nur@office.ui.ac.id" w:date="2023-01-17T21:41:00Z">
            <w:r w:rsidRPr="00AF75ED" w:rsidDel="00AF75ED">
              <w:rPr>
                <w:rPrChange w:id="378" w:author="ilham.nur@office.ui.ac.id" w:date="2023-01-17T21:41:00Z">
                  <w:rPr>
                    <w:rStyle w:val="Hyperlink"/>
                    <w:noProof/>
                  </w:rPr>
                </w:rPrChange>
              </w:rPr>
              <w:delText>3.1.2</w:delText>
            </w:r>
            <w:r w:rsidDel="00AF75ED">
              <w:rPr>
                <w:rFonts w:asciiTheme="minorHAnsi" w:hAnsiTheme="minorHAnsi" w:cstheme="minorBidi"/>
                <w:noProof/>
                <w:sz w:val="22"/>
              </w:rPr>
              <w:tab/>
            </w:r>
            <w:r w:rsidRPr="00AF75ED" w:rsidDel="00AF75ED">
              <w:rPr>
                <w:rPrChange w:id="379" w:author="ilham.nur@office.ui.ac.id" w:date="2023-01-17T21:41:00Z">
                  <w:rPr>
                    <w:rStyle w:val="Hyperlink"/>
                    <w:noProof/>
                  </w:rPr>
                </w:rPrChange>
              </w:rPr>
              <w:delText>Keselarasan dengan Ilmu Teknik Industri</w:delText>
            </w:r>
            <w:r w:rsidDel="00AF75ED">
              <w:rPr>
                <w:noProof/>
                <w:webHidden/>
              </w:rPr>
              <w:tab/>
              <w:delText>48</w:delText>
            </w:r>
          </w:del>
        </w:p>
        <w:p w14:paraId="006B3CDD" w14:textId="7F646316" w:rsidR="00987C24" w:rsidDel="00AF75ED" w:rsidRDefault="00987C24">
          <w:pPr>
            <w:pStyle w:val="TOC3"/>
            <w:rPr>
              <w:del w:id="380" w:author="ilham.nur@office.ui.ac.id" w:date="2023-01-17T21:41:00Z"/>
              <w:rFonts w:asciiTheme="minorHAnsi" w:hAnsiTheme="minorHAnsi" w:cstheme="minorBidi"/>
              <w:noProof/>
              <w:sz w:val="22"/>
            </w:rPr>
          </w:pPr>
          <w:del w:id="381" w:author="ilham.nur@office.ui.ac.id" w:date="2023-01-17T21:41:00Z">
            <w:r w:rsidRPr="00AF75ED" w:rsidDel="00AF75ED">
              <w:rPr>
                <w:rPrChange w:id="382" w:author="ilham.nur@office.ui.ac.id" w:date="2023-01-17T21:41:00Z">
                  <w:rPr>
                    <w:rStyle w:val="Hyperlink"/>
                    <w:noProof/>
                  </w:rPr>
                </w:rPrChange>
              </w:rPr>
              <w:delText>3.1.1</w:delText>
            </w:r>
            <w:r w:rsidDel="00AF75ED">
              <w:rPr>
                <w:rFonts w:asciiTheme="minorHAnsi" w:hAnsiTheme="minorHAnsi" w:cstheme="minorBidi"/>
                <w:noProof/>
                <w:sz w:val="22"/>
              </w:rPr>
              <w:tab/>
            </w:r>
            <w:r w:rsidRPr="00AF75ED" w:rsidDel="00AF75ED">
              <w:rPr>
                <w:rPrChange w:id="383" w:author="ilham.nur@office.ui.ac.id" w:date="2023-01-17T21:41:00Z">
                  <w:rPr>
                    <w:rStyle w:val="Hyperlink"/>
                    <w:noProof/>
                  </w:rPr>
                </w:rPrChange>
              </w:rPr>
              <w:delText>Mencari dan Menentukan Celah Penelitian</w:delText>
            </w:r>
            <w:r w:rsidDel="00AF75ED">
              <w:rPr>
                <w:noProof/>
                <w:webHidden/>
              </w:rPr>
              <w:tab/>
              <w:delText>50</w:delText>
            </w:r>
          </w:del>
        </w:p>
        <w:p w14:paraId="2D0AA734" w14:textId="377DFEF4" w:rsidR="00987C24" w:rsidDel="00AF75ED" w:rsidRDefault="00987C24">
          <w:pPr>
            <w:pStyle w:val="TOC3"/>
            <w:rPr>
              <w:del w:id="384" w:author="ilham.nur@office.ui.ac.id" w:date="2023-01-17T21:41:00Z"/>
              <w:rFonts w:asciiTheme="minorHAnsi" w:hAnsiTheme="minorHAnsi" w:cstheme="minorBidi"/>
              <w:noProof/>
              <w:sz w:val="22"/>
            </w:rPr>
          </w:pPr>
          <w:del w:id="385" w:author="ilham.nur@office.ui.ac.id" w:date="2023-01-17T21:41:00Z">
            <w:r w:rsidRPr="00AF75ED" w:rsidDel="00AF75ED">
              <w:rPr>
                <w:rPrChange w:id="386" w:author="ilham.nur@office.ui.ac.id" w:date="2023-01-17T21:41:00Z">
                  <w:rPr>
                    <w:rStyle w:val="Hyperlink"/>
                    <w:noProof/>
                  </w:rPr>
                </w:rPrChange>
              </w:rPr>
              <w:delText>3.1.2</w:delText>
            </w:r>
            <w:r w:rsidDel="00AF75ED">
              <w:rPr>
                <w:rFonts w:asciiTheme="minorHAnsi" w:hAnsiTheme="minorHAnsi" w:cstheme="minorBidi"/>
                <w:noProof/>
                <w:sz w:val="22"/>
              </w:rPr>
              <w:tab/>
            </w:r>
            <w:r w:rsidRPr="00AF75ED" w:rsidDel="00AF75ED">
              <w:rPr>
                <w:rPrChange w:id="387" w:author="ilham.nur@office.ui.ac.id" w:date="2023-01-17T21:41:00Z">
                  <w:rPr>
                    <w:rStyle w:val="Hyperlink"/>
                    <w:noProof/>
                  </w:rPr>
                </w:rPrChange>
              </w:rPr>
              <w:delText>Penentuan Sumber dan Pakar</w:delText>
            </w:r>
            <w:r w:rsidDel="00AF75ED">
              <w:rPr>
                <w:noProof/>
                <w:webHidden/>
              </w:rPr>
              <w:tab/>
              <w:delText>50</w:delText>
            </w:r>
          </w:del>
        </w:p>
        <w:p w14:paraId="0CBD4339" w14:textId="10385B4B" w:rsidR="00987C24" w:rsidDel="00AF75ED" w:rsidRDefault="00987C24">
          <w:pPr>
            <w:pStyle w:val="TOC3"/>
            <w:rPr>
              <w:del w:id="388" w:author="ilham.nur@office.ui.ac.id" w:date="2023-01-17T21:41:00Z"/>
              <w:rFonts w:asciiTheme="minorHAnsi" w:hAnsiTheme="minorHAnsi" w:cstheme="minorBidi"/>
              <w:noProof/>
              <w:sz w:val="22"/>
            </w:rPr>
          </w:pPr>
          <w:del w:id="389" w:author="ilham.nur@office.ui.ac.id" w:date="2023-01-17T21:41:00Z">
            <w:r w:rsidRPr="00AF75ED" w:rsidDel="00AF75ED">
              <w:rPr>
                <w:rPrChange w:id="390" w:author="ilham.nur@office.ui.ac.id" w:date="2023-01-17T21:41:00Z">
                  <w:rPr>
                    <w:rStyle w:val="Hyperlink"/>
                    <w:noProof/>
                  </w:rPr>
                </w:rPrChange>
              </w:rPr>
              <w:delText>3.1.3</w:delText>
            </w:r>
            <w:r w:rsidDel="00AF75ED">
              <w:rPr>
                <w:rFonts w:asciiTheme="minorHAnsi" w:hAnsiTheme="minorHAnsi" w:cstheme="minorBidi"/>
                <w:noProof/>
                <w:sz w:val="22"/>
              </w:rPr>
              <w:tab/>
            </w:r>
            <w:r w:rsidRPr="00AF75ED" w:rsidDel="00AF75ED">
              <w:rPr>
                <w:rPrChange w:id="391" w:author="ilham.nur@office.ui.ac.id" w:date="2023-01-17T21:41:00Z">
                  <w:rPr>
                    <w:rStyle w:val="Hyperlink"/>
                    <w:noProof/>
                  </w:rPr>
                </w:rPrChange>
              </w:rPr>
              <w:delText>Melakukan Penyusunan Kuesioner</w:delText>
            </w:r>
            <w:r w:rsidDel="00AF75ED">
              <w:rPr>
                <w:noProof/>
                <w:webHidden/>
              </w:rPr>
              <w:tab/>
              <w:delText>51</w:delText>
            </w:r>
          </w:del>
        </w:p>
        <w:p w14:paraId="53C88BB4" w14:textId="7494C52C" w:rsidR="00987C24" w:rsidDel="00AF75ED" w:rsidRDefault="00987C24">
          <w:pPr>
            <w:pStyle w:val="TOC3"/>
            <w:rPr>
              <w:del w:id="392" w:author="ilham.nur@office.ui.ac.id" w:date="2023-01-17T21:41:00Z"/>
              <w:rFonts w:asciiTheme="minorHAnsi" w:hAnsiTheme="minorHAnsi" w:cstheme="minorBidi"/>
              <w:noProof/>
              <w:sz w:val="22"/>
            </w:rPr>
          </w:pPr>
          <w:del w:id="393" w:author="ilham.nur@office.ui.ac.id" w:date="2023-01-17T21:41:00Z">
            <w:r w:rsidRPr="00AF75ED" w:rsidDel="00AF75ED">
              <w:rPr>
                <w:rPrChange w:id="394" w:author="ilham.nur@office.ui.ac.id" w:date="2023-01-17T21:41:00Z">
                  <w:rPr>
                    <w:rStyle w:val="Hyperlink"/>
                    <w:noProof/>
                  </w:rPr>
                </w:rPrChange>
              </w:rPr>
              <w:delText>3.1.4</w:delText>
            </w:r>
            <w:r w:rsidDel="00AF75ED">
              <w:rPr>
                <w:rFonts w:asciiTheme="minorHAnsi" w:hAnsiTheme="minorHAnsi" w:cstheme="minorBidi"/>
                <w:noProof/>
                <w:sz w:val="22"/>
              </w:rPr>
              <w:tab/>
            </w:r>
            <w:r w:rsidRPr="00AF75ED" w:rsidDel="00AF75ED">
              <w:rPr>
                <w:rPrChange w:id="395" w:author="ilham.nur@office.ui.ac.id" w:date="2023-01-17T21:41:00Z">
                  <w:rPr>
                    <w:rStyle w:val="Hyperlink"/>
                    <w:noProof/>
                  </w:rPr>
                </w:rPrChange>
              </w:rPr>
              <w:delText>Melakukan Pengumpulan Data</w:delText>
            </w:r>
            <w:r w:rsidDel="00AF75ED">
              <w:rPr>
                <w:noProof/>
                <w:webHidden/>
              </w:rPr>
              <w:tab/>
              <w:delText>51</w:delText>
            </w:r>
          </w:del>
        </w:p>
        <w:p w14:paraId="4FA45E1B" w14:textId="26B81C0D" w:rsidR="00987C24" w:rsidDel="00AF75ED" w:rsidRDefault="00987C24">
          <w:pPr>
            <w:pStyle w:val="TOC1"/>
            <w:tabs>
              <w:tab w:val="left" w:pos="1100"/>
            </w:tabs>
            <w:rPr>
              <w:del w:id="396" w:author="ilham.nur@office.ui.ac.id" w:date="2023-01-17T21:41:00Z"/>
              <w:rFonts w:asciiTheme="minorHAnsi" w:hAnsiTheme="minorHAnsi" w:cstheme="minorBidi"/>
              <w:b w:val="0"/>
              <w:noProof/>
              <w:sz w:val="22"/>
            </w:rPr>
          </w:pPr>
          <w:del w:id="397" w:author="ilham.nur@office.ui.ac.id" w:date="2023-01-17T21:41:00Z">
            <w:r w:rsidRPr="00AF75ED" w:rsidDel="00AF75ED">
              <w:rPr>
                <w:rPrChange w:id="398" w:author="ilham.nur@office.ui.ac.id" w:date="2023-01-17T21:41:00Z">
                  <w:rPr>
                    <w:rStyle w:val="Hyperlink"/>
                    <w:b w:val="0"/>
                    <w:noProof/>
                  </w:rPr>
                </w:rPrChange>
              </w:rPr>
              <w:delText>BAB 4</w:delText>
            </w:r>
            <w:r w:rsidDel="00AF75ED">
              <w:rPr>
                <w:rFonts w:asciiTheme="minorHAnsi" w:hAnsiTheme="minorHAnsi" w:cstheme="minorBidi"/>
                <w:b w:val="0"/>
                <w:noProof/>
                <w:sz w:val="22"/>
              </w:rPr>
              <w:tab/>
            </w:r>
            <w:r w:rsidRPr="00AF75ED" w:rsidDel="00AF75ED">
              <w:rPr>
                <w:rPrChange w:id="399" w:author="ilham.nur@office.ui.ac.id" w:date="2023-01-17T21:41:00Z">
                  <w:rPr>
                    <w:rStyle w:val="Hyperlink"/>
                    <w:b w:val="0"/>
                    <w:noProof/>
                  </w:rPr>
                </w:rPrChange>
              </w:rPr>
              <w:delText>ANALISIS DAN PEMBAHASAN HASIL RISET</w:delText>
            </w:r>
            <w:r w:rsidDel="00AF75ED">
              <w:rPr>
                <w:noProof/>
                <w:webHidden/>
              </w:rPr>
              <w:tab/>
              <w:delText>52</w:delText>
            </w:r>
          </w:del>
        </w:p>
        <w:p w14:paraId="6FBB0E91" w14:textId="18BA75E1" w:rsidR="00987C24" w:rsidDel="00AF75ED" w:rsidRDefault="00987C24">
          <w:pPr>
            <w:pStyle w:val="TOC1"/>
            <w:tabs>
              <w:tab w:val="left" w:pos="1100"/>
            </w:tabs>
            <w:rPr>
              <w:del w:id="400" w:author="ilham.nur@office.ui.ac.id" w:date="2023-01-17T21:41:00Z"/>
              <w:rFonts w:asciiTheme="minorHAnsi" w:hAnsiTheme="minorHAnsi" w:cstheme="minorBidi"/>
              <w:b w:val="0"/>
              <w:noProof/>
              <w:sz w:val="22"/>
            </w:rPr>
          </w:pPr>
          <w:del w:id="401" w:author="ilham.nur@office.ui.ac.id" w:date="2023-01-17T21:41:00Z">
            <w:r w:rsidRPr="00AF75ED" w:rsidDel="00AF75ED">
              <w:rPr>
                <w:rPrChange w:id="402" w:author="ilham.nur@office.ui.ac.id" w:date="2023-01-17T21:41:00Z">
                  <w:rPr>
                    <w:rStyle w:val="Hyperlink"/>
                    <w:b w:val="0"/>
                    <w:noProof/>
                  </w:rPr>
                </w:rPrChange>
              </w:rPr>
              <w:delText>BAB 5</w:delText>
            </w:r>
            <w:r w:rsidDel="00AF75ED">
              <w:rPr>
                <w:rFonts w:asciiTheme="minorHAnsi" w:hAnsiTheme="minorHAnsi" w:cstheme="minorBidi"/>
                <w:b w:val="0"/>
                <w:noProof/>
                <w:sz w:val="22"/>
              </w:rPr>
              <w:tab/>
            </w:r>
            <w:r w:rsidRPr="00AF75ED" w:rsidDel="00AF75ED">
              <w:rPr>
                <w:rPrChange w:id="403" w:author="ilham.nur@office.ui.ac.id" w:date="2023-01-17T21:41:00Z">
                  <w:rPr>
                    <w:rStyle w:val="Hyperlink"/>
                    <w:b w:val="0"/>
                    <w:noProof/>
                  </w:rPr>
                </w:rPrChange>
              </w:rPr>
              <w:delText>KESIMPULAN</w:delText>
            </w:r>
            <w:r w:rsidDel="00AF75ED">
              <w:rPr>
                <w:noProof/>
                <w:webHidden/>
              </w:rPr>
              <w:tab/>
              <w:delText>53</w:delText>
            </w:r>
          </w:del>
        </w:p>
        <w:p w14:paraId="762ACBEE" w14:textId="7DF1DE6C" w:rsidR="00987C24" w:rsidDel="00AF75ED" w:rsidRDefault="00987C24">
          <w:pPr>
            <w:pStyle w:val="TOC1"/>
            <w:rPr>
              <w:del w:id="404" w:author="ilham.nur@office.ui.ac.id" w:date="2023-01-17T21:41:00Z"/>
              <w:rFonts w:asciiTheme="minorHAnsi" w:hAnsiTheme="minorHAnsi" w:cstheme="minorBidi"/>
              <w:b w:val="0"/>
              <w:noProof/>
              <w:sz w:val="22"/>
            </w:rPr>
          </w:pPr>
          <w:del w:id="405" w:author="ilham.nur@office.ui.ac.id" w:date="2023-01-17T21:41:00Z">
            <w:r w:rsidRPr="00AF75ED" w:rsidDel="00AF75ED">
              <w:rPr>
                <w:rPrChange w:id="406" w:author="ilham.nur@office.ui.ac.id" w:date="2023-01-17T21:41:00Z">
                  <w:rPr>
                    <w:rStyle w:val="Hyperlink"/>
                    <w:b w:val="0"/>
                    <w:noProof/>
                  </w:rPr>
                </w:rPrChange>
              </w:rPr>
              <w:delText>DAFTAR REFERENSI</w:delText>
            </w:r>
            <w:r w:rsidDel="00AF75ED">
              <w:rPr>
                <w:noProof/>
                <w:webHidden/>
              </w:rPr>
              <w:tab/>
              <w:delText>54</w:delText>
            </w:r>
          </w:del>
        </w:p>
        <w:p w14:paraId="14E05A2A" w14:textId="58AE120C" w:rsidR="006F5ED2" w:rsidRDefault="006F5ED2">
          <w:r>
            <w:rPr>
              <w:b/>
              <w:bCs/>
              <w:noProof/>
            </w:rPr>
            <w:fldChar w:fldCharType="end"/>
          </w:r>
        </w:p>
      </w:sdtContent>
    </w:sdt>
    <w:p w14:paraId="24FB3B75" w14:textId="77777777" w:rsidR="00E923D8" w:rsidRPr="00E01F98" w:rsidRDefault="00E923D8" w:rsidP="00E01F98"/>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407" w:name="_Toc120139618"/>
      <w:bookmarkStart w:id="408" w:name="_Toc124884094"/>
      <w:r>
        <w:lastRenderedPageBreak/>
        <w:t>DAFTAR GAMBAR</w:t>
      </w:r>
      <w:bookmarkEnd w:id="407"/>
      <w:bookmarkEnd w:id="408"/>
    </w:p>
    <w:p w14:paraId="2B09DF9B" w14:textId="77777777" w:rsidR="00863A40" w:rsidRPr="00863A40" w:rsidRDefault="00863A40" w:rsidP="00863A40"/>
    <w:p w14:paraId="38BB0393" w14:textId="3D3F7A73" w:rsidR="00AF75ED" w:rsidRDefault="00F5566B">
      <w:pPr>
        <w:pStyle w:val="TableofFigures"/>
        <w:tabs>
          <w:tab w:val="right" w:leader="dot" w:pos="8494"/>
        </w:tabs>
        <w:rPr>
          <w:ins w:id="409" w:author="ilham.nur@office.ui.ac.id" w:date="2023-01-17T21:41:00Z"/>
          <w:rFonts w:asciiTheme="minorHAnsi" w:eastAsiaTheme="minorEastAsia" w:hAnsiTheme="minorHAnsi"/>
          <w:noProof/>
          <w:sz w:val="22"/>
        </w:rPr>
      </w:pPr>
      <w:r>
        <w:fldChar w:fldCharType="begin"/>
      </w:r>
      <w:r>
        <w:instrText xml:space="preserve"> TOC \h \z \c "Gambar" </w:instrText>
      </w:r>
      <w:r>
        <w:fldChar w:fldCharType="separate"/>
      </w:r>
      <w:ins w:id="410" w:author="ilham.nur@office.ui.ac.id" w:date="2023-01-17T21:41:00Z">
        <w:r w:rsidR="00AF75ED" w:rsidRPr="00DB238B">
          <w:rPr>
            <w:rStyle w:val="Hyperlink"/>
            <w:noProof/>
          </w:rPr>
          <w:fldChar w:fldCharType="begin"/>
        </w:r>
        <w:r w:rsidR="00AF75ED" w:rsidRPr="00DB238B">
          <w:rPr>
            <w:rStyle w:val="Hyperlink"/>
            <w:noProof/>
          </w:rPr>
          <w:instrText xml:space="preserve"> </w:instrText>
        </w:r>
        <w:r w:rsidR="00AF75ED">
          <w:rPr>
            <w:noProof/>
          </w:rPr>
          <w:instrText>HYPERLINK \l "_Toc124884145"</w:instrText>
        </w:r>
        <w:r w:rsidR="00AF75ED" w:rsidRPr="00DB238B">
          <w:rPr>
            <w:rStyle w:val="Hyperlink"/>
            <w:noProof/>
          </w:rPr>
          <w:instrText xml:space="preserve"> </w:instrText>
        </w:r>
        <w:r w:rsidR="00AF75ED" w:rsidRPr="00DB238B">
          <w:rPr>
            <w:rStyle w:val="Hyperlink"/>
            <w:noProof/>
          </w:rPr>
        </w:r>
        <w:r w:rsidR="00AF75ED" w:rsidRPr="00DB238B">
          <w:rPr>
            <w:rStyle w:val="Hyperlink"/>
            <w:noProof/>
          </w:rPr>
          <w:fldChar w:fldCharType="separate"/>
        </w:r>
        <w:r w:rsidR="00AF75ED" w:rsidRPr="00DB238B">
          <w:rPr>
            <w:rStyle w:val="Hyperlink"/>
            <w:noProof/>
          </w:rPr>
          <w:t>Gambar 1.1 Data performa proyek berdasarkan daerah (PMI, 2021b)</w:t>
        </w:r>
        <w:r w:rsidR="00AF75ED">
          <w:rPr>
            <w:noProof/>
            <w:webHidden/>
          </w:rPr>
          <w:tab/>
        </w:r>
        <w:r w:rsidR="00AF75ED">
          <w:rPr>
            <w:noProof/>
            <w:webHidden/>
          </w:rPr>
          <w:fldChar w:fldCharType="begin"/>
        </w:r>
        <w:r w:rsidR="00AF75ED">
          <w:rPr>
            <w:noProof/>
            <w:webHidden/>
          </w:rPr>
          <w:instrText xml:space="preserve"> PAGEREF _Toc124884145 \h </w:instrText>
        </w:r>
      </w:ins>
      <w:r w:rsidR="00AF75ED">
        <w:rPr>
          <w:noProof/>
          <w:webHidden/>
        </w:rPr>
      </w:r>
      <w:r w:rsidR="00AF75ED">
        <w:rPr>
          <w:noProof/>
          <w:webHidden/>
        </w:rPr>
        <w:fldChar w:fldCharType="separate"/>
      </w:r>
      <w:ins w:id="411" w:author="ilham.nur@office.ui.ac.id" w:date="2023-01-17T21:41:00Z">
        <w:r w:rsidR="00AF75ED">
          <w:rPr>
            <w:noProof/>
            <w:webHidden/>
          </w:rPr>
          <w:t>2</w:t>
        </w:r>
        <w:r w:rsidR="00AF75ED">
          <w:rPr>
            <w:noProof/>
            <w:webHidden/>
          </w:rPr>
          <w:fldChar w:fldCharType="end"/>
        </w:r>
        <w:r w:rsidR="00AF75ED" w:rsidRPr="00DB238B">
          <w:rPr>
            <w:rStyle w:val="Hyperlink"/>
            <w:noProof/>
          </w:rPr>
          <w:fldChar w:fldCharType="end"/>
        </w:r>
      </w:ins>
    </w:p>
    <w:p w14:paraId="798502E1" w14:textId="0071EFAF" w:rsidR="00AF75ED" w:rsidRDefault="00AF75ED">
      <w:pPr>
        <w:pStyle w:val="TableofFigures"/>
        <w:tabs>
          <w:tab w:val="right" w:leader="dot" w:pos="8494"/>
        </w:tabs>
        <w:rPr>
          <w:ins w:id="412" w:author="ilham.nur@office.ui.ac.id" w:date="2023-01-17T21:41:00Z"/>
          <w:rFonts w:asciiTheme="minorHAnsi" w:eastAsiaTheme="minorEastAsia" w:hAnsiTheme="minorHAnsi"/>
          <w:noProof/>
          <w:sz w:val="22"/>
        </w:rPr>
      </w:pPr>
      <w:ins w:id="413"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"_Toc124884146"</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1.2 Kendala yang mengakibatkan keterlambatan proyek menurut Association Project Management (Pappas, 2021b)</w:t>
        </w:r>
        <w:r>
          <w:rPr>
            <w:noProof/>
            <w:webHidden/>
          </w:rPr>
          <w:tab/>
        </w:r>
        <w:r>
          <w:rPr>
            <w:noProof/>
            <w:webHidden/>
          </w:rPr>
          <w:fldChar w:fldCharType="begin"/>
        </w:r>
        <w:r>
          <w:rPr>
            <w:noProof/>
            <w:webHidden/>
          </w:rPr>
          <w:instrText xml:space="preserve"> PAGEREF _Toc124884146 \h </w:instrText>
        </w:r>
      </w:ins>
      <w:r>
        <w:rPr>
          <w:noProof/>
          <w:webHidden/>
        </w:rPr>
      </w:r>
      <w:r>
        <w:rPr>
          <w:noProof/>
          <w:webHidden/>
        </w:rPr>
        <w:fldChar w:fldCharType="separate"/>
      </w:r>
      <w:ins w:id="414" w:author="ilham.nur@office.ui.ac.id" w:date="2023-01-17T21:41:00Z">
        <w:r>
          <w:rPr>
            <w:noProof/>
            <w:webHidden/>
          </w:rPr>
          <w:t>3</w:t>
        </w:r>
        <w:r>
          <w:rPr>
            <w:noProof/>
            <w:webHidden/>
          </w:rPr>
          <w:fldChar w:fldCharType="end"/>
        </w:r>
        <w:r w:rsidRPr="00DB238B">
          <w:rPr>
            <w:rStyle w:val="Hyperlink"/>
            <w:noProof/>
          </w:rPr>
          <w:fldChar w:fldCharType="end"/>
        </w:r>
      </w:ins>
    </w:p>
    <w:p w14:paraId="7ECC61D4" w14:textId="4968C747" w:rsidR="00AF75ED" w:rsidRDefault="00AF75ED">
      <w:pPr>
        <w:pStyle w:val="TableofFigures"/>
        <w:tabs>
          <w:tab w:val="right" w:leader="dot" w:pos="8494"/>
        </w:tabs>
        <w:rPr>
          <w:ins w:id="415" w:author="ilham.nur@office.ui.ac.id" w:date="2023-01-17T21:41:00Z"/>
          <w:rFonts w:asciiTheme="minorHAnsi" w:eastAsiaTheme="minorEastAsia" w:hAnsiTheme="minorHAnsi"/>
          <w:noProof/>
          <w:sz w:val="22"/>
        </w:rPr>
      </w:pPr>
      <w:ins w:id="416"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"_Toc124884147"</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1.3 Diagram Pareto yang menggambarkan kendala keterlambatan proyek PT X</w:t>
        </w:r>
        <w:r>
          <w:rPr>
            <w:noProof/>
            <w:webHidden/>
          </w:rPr>
          <w:tab/>
        </w:r>
        <w:r>
          <w:rPr>
            <w:noProof/>
            <w:webHidden/>
          </w:rPr>
          <w:fldChar w:fldCharType="begin"/>
        </w:r>
        <w:r>
          <w:rPr>
            <w:noProof/>
            <w:webHidden/>
          </w:rPr>
          <w:instrText xml:space="preserve"> PAGEREF _Toc124884147 \h </w:instrText>
        </w:r>
      </w:ins>
      <w:r>
        <w:rPr>
          <w:noProof/>
          <w:webHidden/>
        </w:rPr>
      </w:r>
      <w:r>
        <w:rPr>
          <w:noProof/>
          <w:webHidden/>
        </w:rPr>
        <w:fldChar w:fldCharType="separate"/>
      </w:r>
      <w:ins w:id="417" w:author="ilham.nur@office.ui.ac.id" w:date="2023-01-17T21:41:00Z">
        <w:r>
          <w:rPr>
            <w:noProof/>
            <w:webHidden/>
          </w:rPr>
          <w:t>5</w:t>
        </w:r>
        <w:r>
          <w:rPr>
            <w:noProof/>
            <w:webHidden/>
          </w:rPr>
          <w:fldChar w:fldCharType="end"/>
        </w:r>
        <w:r w:rsidRPr="00DB238B">
          <w:rPr>
            <w:rStyle w:val="Hyperlink"/>
            <w:noProof/>
          </w:rPr>
          <w:fldChar w:fldCharType="end"/>
        </w:r>
      </w:ins>
    </w:p>
    <w:p w14:paraId="01D1F808" w14:textId="0F056917" w:rsidR="00AF75ED" w:rsidRDefault="00AF75ED">
      <w:pPr>
        <w:pStyle w:val="TableofFigures"/>
        <w:tabs>
          <w:tab w:val="right" w:leader="dot" w:pos="8494"/>
        </w:tabs>
        <w:rPr>
          <w:ins w:id="418" w:author="ilham.nur@office.ui.ac.id" w:date="2023-01-17T21:41:00Z"/>
          <w:rFonts w:asciiTheme="minorHAnsi" w:eastAsiaTheme="minorEastAsia" w:hAnsiTheme="minorHAnsi"/>
          <w:noProof/>
          <w:sz w:val="22"/>
        </w:rPr>
      </w:pPr>
      <w:ins w:id="419"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"_Toc124884148"</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1.4 Performa waktu penyelesaian proyek pada PT.X yang mengalami keterlambatan di tahun 2021</w:t>
        </w:r>
        <w:r>
          <w:rPr>
            <w:noProof/>
            <w:webHidden/>
          </w:rPr>
          <w:tab/>
        </w:r>
        <w:r>
          <w:rPr>
            <w:noProof/>
            <w:webHidden/>
          </w:rPr>
          <w:fldChar w:fldCharType="begin"/>
        </w:r>
        <w:r>
          <w:rPr>
            <w:noProof/>
            <w:webHidden/>
          </w:rPr>
          <w:instrText xml:space="preserve"> PAGEREF _Toc124884148 \h </w:instrText>
        </w:r>
      </w:ins>
      <w:r>
        <w:rPr>
          <w:noProof/>
          <w:webHidden/>
        </w:rPr>
      </w:r>
      <w:r>
        <w:rPr>
          <w:noProof/>
          <w:webHidden/>
        </w:rPr>
        <w:fldChar w:fldCharType="separate"/>
      </w:r>
      <w:ins w:id="420" w:author="ilham.nur@office.ui.ac.id" w:date="2023-01-17T21:41:00Z">
        <w:r>
          <w:rPr>
            <w:noProof/>
            <w:webHidden/>
          </w:rPr>
          <w:t>6</w:t>
        </w:r>
        <w:r>
          <w:rPr>
            <w:noProof/>
            <w:webHidden/>
          </w:rPr>
          <w:fldChar w:fldCharType="end"/>
        </w:r>
        <w:r w:rsidRPr="00DB238B">
          <w:rPr>
            <w:rStyle w:val="Hyperlink"/>
            <w:noProof/>
          </w:rPr>
          <w:fldChar w:fldCharType="end"/>
        </w:r>
      </w:ins>
    </w:p>
    <w:p w14:paraId="6F2501AD" w14:textId="2B923581" w:rsidR="00AF75ED" w:rsidRDefault="00AF75ED">
      <w:pPr>
        <w:pStyle w:val="TableofFigures"/>
        <w:tabs>
          <w:tab w:val="right" w:leader="dot" w:pos="8494"/>
        </w:tabs>
        <w:rPr>
          <w:ins w:id="421" w:author="ilham.nur@office.ui.ac.id" w:date="2023-01-17T21:41:00Z"/>
          <w:rFonts w:asciiTheme="minorHAnsi" w:eastAsiaTheme="minorEastAsia" w:hAnsiTheme="minorHAnsi"/>
          <w:noProof/>
          <w:sz w:val="22"/>
        </w:rPr>
      </w:pPr>
      <w:ins w:id="422"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"_Toc124884149"</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1.5 Ringkasan Metodologi Penelitian</w:t>
        </w:r>
        <w:r>
          <w:rPr>
            <w:noProof/>
            <w:webHidden/>
          </w:rPr>
          <w:tab/>
        </w:r>
        <w:r>
          <w:rPr>
            <w:noProof/>
            <w:webHidden/>
          </w:rPr>
          <w:fldChar w:fldCharType="begin"/>
        </w:r>
        <w:r>
          <w:rPr>
            <w:noProof/>
            <w:webHidden/>
          </w:rPr>
          <w:instrText xml:space="preserve"> PAGEREF _Toc124884149 \h </w:instrText>
        </w:r>
      </w:ins>
      <w:r>
        <w:rPr>
          <w:noProof/>
          <w:webHidden/>
        </w:rPr>
      </w:r>
      <w:r>
        <w:rPr>
          <w:noProof/>
          <w:webHidden/>
        </w:rPr>
        <w:fldChar w:fldCharType="separate"/>
      </w:r>
      <w:ins w:id="423" w:author="ilham.nur@office.ui.ac.id" w:date="2023-01-17T21:41:00Z">
        <w:r>
          <w:rPr>
            <w:noProof/>
            <w:webHidden/>
          </w:rPr>
          <w:t>18</w:t>
        </w:r>
        <w:r>
          <w:rPr>
            <w:noProof/>
            <w:webHidden/>
          </w:rPr>
          <w:fldChar w:fldCharType="end"/>
        </w:r>
        <w:r w:rsidRPr="00DB238B">
          <w:rPr>
            <w:rStyle w:val="Hyperlink"/>
            <w:noProof/>
          </w:rPr>
          <w:fldChar w:fldCharType="end"/>
        </w:r>
      </w:ins>
    </w:p>
    <w:p w14:paraId="79BE4195" w14:textId="2E701BE4" w:rsidR="00AF75ED" w:rsidRDefault="00AF75ED">
      <w:pPr>
        <w:pStyle w:val="TableofFigures"/>
        <w:tabs>
          <w:tab w:val="right" w:leader="dot" w:pos="8494"/>
        </w:tabs>
        <w:rPr>
          <w:ins w:id="424" w:author="ilham.nur@office.ui.ac.id" w:date="2023-01-17T21:41:00Z"/>
          <w:rFonts w:asciiTheme="minorHAnsi" w:eastAsiaTheme="minorEastAsia" w:hAnsiTheme="minorHAnsi"/>
          <w:noProof/>
          <w:sz w:val="22"/>
        </w:rPr>
      </w:pPr>
      <w:ins w:id="425"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"_Toc124884150"</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_Toc124884150 \h </w:instrText>
        </w:r>
      </w:ins>
      <w:r>
        <w:rPr>
          <w:noProof/>
          <w:webHidden/>
        </w:rPr>
      </w:r>
      <w:r>
        <w:rPr>
          <w:noProof/>
          <w:webHidden/>
        </w:rPr>
        <w:fldChar w:fldCharType="separate"/>
      </w:r>
      <w:ins w:id="426" w:author="ilham.nur@office.ui.ac.id" w:date="2023-01-17T21:41:00Z">
        <w:r>
          <w:rPr>
            <w:noProof/>
            <w:webHidden/>
          </w:rPr>
          <w:t>23</w:t>
        </w:r>
        <w:r>
          <w:rPr>
            <w:noProof/>
            <w:webHidden/>
          </w:rPr>
          <w:fldChar w:fldCharType="end"/>
        </w:r>
        <w:r w:rsidRPr="00DB238B">
          <w:rPr>
            <w:rStyle w:val="Hyperlink"/>
            <w:noProof/>
          </w:rPr>
          <w:fldChar w:fldCharType="end"/>
        </w:r>
      </w:ins>
    </w:p>
    <w:p w14:paraId="12E6EC17" w14:textId="77341B69" w:rsidR="00AF75ED" w:rsidRDefault="00AF75ED">
      <w:pPr>
        <w:pStyle w:val="TableofFigures"/>
        <w:tabs>
          <w:tab w:val="right" w:leader="dot" w:pos="8494"/>
        </w:tabs>
        <w:rPr>
          <w:ins w:id="427" w:author="ilham.nur@office.ui.ac.id" w:date="2023-01-17T21:41:00Z"/>
          <w:rFonts w:asciiTheme="minorHAnsi" w:eastAsiaTheme="minorEastAsia" w:hAnsiTheme="minorHAnsi"/>
          <w:noProof/>
          <w:sz w:val="22"/>
        </w:rPr>
      </w:pPr>
      <w:ins w:id="428"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"_Toc124884151"</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 xml:space="preserve">Gambar 2.2 Aspek dan komponen penyusun </w:t>
        </w:r>
        <w:r w:rsidRPr="00DB238B">
          <w:rPr>
            <w:rStyle w:val="Hyperlink"/>
            <w:i/>
            <w:noProof/>
          </w:rPr>
          <w:t>Gartner Framework</w:t>
        </w:r>
        <w:r w:rsidRPr="00DB238B">
          <w:rPr>
            <w:rStyle w:val="Hyperlink"/>
            <w:noProof/>
          </w:rPr>
          <w:t xml:space="preserve"> (Valeev et al., 2021)</w:t>
        </w:r>
        <w:r>
          <w:rPr>
            <w:noProof/>
            <w:webHidden/>
          </w:rPr>
          <w:tab/>
        </w:r>
        <w:r>
          <w:rPr>
            <w:noProof/>
            <w:webHidden/>
          </w:rPr>
          <w:fldChar w:fldCharType="begin"/>
        </w:r>
        <w:r>
          <w:rPr>
            <w:noProof/>
            <w:webHidden/>
          </w:rPr>
          <w:instrText xml:space="preserve"> PAGEREF _Toc124884151 \h </w:instrText>
        </w:r>
      </w:ins>
      <w:r>
        <w:rPr>
          <w:noProof/>
          <w:webHidden/>
        </w:rPr>
      </w:r>
      <w:r>
        <w:rPr>
          <w:noProof/>
          <w:webHidden/>
        </w:rPr>
        <w:fldChar w:fldCharType="separate"/>
      </w:r>
      <w:ins w:id="429" w:author="ilham.nur@office.ui.ac.id" w:date="2023-01-17T21:41:00Z">
        <w:r>
          <w:rPr>
            <w:noProof/>
            <w:webHidden/>
          </w:rPr>
          <w:t>31</w:t>
        </w:r>
        <w:r>
          <w:rPr>
            <w:noProof/>
            <w:webHidden/>
          </w:rPr>
          <w:fldChar w:fldCharType="end"/>
        </w:r>
        <w:r w:rsidRPr="00DB238B">
          <w:rPr>
            <w:rStyle w:val="Hyperlink"/>
            <w:noProof/>
          </w:rPr>
          <w:fldChar w:fldCharType="end"/>
        </w:r>
      </w:ins>
    </w:p>
    <w:p w14:paraId="3FFBE4AE" w14:textId="36E6ACDA" w:rsidR="00AF75ED" w:rsidRDefault="00AF75ED">
      <w:pPr>
        <w:pStyle w:val="TableofFigures"/>
        <w:tabs>
          <w:tab w:val="right" w:leader="dot" w:pos="8494"/>
        </w:tabs>
        <w:rPr>
          <w:ins w:id="430" w:author="ilham.nur@office.ui.ac.id" w:date="2023-01-17T21:41:00Z"/>
          <w:rFonts w:asciiTheme="minorHAnsi" w:eastAsiaTheme="minorEastAsia" w:hAnsiTheme="minorHAnsi"/>
          <w:noProof/>
          <w:sz w:val="22"/>
        </w:rPr>
      </w:pPr>
      <w:ins w:id="431"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"_Toc124884152"</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_Toc124884152 \h </w:instrText>
        </w:r>
      </w:ins>
      <w:r>
        <w:rPr>
          <w:noProof/>
          <w:webHidden/>
        </w:rPr>
      </w:r>
      <w:r>
        <w:rPr>
          <w:noProof/>
          <w:webHidden/>
        </w:rPr>
        <w:fldChar w:fldCharType="separate"/>
      </w:r>
      <w:ins w:id="432" w:author="ilham.nur@office.ui.ac.id" w:date="2023-01-17T21:41:00Z">
        <w:r>
          <w:rPr>
            <w:noProof/>
            <w:webHidden/>
          </w:rPr>
          <w:t>35</w:t>
        </w:r>
        <w:r>
          <w:rPr>
            <w:noProof/>
            <w:webHidden/>
          </w:rPr>
          <w:fldChar w:fldCharType="end"/>
        </w:r>
        <w:r w:rsidRPr="00DB238B">
          <w:rPr>
            <w:rStyle w:val="Hyperlink"/>
            <w:noProof/>
          </w:rPr>
          <w:fldChar w:fldCharType="end"/>
        </w:r>
      </w:ins>
    </w:p>
    <w:p w14:paraId="3D80B523" w14:textId="24774C7E" w:rsidR="00AF75ED" w:rsidRDefault="00AF75ED">
      <w:pPr>
        <w:pStyle w:val="TableofFigures"/>
        <w:tabs>
          <w:tab w:val="right" w:leader="dot" w:pos="8494"/>
        </w:tabs>
        <w:rPr>
          <w:ins w:id="433" w:author="ilham.nur@office.ui.ac.id" w:date="2023-01-17T21:41:00Z"/>
          <w:rFonts w:asciiTheme="minorHAnsi" w:eastAsiaTheme="minorEastAsia" w:hAnsiTheme="minorHAnsi"/>
          <w:noProof/>
          <w:sz w:val="22"/>
        </w:rPr>
      </w:pPr>
      <w:ins w:id="434"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"_Toc124884153"</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2.4 Kombinasi MCDM untuk membentuk sebuah MCDM yang bersifat hybrid (</w:t>
        </w:r>
        <w:r w:rsidRPr="00DB238B">
          <w:rPr>
            <w:rStyle w:val="Hyperlink"/>
            <w:bCs/>
            <w:noProof/>
          </w:rPr>
          <w:t>Arslan, 2018)</w:t>
        </w:r>
        <w:r>
          <w:rPr>
            <w:noProof/>
            <w:webHidden/>
          </w:rPr>
          <w:tab/>
        </w:r>
        <w:r>
          <w:rPr>
            <w:noProof/>
            <w:webHidden/>
          </w:rPr>
          <w:fldChar w:fldCharType="begin"/>
        </w:r>
        <w:r>
          <w:rPr>
            <w:noProof/>
            <w:webHidden/>
          </w:rPr>
          <w:instrText xml:space="preserve"> PAGEREF _Toc124884153 \h </w:instrText>
        </w:r>
      </w:ins>
      <w:r>
        <w:rPr>
          <w:noProof/>
          <w:webHidden/>
        </w:rPr>
      </w:r>
      <w:r>
        <w:rPr>
          <w:noProof/>
          <w:webHidden/>
        </w:rPr>
        <w:fldChar w:fldCharType="separate"/>
      </w:r>
      <w:ins w:id="435" w:author="ilham.nur@office.ui.ac.id" w:date="2023-01-17T21:41:00Z">
        <w:r>
          <w:rPr>
            <w:noProof/>
            <w:webHidden/>
          </w:rPr>
          <w:t>37</w:t>
        </w:r>
        <w:r>
          <w:rPr>
            <w:noProof/>
            <w:webHidden/>
          </w:rPr>
          <w:fldChar w:fldCharType="end"/>
        </w:r>
        <w:r w:rsidRPr="00DB238B">
          <w:rPr>
            <w:rStyle w:val="Hyperlink"/>
            <w:noProof/>
          </w:rPr>
          <w:fldChar w:fldCharType="end"/>
        </w:r>
      </w:ins>
    </w:p>
    <w:p w14:paraId="0DB1D5F6" w14:textId="5DA359CA" w:rsidR="00AF75ED" w:rsidRDefault="00AF75ED">
      <w:pPr>
        <w:pStyle w:val="TableofFigures"/>
        <w:tabs>
          <w:tab w:val="right" w:leader="dot" w:pos="8494"/>
        </w:tabs>
        <w:rPr>
          <w:ins w:id="436" w:author="ilham.nur@office.ui.ac.id" w:date="2023-01-17T21:41:00Z"/>
          <w:rFonts w:asciiTheme="minorHAnsi" w:eastAsiaTheme="minorEastAsia" w:hAnsiTheme="minorHAnsi"/>
          <w:noProof/>
          <w:sz w:val="22"/>
        </w:rPr>
      </w:pPr>
      <w:ins w:id="437"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"_Toc124884154"</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_Toc124884154 \h </w:instrText>
        </w:r>
      </w:ins>
      <w:r>
        <w:rPr>
          <w:noProof/>
          <w:webHidden/>
        </w:rPr>
      </w:r>
      <w:r>
        <w:rPr>
          <w:noProof/>
          <w:webHidden/>
        </w:rPr>
        <w:fldChar w:fldCharType="separate"/>
      </w:r>
      <w:ins w:id="438" w:author="ilham.nur@office.ui.ac.id" w:date="2023-01-17T21:41:00Z">
        <w:r>
          <w:rPr>
            <w:noProof/>
            <w:webHidden/>
          </w:rPr>
          <w:t>39</w:t>
        </w:r>
        <w:r>
          <w:rPr>
            <w:noProof/>
            <w:webHidden/>
          </w:rPr>
          <w:fldChar w:fldCharType="end"/>
        </w:r>
        <w:r w:rsidRPr="00DB238B">
          <w:rPr>
            <w:rStyle w:val="Hyperlink"/>
            <w:noProof/>
          </w:rPr>
          <w:fldChar w:fldCharType="end"/>
        </w:r>
      </w:ins>
    </w:p>
    <w:p w14:paraId="7A69F476" w14:textId="23889DE1" w:rsidR="00AF75ED" w:rsidRDefault="00AF75ED">
      <w:pPr>
        <w:pStyle w:val="TableofFigures"/>
        <w:tabs>
          <w:tab w:val="right" w:leader="dot" w:pos="8494"/>
        </w:tabs>
        <w:rPr>
          <w:ins w:id="439" w:author="ilham.nur@office.ui.ac.id" w:date="2023-01-17T21:41:00Z"/>
          <w:rFonts w:asciiTheme="minorHAnsi" w:eastAsiaTheme="minorEastAsia" w:hAnsiTheme="minorHAnsi"/>
          <w:noProof/>
          <w:sz w:val="22"/>
        </w:rPr>
      </w:pPr>
      <w:ins w:id="440"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"_Toc124884155"</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_Toc124884155 \h </w:instrText>
        </w:r>
      </w:ins>
      <w:r>
        <w:rPr>
          <w:noProof/>
          <w:webHidden/>
        </w:rPr>
      </w:r>
      <w:r>
        <w:rPr>
          <w:noProof/>
          <w:webHidden/>
        </w:rPr>
        <w:fldChar w:fldCharType="separate"/>
      </w:r>
      <w:ins w:id="441" w:author="ilham.nur@office.ui.ac.id" w:date="2023-01-17T21:41:00Z">
        <w:r>
          <w:rPr>
            <w:noProof/>
            <w:webHidden/>
          </w:rPr>
          <w:t>41</w:t>
        </w:r>
        <w:r>
          <w:rPr>
            <w:noProof/>
            <w:webHidden/>
          </w:rPr>
          <w:fldChar w:fldCharType="end"/>
        </w:r>
        <w:r w:rsidRPr="00DB238B">
          <w:rPr>
            <w:rStyle w:val="Hyperlink"/>
            <w:noProof/>
          </w:rPr>
          <w:fldChar w:fldCharType="end"/>
        </w:r>
      </w:ins>
    </w:p>
    <w:p w14:paraId="4DD4589D" w14:textId="0F679A32" w:rsidR="00AF75ED" w:rsidRDefault="00AF75ED">
      <w:pPr>
        <w:pStyle w:val="TableofFigures"/>
        <w:tabs>
          <w:tab w:val="right" w:leader="dot" w:pos="8494"/>
        </w:tabs>
        <w:rPr>
          <w:ins w:id="442" w:author="ilham.nur@office.ui.ac.id" w:date="2023-01-17T21:41:00Z"/>
          <w:rFonts w:asciiTheme="minorHAnsi" w:eastAsiaTheme="minorEastAsia" w:hAnsiTheme="minorHAnsi"/>
          <w:noProof/>
          <w:sz w:val="22"/>
        </w:rPr>
      </w:pPr>
      <w:ins w:id="443"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"_Toc124884156"</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_Toc124884156 \h </w:instrText>
        </w:r>
      </w:ins>
      <w:r>
        <w:rPr>
          <w:noProof/>
          <w:webHidden/>
        </w:rPr>
      </w:r>
      <w:r>
        <w:rPr>
          <w:noProof/>
          <w:webHidden/>
        </w:rPr>
        <w:fldChar w:fldCharType="separate"/>
      </w:r>
      <w:ins w:id="444" w:author="ilham.nur@office.ui.ac.id" w:date="2023-01-17T21:41:00Z">
        <w:r>
          <w:rPr>
            <w:noProof/>
            <w:webHidden/>
          </w:rPr>
          <w:t>42</w:t>
        </w:r>
        <w:r>
          <w:rPr>
            <w:noProof/>
            <w:webHidden/>
          </w:rPr>
          <w:fldChar w:fldCharType="end"/>
        </w:r>
        <w:r w:rsidRPr="00DB238B">
          <w:rPr>
            <w:rStyle w:val="Hyperlink"/>
            <w:noProof/>
          </w:rPr>
          <w:fldChar w:fldCharType="end"/>
        </w:r>
      </w:ins>
    </w:p>
    <w:p w14:paraId="665861B7" w14:textId="26CFEF3A" w:rsidR="00AF75ED" w:rsidRDefault="00AF75ED">
      <w:pPr>
        <w:pStyle w:val="TableofFigures"/>
        <w:tabs>
          <w:tab w:val="right" w:leader="dot" w:pos="8494"/>
        </w:tabs>
        <w:rPr>
          <w:ins w:id="445" w:author="ilham.nur@office.ui.ac.id" w:date="2023-01-17T21:41:00Z"/>
          <w:rFonts w:asciiTheme="minorHAnsi" w:eastAsiaTheme="minorEastAsia" w:hAnsiTheme="minorHAnsi"/>
          <w:noProof/>
          <w:sz w:val="22"/>
        </w:rPr>
      </w:pPr>
      <w:ins w:id="446"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"_Toc124884157"</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 xml:space="preserve">Gambar 2.8 Contoh Plot </w:t>
        </w:r>
        <w:r w:rsidRPr="00DB238B">
          <w:rPr>
            <w:rStyle w:val="Hyperlink"/>
            <w:i/>
            <w:noProof/>
          </w:rPr>
          <w:t xml:space="preserve">Support Vector </w:t>
        </w:r>
        <w:r w:rsidRPr="00DB238B">
          <w:rPr>
            <w:rStyle w:val="Hyperlink"/>
            <w:noProof/>
          </w:rPr>
          <w:t>dalam sebuah bidang SVM (Shetty, 2019)</w:t>
        </w:r>
        <w:r>
          <w:rPr>
            <w:noProof/>
            <w:webHidden/>
          </w:rPr>
          <w:tab/>
        </w:r>
        <w:r>
          <w:rPr>
            <w:noProof/>
            <w:webHidden/>
          </w:rPr>
          <w:fldChar w:fldCharType="begin"/>
        </w:r>
        <w:r>
          <w:rPr>
            <w:noProof/>
            <w:webHidden/>
          </w:rPr>
          <w:instrText xml:space="preserve"> PAGEREF _Toc124884157 \h </w:instrText>
        </w:r>
      </w:ins>
      <w:r>
        <w:rPr>
          <w:noProof/>
          <w:webHidden/>
        </w:rPr>
      </w:r>
      <w:r>
        <w:rPr>
          <w:noProof/>
          <w:webHidden/>
        </w:rPr>
        <w:fldChar w:fldCharType="separate"/>
      </w:r>
      <w:ins w:id="447" w:author="ilham.nur@office.ui.ac.id" w:date="2023-01-17T21:41:00Z">
        <w:r>
          <w:rPr>
            <w:noProof/>
            <w:webHidden/>
          </w:rPr>
          <w:t>44</w:t>
        </w:r>
        <w:r>
          <w:rPr>
            <w:noProof/>
            <w:webHidden/>
          </w:rPr>
          <w:fldChar w:fldCharType="end"/>
        </w:r>
        <w:r w:rsidRPr="00DB238B">
          <w:rPr>
            <w:rStyle w:val="Hyperlink"/>
            <w:noProof/>
          </w:rPr>
          <w:fldChar w:fldCharType="end"/>
        </w:r>
      </w:ins>
    </w:p>
    <w:p w14:paraId="67A98BC9" w14:textId="1218116D" w:rsidR="00AF75ED" w:rsidRDefault="00AF75ED">
      <w:pPr>
        <w:pStyle w:val="TableofFigures"/>
        <w:tabs>
          <w:tab w:val="right" w:leader="dot" w:pos="8494"/>
        </w:tabs>
        <w:rPr>
          <w:ins w:id="448" w:author="ilham.nur@office.ui.ac.id" w:date="2023-01-17T21:41:00Z"/>
          <w:rFonts w:asciiTheme="minorHAnsi" w:eastAsiaTheme="minorEastAsia" w:hAnsiTheme="minorHAnsi"/>
          <w:noProof/>
          <w:sz w:val="22"/>
        </w:rPr>
      </w:pPr>
      <w:ins w:id="449"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"_Toc124884158"</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 xml:space="preserve">Gambar 2.9 Ilustrasi struktur </w:t>
        </w:r>
        <w:r w:rsidRPr="00DB238B">
          <w:rPr>
            <w:rStyle w:val="Hyperlink"/>
            <w:i/>
            <w:noProof/>
          </w:rPr>
          <w:t>random forest</w:t>
        </w:r>
        <w:r w:rsidRPr="00DB238B">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_Toc124884158 \h </w:instrText>
        </w:r>
      </w:ins>
      <w:r>
        <w:rPr>
          <w:noProof/>
          <w:webHidden/>
        </w:rPr>
      </w:r>
      <w:r>
        <w:rPr>
          <w:noProof/>
          <w:webHidden/>
        </w:rPr>
        <w:fldChar w:fldCharType="separate"/>
      </w:r>
      <w:ins w:id="450" w:author="ilham.nur@office.ui.ac.id" w:date="2023-01-17T21:41:00Z">
        <w:r>
          <w:rPr>
            <w:noProof/>
            <w:webHidden/>
          </w:rPr>
          <w:t>45</w:t>
        </w:r>
        <w:r>
          <w:rPr>
            <w:noProof/>
            <w:webHidden/>
          </w:rPr>
          <w:fldChar w:fldCharType="end"/>
        </w:r>
        <w:r w:rsidRPr="00DB238B">
          <w:rPr>
            <w:rStyle w:val="Hyperlink"/>
            <w:noProof/>
          </w:rPr>
          <w:fldChar w:fldCharType="end"/>
        </w:r>
      </w:ins>
    </w:p>
    <w:p w14:paraId="6E6483D8" w14:textId="2EE80FC4" w:rsidR="00AF75ED" w:rsidRDefault="00AF75ED">
      <w:pPr>
        <w:pStyle w:val="TableofFigures"/>
        <w:tabs>
          <w:tab w:val="right" w:leader="dot" w:pos="8494"/>
        </w:tabs>
        <w:rPr>
          <w:ins w:id="451" w:author="ilham.nur@office.ui.ac.id" w:date="2023-01-17T21:41:00Z"/>
          <w:rFonts w:asciiTheme="minorHAnsi" w:eastAsiaTheme="minorEastAsia" w:hAnsiTheme="minorHAnsi"/>
          <w:noProof/>
          <w:sz w:val="22"/>
        </w:rPr>
      </w:pPr>
      <w:ins w:id="452"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"_Toc124884159"</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3.1 Diagram alir detil penelitan</w:t>
        </w:r>
        <w:r>
          <w:rPr>
            <w:noProof/>
            <w:webHidden/>
          </w:rPr>
          <w:tab/>
        </w:r>
        <w:r>
          <w:rPr>
            <w:noProof/>
            <w:webHidden/>
          </w:rPr>
          <w:fldChar w:fldCharType="begin"/>
        </w:r>
        <w:r>
          <w:rPr>
            <w:noProof/>
            <w:webHidden/>
          </w:rPr>
          <w:instrText xml:space="preserve"> PAGEREF _Toc124884159 \h </w:instrText>
        </w:r>
      </w:ins>
      <w:r>
        <w:rPr>
          <w:noProof/>
          <w:webHidden/>
        </w:rPr>
      </w:r>
      <w:r>
        <w:rPr>
          <w:noProof/>
          <w:webHidden/>
        </w:rPr>
        <w:fldChar w:fldCharType="separate"/>
      </w:r>
      <w:ins w:id="453" w:author="ilham.nur@office.ui.ac.id" w:date="2023-01-17T21:41:00Z">
        <w:r>
          <w:rPr>
            <w:noProof/>
            <w:webHidden/>
          </w:rPr>
          <w:t>48</w:t>
        </w:r>
        <w:r>
          <w:rPr>
            <w:noProof/>
            <w:webHidden/>
          </w:rPr>
          <w:fldChar w:fldCharType="end"/>
        </w:r>
        <w:r w:rsidRPr="00DB238B">
          <w:rPr>
            <w:rStyle w:val="Hyperlink"/>
            <w:noProof/>
          </w:rPr>
          <w:fldChar w:fldCharType="end"/>
        </w:r>
      </w:ins>
    </w:p>
    <w:p w14:paraId="2122EFE7" w14:textId="5FA1682E" w:rsidR="00AF75ED" w:rsidRDefault="00AF75ED">
      <w:pPr>
        <w:pStyle w:val="TableofFigures"/>
        <w:tabs>
          <w:tab w:val="right" w:leader="dot" w:pos="8494"/>
        </w:tabs>
        <w:rPr>
          <w:ins w:id="454" w:author="ilham.nur@office.ui.ac.id" w:date="2023-01-17T21:41:00Z"/>
          <w:rFonts w:asciiTheme="minorHAnsi" w:eastAsiaTheme="minorEastAsia" w:hAnsiTheme="minorHAnsi"/>
          <w:noProof/>
          <w:sz w:val="22"/>
        </w:rPr>
      </w:pPr>
      <w:ins w:id="455"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"_Toc124884160"</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3.2 Area penelitian yang dilakukan yang berhubungan dengan bidak Teknik Industri</w:t>
        </w:r>
        <w:r>
          <w:rPr>
            <w:noProof/>
            <w:webHidden/>
          </w:rPr>
          <w:tab/>
        </w:r>
        <w:r>
          <w:rPr>
            <w:noProof/>
            <w:webHidden/>
          </w:rPr>
          <w:fldChar w:fldCharType="begin"/>
        </w:r>
        <w:r>
          <w:rPr>
            <w:noProof/>
            <w:webHidden/>
          </w:rPr>
          <w:instrText xml:space="preserve"> PAGEREF _Toc124884160 \h </w:instrText>
        </w:r>
      </w:ins>
      <w:r>
        <w:rPr>
          <w:noProof/>
          <w:webHidden/>
        </w:rPr>
      </w:r>
      <w:r>
        <w:rPr>
          <w:noProof/>
          <w:webHidden/>
        </w:rPr>
        <w:fldChar w:fldCharType="separate"/>
      </w:r>
      <w:ins w:id="456" w:author="ilham.nur@office.ui.ac.id" w:date="2023-01-17T21:41:00Z">
        <w:r>
          <w:rPr>
            <w:noProof/>
            <w:webHidden/>
          </w:rPr>
          <w:t>51</w:t>
        </w:r>
        <w:r>
          <w:rPr>
            <w:noProof/>
            <w:webHidden/>
          </w:rPr>
          <w:fldChar w:fldCharType="end"/>
        </w:r>
        <w:r w:rsidRPr="00DB238B">
          <w:rPr>
            <w:rStyle w:val="Hyperlink"/>
            <w:noProof/>
          </w:rPr>
          <w:fldChar w:fldCharType="end"/>
        </w:r>
      </w:ins>
    </w:p>
    <w:p w14:paraId="545A4343" w14:textId="33805BFB" w:rsidR="00AF75ED" w:rsidRDefault="00AF75ED">
      <w:pPr>
        <w:pStyle w:val="TableofFigures"/>
        <w:tabs>
          <w:tab w:val="right" w:leader="dot" w:pos="8494"/>
        </w:tabs>
        <w:rPr>
          <w:ins w:id="457" w:author="ilham.nur@office.ui.ac.id" w:date="2023-01-17T21:41:00Z"/>
          <w:rFonts w:asciiTheme="minorHAnsi" w:eastAsiaTheme="minorEastAsia" w:hAnsiTheme="minorHAnsi"/>
          <w:noProof/>
          <w:sz w:val="22"/>
        </w:rPr>
      </w:pPr>
      <w:ins w:id="458" w:author="ilham.nur@office.ui.ac.id" w:date="2023-01-17T21:41:00Z">
        <w:r w:rsidRPr="00DB238B">
          <w:rPr>
            <w:rStyle w:val="Hyperlink"/>
            <w:noProof/>
          </w:rPr>
          <w:fldChar w:fldCharType="begin"/>
        </w:r>
        <w:r w:rsidRPr="00DB238B">
          <w:rPr>
            <w:rStyle w:val="Hyperlink"/>
            <w:noProof/>
          </w:rPr>
          <w:instrText xml:space="preserve"> </w:instrText>
        </w:r>
        <w:r>
          <w:rPr>
            <w:noProof/>
          </w:rPr>
          <w:instrText>HYPERLINK \l "_Toc124884161"</w:instrText>
        </w:r>
        <w:r w:rsidRPr="00DB238B">
          <w:rPr>
            <w:rStyle w:val="Hyperlink"/>
            <w:noProof/>
          </w:rPr>
          <w:instrText xml:space="preserve"> </w:instrText>
        </w:r>
        <w:r w:rsidRPr="00DB238B">
          <w:rPr>
            <w:rStyle w:val="Hyperlink"/>
            <w:noProof/>
          </w:rPr>
        </w:r>
        <w:r w:rsidRPr="00DB238B">
          <w:rPr>
            <w:rStyle w:val="Hyperlink"/>
            <w:noProof/>
          </w:rPr>
          <w:fldChar w:fldCharType="separate"/>
        </w:r>
        <w:r w:rsidRPr="00DB238B">
          <w:rPr>
            <w:rStyle w:val="Hyperlink"/>
            <w:noProof/>
          </w:rPr>
          <w:t>Gambar 3.3 Sampel VosViewer terkait topik riset yang akan dibahas</w:t>
        </w:r>
        <w:r>
          <w:rPr>
            <w:noProof/>
            <w:webHidden/>
          </w:rPr>
          <w:tab/>
        </w:r>
        <w:r>
          <w:rPr>
            <w:noProof/>
            <w:webHidden/>
          </w:rPr>
          <w:fldChar w:fldCharType="begin"/>
        </w:r>
        <w:r>
          <w:rPr>
            <w:noProof/>
            <w:webHidden/>
          </w:rPr>
          <w:instrText xml:space="preserve"> PAGEREF _Toc124884161 \h </w:instrText>
        </w:r>
      </w:ins>
      <w:r>
        <w:rPr>
          <w:noProof/>
          <w:webHidden/>
        </w:rPr>
      </w:r>
      <w:r>
        <w:rPr>
          <w:noProof/>
          <w:webHidden/>
        </w:rPr>
        <w:fldChar w:fldCharType="separate"/>
      </w:r>
      <w:ins w:id="459" w:author="ilham.nur@office.ui.ac.id" w:date="2023-01-17T21:41:00Z">
        <w:r>
          <w:rPr>
            <w:noProof/>
            <w:webHidden/>
          </w:rPr>
          <w:t>52</w:t>
        </w:r>
        <w:r>
          <w:rPr>
            <w:noProof/>
            <w:webHidden/>
          </w:rPr>
          <w:fldChar w:fldCharType="end"/>
        </w:r>
        <w:r w:rsidRPr="00DB238B">
          <w:rPr>
            <w:rStyle w:val="Hyperlink"/>
            <w:noProof/>
          </w:rPr>
          <w:fldChar w:fldCharType="end"/>
        </w:r>
      </w:ins>
    </w:p>
    <w:p w14:paraId="4ADE0651" w14:textId="25D35315" w:rsidR="00987C24" w:rsidDel="00AF75ED" w:rsidRDefault="00987C24">
      <w:pPr>
        <w:pStyle w:val="TableofFigures"/>
        <w:tabs>
          <w:tab w:val="right" w:leader="dot" w:pos="8494"/>
        </w:tabs>
        <w:rPr>
          <w:del w:id="460" w:author="ilham.nur@office.ui.ac.id" w:date="2023-01-17T21:41:00Z"/>
          <w:rFonts w:asciiTheme="minorHAnsi" w:eastAsiaTheme="minorEastAsia" w:hAnsiTheme="minorHAnsi"/>
          <w:noProof/>
          <w:sz w:val="22"/>
        </w:rPr>
      </w:pPr>
      <w:del w:id="461" w:author="ilham.nur@office.ui.ac.id" w:date="2023-01-17T21:41:00Z">
        <w:r w:rsidRPr="00AF75ED" w:rsidDel="00AF75ED">
          <w:rPr>
            <w:rPrChange w:id="462" w:author="ilham.nur@office.ui.ac.id" w:date="2023-01-17T21:41:00Z">
              <w:rPr>
                <w:rStyle w:val="Hyperlink"/>
                <w:noProof/>
              </w:rPr>
            </w:rPrChange>
          </w:rPr>
          <w:delText>Gambar 1.1 Data performa proyek berdasarkan daerah (PMI, 2021b)</w:delText>
        </w:r>
        <w:r w:rsidDel="00AF75ED">
          <w:rPr>
            <w:noProof/>
            <w:webHidden/>
          </w:rPr>
          <w:tab/>
          <w:delText>2</w:delText>
        </w:r>
      </w:del>
    </w:p>
    <w:p w14:paraId="42A5238C" w14:textId="0FD8912F" w:rsidR="00987C24" w:rsidDel="00AF75ED" w:rsidRDefault="00987C24">
      <w:pPr>
        <w:pStyle w:val="TableofFigures"/>
        <w:tabs>
          <w:tab w:val="right" w:leader="dot" w:pos="8494"/>
        </w:tabs>
        <w:rPr>
          <w:del w:id="463" w:author="ilham.nur@office.ui.ac.id" w:date="2023-01-17T21:41:00Z"/>
          <w:rFonts w:asciiTheme="minorHAnsi" w:eastAsiaTheme="minorEastAsia" w:hAnsiTheme="minorHAnsi"/>
          <w:noProof/>
          <w:sz w:val="22"/>
        </w:rPr>
      </w:pPr>
      <w:del w:id="464" w:author="ilham.nur@office.ui.ac.id" w:date="2023-01-17T21:41:00Z">
        <w:r w:rsidRPr="00AF75ED" w:rsidDel="00AF75ED">
          <w:rPr>
            <w:rPrChange w:id="465" w:author="ilham.nur@office.ui.ac.id" w:date="2023-01-17T21:41:00Z">
              <w:rPr>
                <w:rStyle w:val="Hyperlink"/>
                <w:noProof/>
              </w:rPr>
            </w:rPrChange>
          </w:rPr>
          <w:delText>Gambar 1.2 Kendala yang mengakibatkan keterlambatan proyek menurut Association Project Management (Pappas, 2021b)</w:delText>
        </w:r>
        <w:r w:rsidDel="00AF75ED">
          <w:rPr>
            <w:noProof/>
            <w:webHidden/>
          </w:rPr>
          <w:tab/>
          <w:delText>3</w:delText>
        </w:r>
      </w:del>
    </w:p>
    <w:p w14:paraId="54518EB2" w14:textId="567EF2FF" w:rsidR="00987C24" w:rsidDel="00AF75ED" w:rsidRDefault="00987C24">
      <w:pPr>
        <w:pStyle w:val="TableofFigures"/>
        <w:tabs>
          <w:tab w:val="right" w:leader="dot" w:pos="8494"/>
        </w:tabs>
        <w:rPr>
          <w:del w:id="466" w:author="ilham.nur@office.ui.ac.id" w:date="2023-01-17T21:41:00Z"/>
          <w:rFonts w:asciiTheme="minorHAnsi" w:eastAsiaTheme="minorEastAsia" w:hAnsiTheme="minorHAnsi"/>
          <w:noProof/>
          <w:sz w:val="22"/>
        </w:rPr>
      </w:pPr>
      <w:del w:id="467" w:author="ilham.nur@office.ui.ac.id" w:date="2023-01-17T21:41:00Z">
        <w:r w:rsidRPr="00AF75ED" w:rsidDel="00AF75ED">
          <w:rPr>
            <w:rPrChange w:id="468" w:author="ilham.nur@office.ui.ac.id" w:date="2023-01-17T21:41:00Z">
              <w:rPr>
                <w:rStyle w:val="Hyperlink"/>
                <w:noProof/>
              </w:rPr>
            </w:rPrChange>
          </w:rPr>
          <w:delText>Gambar 1.3 Performa waktu penyelesaian proyek pada PT.X yang mengalami keterlambatan di tahun 2021</w:delText>
        </w:r>
        <w:r w:rsidDel="00AF75ED">
          <w:rPr>
            <w:noProof/>
            <w:webHidden/>
          </w:rPr>
          <w:tab/>
          <w:delText>5</w:delText>
        </w:r>
      </w:del>
    </w:p>
    <w:p w14:paraId="57DC1E86" w14:textId="0D42384F" w:rsidR="00987C24" w:rsidDel="00AF75ED" w:rsidRDefault="00987C24">
      <w:pPr>
        <w:pStyle w:val="TableofFigures"/>
        <w:tabs>
          <w:tab w:val="right" w:leader="dot" w:pos="8494"/>
        </w:tabs>
        <w:rPr>
          <w:del w:id="469" w:author="ilham.nur@office.ui.ac.id" w:date="2023-01-17T21:41:00Z"/>
          <w:rFonts w:asciiTheme="minorHAnsi" w:eastAsiaTheme="minorEastAsia" w:hAnsiTheme="minorHAnsi"/>
          <w:noProof/>
          <w:sz w:val="22"/>
        </w:rPr>
      </w:pPr>
      <w:del w:id="470" w:author="ilham.nur@office.ui.ac.id" w:date="2023-01-17T21:41:00Z">
        <w:r w:rsidRPr="00AF75ED" w:rsidDel="00AF75ED">
          <w:rPr>
            <w:rPrChange w:id="471" w:author="ilham.nur@office.ui.ac.id" w:date="2023-01-17T21:41:00Z">
              <w:rPr>
                <w:rStyle w:val="Hyperlink"/>
                <w:noProof/>
              </w:rPr>
            </w:rPrChange>
          </w:rPr>
          <w:delText>Gambar 1.4 Ringkasan Metodologi Penelitian</w:delText>
        </w:r>
        <w:r w:rsidDel="00AF75ED">
          <w:rPr>
            <w:noProof/>
            <w:webHidden/>
          </w:rPr>
          <w:tab/>
          <w:delText>17</w:delText>
        </w:r>
      </w:del>
    </w:p>
    <w:p w14:paraId="328BEF0B" w14:textId="2725A214" w:rsidR="00987C24" w:rsidDel="00AF75ED" w:rsidRDefault="00987C24">
      <w:pPr>
        <w:pStyle w:val="TableofFigures"/>
        <w:tabs>
          <w:tab w:val="right" w:leader="dot" w:pos="8494"/>
        </w:tabs>
        <w:rPr>
          <w:del w:id="472" w:author="ilham.nur@office.ui.ac.id" w:date="2023-01-17T21:41:00Z"/>
          <w:rFonts w:asciiTheme="minorHAnsi" w:eastAsiaTheme="minorEastAsia" w:hAnsiTheme="minorHAnsi"/>
          <w:noProof/>
          <w:sz w:val="22"/>
        </w:rPr>
      </w:pPr>
      <w:del w:id="473" w:author="ilham.nur@office.ui.ac.id" w:date="2023-01-17T21:41:00Z">
        <w:r w:rsidRPr="00AF75ED" w:rsidDel="00AF75ED">
          <w:rPr>
            <w:rPrChange w:id="474" w:author="ilham.nur@office.ui.ac.id" w:date="2023-01-17T21:41:00Z">
              <w:rPr>
                <w:rStyle w:val="Hyperlink"/>
                <w:noProof/>
              </w:rPr>
            </w:rPrChange>
          </w:rPr>
          <w:delText>Gambar 2.1 Hubungan kompleksitas proyek dengan bantuan fleksibilitas manajemen proyek dengan hasil akhir proyek (Jalali Sohi et al., 2020)</w:delText>
        </w:r>
        <w:r w:rsidDel="00AF75ED">
          <w:rPr>
            <w:noProof/>
            <w:webHidden/>
          </w:rPr>
          <w:tab/>
          <w:delText>22</w:delText>
        </w:r>
      </w:del>
    </w:p>
    <w:p w14:paraId="3D5E5635" w14:textId="68387563" w:rsidR="00987C24" w:rsidDel="00AF75ED" w:rsidRDefault="00987C24">
      <w:pPr>
        <w:pStyle w:val="TableofFigures"/>
        <w:tabs>
          <w:tab w:val="right" w:leader="dot" w:pos="8494"/>
        </w:tabs>
        <w:rPr>
          <w:del w:id="475" w:author="ilham.nur@office.ui.ac.id" w:date="2023-01-17T21:41:00Z"/>
          <w:rFonts w:asciiTheme="minorHAnsi" w:eastAsiaTheme="minorEastAsia" w:hAnsiTheme="minorHAnsi"/>
          <w:noProof/>
          <w:sz w:val="22"/>
        </w:rPr>
      </w:pPr>
      <w:del w:id="476" w:author="ilham.nur@office.ui.ac.id" w:date="2023-01-17T21:41:00Z">
        <w:r w:rsidRPr="00AF75ED" w:rsidDel="00AF75ED">
          <w:rPr>
            <w:rPrChange w:id="477" w:author="ilham.nur@office.ui.ac.id" w:date="2023-01-17T21:41:00Z">
              <w:rPr>
                <w:rStyle w:val="Hyperlink"/>
                <w:noProof/>
              </w:rPr>
            </w:rPrChange>
          </w:rPr>
          <w:delText xml:space="preserve">Gambar 2.2 Aspek dan komponen penyusun </w:delText>
        </w:r>
        <w:r w:rsidRPr="00AF75ED" w:rsidDel="00AF75ED">
          <w:rPr>
            <w:rPrChange w:id="478" w:author="ilham.nur@office.ui.ac.id" w:date="2023-01-17T21:41:00Z">
              <w:rPr>
                <w:rStyle w:val="Hyperlink"/>
                <w:i/>
                <w:noProof/>
              </w:rPr>
            </w:rPrChange>
          </w:rPr>
          <w:delText>Gartner Framework</w:delText>
        </w:r>
        <w:r w:rsidRPr="00AF75ED" w:rsidDel="00AF75ED">
          <w:rPr>
            <w:rPrChange w:id="479" w:author="ilham.nur@office.ui.ac.id" w:date="2023-01-17T21:41:00Z">
              <w:rPr>
                <w:rStyle w:val="Hyperlink"/>
                <w:noProof/>
              </w:rPr>
            </w:rPrChange>
          </w:rPr>
          <w:delText xml:space="preserve"> (Valeev et al., 2021)</w:delText>
        </w:r>
        <w:r w:rsidDel="00AF75ED">
          <w:rPr>
            <w:noProof/>
            <w:webHidden/>
          </w:rPr>
          <w:tab/>
          <w:delText>30</w:delText>
        </w:r>
      </w:del>
    </w:p>
    <w:p w14:paraId="671E0798" w14:textId="6E5AF085" w:rsidR="00987C24" w:rsidDel="00AF75ED" w:rsidRDefault="00987C24">
      <w:pPr>
        <w:pStyle w:val="TableofFigures"/>
        <w:tabs>
          <w:tab w:val="right" w:leader="dot" w:pos="8494"/>
        </w:tabs>
        <w:rPr>
          <w:del w:id="480" w:author="ilham.nur@office.ui.ac.id" w:date="2023-01-17T21:41:00Z"/>
          <w:rFonts w:asciiTheme="minorHAnsi" w:eastAsiaTheme="minorEastAsia" w:hAnsiTheme="minorHAnsi"/>
          <w:noProof/>
          <w:sz w:val="22"/>
        </w:rPr>
      </w:pPr>
      <w:del w:id="481" w:author="ilham.nur@office.ui.ac.id" w:date="2023-01-17T21:41:00Z">
        <w:r w:rsidRPr="00AF75ED" w:rsidDel="00AF75ED">
          <w:rPr>
            <w:rPrChange w:id="482" w:author="ilham.nur@office.ui.ac.id" w:date="2023-01-17T21:41:00Z">
              <w:rPr>
                <w:rStyle w:val="Hyperlink"/>
                <w:noProof/>
              </w:rPr>
            </w:rPrChange>
          </w:rPr>
          <w:delText>Gambar 2.3 Pembagian MCDM berdasarkan data, kriteria yang digunakan, dan jumlah hasil yang dikeluarkan (Arslan, 2018)</w:delText>
        </w:r>
        <w:r w:rsidDel="00AF75ED">
          <w:rPr>
            <w:noProof/>
            <w:webHidden/>
          </w:rPr>
          <w:tab/>
          <w:delText>34</w:delText>
        </w:r>
      </w:del>
    </w:p>
    <w:p w14:paraId="061631FB" w14:textId="0D855974" w:rsidR="00987C24" w:rsidDel="00AF75ED" w:rsidRDefault="00987C24">
      <w:pPr>
        <w:pStyle w:val="TableofFigures"/>
        <w:tabs>
          <w:tab w:val="right" w:leader="dot" w:pos="8494"/>
        </w:tabs>
        <w:rPr>
          <w:del w:id="483" w:author="ilham.nur@office.ui.ac.id" w:date="2023-01-17T21:41:00Z"/>
          <w:rFonts w:asciiTheme="minorHAnsi" w:eastAsiaTheme="minorEastAsia" w:hAnsiTheme="minorHAnsi"/>
          <w:noProof/>
          <w:sz w:val="22"/>
        </w:rPr>
      </w:pPr>
      <w:del w:id="484" w:author="ilham.nur@office.ui.ac.id" w:date="2023-01-17T21:41:00Z">
        <w:r w:rsidRPr="00AF75ED" w:rsidDel="00AF75ED">
          <w:rPr>
            <w:rPrChange w:id="485" w:author="ilham.nur@office.ui.ac.id" w:date="2023-01-17T21:41:00Z">
              <w:rPr>
                <w:rStyle w:val="Hyperlink"/>
                <w:noProof/>
              </w:rPr>
            </w:rPrChange>
          </w:rPr>
          <w:delText>Gambar 2.4 Kombinasi MCDM untuk membentuk sebuah MCDM yang bersifat hybrid (</w:delText>
        </w:r>
        <w:r w:rsidRPr="00AF75ED" w:rsidDel="00AF75ED">
          <w:rPr>
            <w:rPrChange w:id="486" w:author="ilham.nur@office.ui.ac.id" w:date="2023-01-17T21:41:00Z">
              <w:rPr>
                <w:rStyle w:val="Hyperlink"/>
                <w:bCs/>
                <w:noProof/>
              </w:rPr>
            </w:rPrChange>
          </w:rPr>
          <w:delText>Arslan, 2018)</w:delText>
        </w:r>
        <w:r w:rsidDel="00AF75ED">
          <w:rPr>
            <w:noProof/>
            <w:webHidden/>
          </w:rPr>
          <w:tab/>
          <w:delText>36</w:delText>
        </w:r>
      </w:del>
    </w:p>
    <w:p w14:paraId="1C8822E8" w14:textId="3EB705FC" w:rsidR="00987C24" w:rsidDel="00AF75ED" w:rsidRDefault="00987C24">
      <w:pPr>
        <w:pStyle w:val="TableofFigures"/>
        <w:tabs>
          <w:tab w:val="right" w:leader="dot" w:pos="8494"/>
        </w:tabs>
        <w:rPr>
          <w:del w:id="487" w:author="ilham.nur@office.ui.ac.id" w:date="2023-01-17T21:41:00Z"/>
          <w:rFonts w:asciiTheme="minorHAnsi" w:eastAsiaTheme="minorEastAsia" w:hAnsiTheme="minorHAnsi"/>
          <w:noProof/>
          <w:sz w:val="22"/>
        </w:rPr>
      </w:pPr>
      <w:del w:id="488" w:author="ilham.nur@office.ui.ac.id" w:date="2023-01-17T21:41:00Z">
        <w:r w:rsidRPr="00AF75ED" w:rsidDel="00AF75ED">
          <w:rPr>
            <w:rPrChange w:id="489" w:author="ilham.nur@office.ui.ac.id" w:date="2023-01-17T21:41:00Z">
              <w:rPr>
                <w:rStyle w:val="Hyperlink"/>
                <w:noProof/>
              </w:rPr>
            </w:rPrChange>
          </w:rPr>
          <w:delText>Gambar 2.5 Koneksi hirarki pada teknik penentuan keputusan menggunakan ANP (Chen et al., 2019b)</w:delText>
        </w:r>
        <w:r w:rsidDel="00AF75ED">
          <w:rPr>
            <w:noProof/>
            <w:webHidden/>
          </w:rPr>
          <w:tab/>
          <w:delText>38</w:delText>
        </w:r>
      </w:del>
    </w:p>
    <w:p w14:paraId="2DAFE504" w14:textId="349EC724" w:rsidR="00987C24" w:rsidDel="00AF75ED" w:rsidRDefault="00987C24">
      <w:pPr>
        <w:pStyle w:val="TableofFigures"/>
        <w:tabs>
          <w:tab w:val="right" w:leader="dot" w:pos="8494"/>
        </w:tabs>
        <w:rPr>
          <w:del w:id="490" w:author="ilham.nur@office.ui.ac.id" w:date="2023-01-17T21:41:00Z"/>
          <w:rFonts w:asciiTheme="minorHAnsi" w:eastAsiaTheme="minorEastAsia" w:hAnsiTheme="minorHAnsi"/>
          <w:noProof/>
          <w:sz w:val="22"/>
        </w:rPr>
      </w:pPr>
      <w:del w:id="491" w:author="ilham.nur@office.ui.ac.id" w:date="2023-01-17T21:41:00Z">
        <w:r w:rsidRPr="00AF75ED" w:rsidDel="00AF75ED">
          <w:rPr>
            <w:rPrChange w:id="492" w:author="ilham.nur@office.ui.ac.id" w:date="2023-01-17T21:41:00Z">
              <w:rPr>
                <w:rStyle w:val="Hyperlink"/>
                <w:noProof/>
              </w:rPr>
            </w:rPrChange>
          </w:rPr>
          <w:delText>Gambar 2.6 Tata cara MCDM menggunakan metode COPRAS (Jain &amp; Chand, 2021)</w:delText>
        </w:r>
        <w:r w:rsidDel="00AF75ED">
          <w:rPr>
            <w:noProof/>
            <w:webHidden/>
          </w:rPr>
          <w:tab/>
          <w:delText>40</w:delText>
        </w:r>
      </w:del>
    </w:p>
    <w:p w14:paraId="4FF18FE9" w14:textId="6BE78512" w:rsidR="00987C24" w:rsidDel="00AF75ED" w:rsidRDefault="00987C24">
      <w:pPr>
        <w:pStyle w:val="TableofFigures"/>
        <w:tabs>
          <w:tab w:val="right" w:leader="dot" w:pos="8494"/>
        </w:tabs>
        <w:rPr>
          <w:del w:id="493" w:author="ilham.nur@office.ui.ac.id" w:date="2023-01-17T21:41:00Z"/>
          <w:rFonts w:asciiTheme="minorHAnsi" w:eastAsiaTheme="minorEastAsia" w:hAnsiTheme="minorHAnsi"/>
          <w:noProof/>
          <w:sz w:val="22"/>
        </w:rPr>
      </w:pPr>
      <w:del w:id="494" w:author="ilham.nur@office.ui.ac.id" w:date="2023-01-17T21:41:00Z">
        <w:r w:rsidRPr="00AF75ED" w:rsidDel="00AF75ED">
          <w:rPr>
            <w:rPrChange w:id="495" w:author="ilham.nur@office.ui.ac.id" w:date="2023-01-17T21:41:00Z">
              <w:rPr>
                <w:rStyle w:val="Hyperlink"/>
                <w:noProof/>
              </w:rPr>
            </w:rPrChange>
          </w:rPr>
          <w:delText>Gambar 2.7 Jenis kecerdasan buatan dan ML secara lingkup garis besar</w:delText>
        </w:r>
        <w:r w:rsidDel="00AF75ED">
          <w:rPr>
            <w:noProof/>
            <w:webHidden/>
          </w:rPr>
          <w:tab/>
          <w:delText>41</w:delText>
        </w:r>
      </w:del>
    </w:p>
    <w:p w14:paraId="012AC619" w14:textId="353F942B" w:rsidR="00987C24" w:rsidDel="00AF75ED" w:rsidRDefault="00987C24">
      <w:pPr>
        <w:pStyle w:val="TableofFigures"/>
        <w:tabs>
          <w:tab w:val="right" w:leader="dot" w:pos="8494"/>
        </w:tabs>
        <w:rPr>
          <w:del w:id="496" w:author="ilham.nur@office.ui.ac.id" w:date="2023-01-17T21:41:00Z"/>
          <w:rFonts w:asciiTheme="minorHAnsi" w:eastAsiaTheme="minorEastAsia" w:hAnsiTheme="minorHAnsi"/>
          <w:noProof/>
          <w:sz w:val="22"/>
        </w:rPr>
      </w:pPr>
      <w:del w:id="497" w:author="ilham.nur@office.ui.ac.id" w:date="2023-01-17T21:41:00Z">
        <w:r w:rsidRPr="00AF75ED" w:rsidDel="00AF75ED">
          <w:rPr>
            <w:rPrChange w:id="498" w:author="ilham.nur@office.ui.ac.id" w:date="2023-01-17T21:41:00Z">
              <w:rPr>
                <w:rStyle w:val="Hyperlink"/>
                <w:noProof/>
              </w:rPr>
            </w:rPrChange>
          </w:rPr>
          <w:delText xml:space="preserve">Gambar 2.8 Contoh Plot </w:delText>
        </w:r>
        <w:r w:rsidRPr="00AF75ED" w:rsidDel="00AF75ED">
          <w:rPr>
            <w:rPrChange w:id="499" w:author="ilham.nur@office.ui.ac.id" w:date="2023-01-17T21:41:00Z">
              <w:rPr>
                <w:rStyle w:val="Hyperlink"/>
                <w:i/>
                <w:noProof/>
              </w:rPr>
            </w:rPrChange>
          </w:rPr>
          <w:delText xml:space="preserve">Support Vector </w:delText>
        </w:r>
        <w:r w:rsidRPr="00AF75ED" w:rsidDel="00AF75ED">
          <w:rPr>
            <w:rPrChange w:id="500" w:author="ilham.nur@office.ui.ac.id" w:date="2023-01-17T21:41:00Z">
              <w:rPr>
                <w:rStyle w:val="Hyperlink"/>
                <w:noProof/>
              </w:rPr>
            </w:rPrChange>
          </w:rPr>
          <w:delText>dalam sebuah bidang SVM (Shetty, 2019)</w:delText>
        </w:r>
        <w:r w:rsidDel="00AF75ED">
          <w:rPr>
            <w:noProof/>
            <w:webHidden/>
          </w:rPr>
          <w:tab/>
          <w:delText>43</w:delText>
        </w:r>
      </w:del>
    </w:p>
    <w:p w14:paraId="60FE6880" w14:textId="22C74E36" w:rsidR="00987C24" w:rsidDel="00AF75ED" w:rsidRDefault="00987C24">
      <w:pPr>
        <w:pStyle w:val="TableofFigures"/>
        <w:tabs>
          <w:tab w:val="right" w:leader="dot" w:pos="8494"/>
        </w:tabs>
        <w:rPr>
          <w:del w:id="501" w:author="ilham.nur@office.ui.ac.id" w:date="2023-01-17T21:41:00Z"/>
          <w:rFonts w:asciiTheme="minorHAnsi" w:eastAsiaTheme="minorEastAsia" w:hAnsiTheme="minorHAnsi"/>
          <w:noProof/>
          <w:sz w:val="22"/>
        </w:rPr>
      </w:pPr>
      <w:del w:id="502" w:author="ilham.nur@office.ui.ac.id" w:date="2023-01-17T21:41:00Z">
        <w:r w:rsidRPr="00AF75ED" w:rsidDel="00AF75ED">
          <w:rPr>
            <w:rPrChange w:id="503" w:author="ilham.nur@office.ui.ac.id" w:date="2023-01-17T21:41:00Z">
              <w:rPr>
                <w:rStyle w:val="Hyperlink"/>
                <w:noProof/>
              </w:rPr>
            </w:rPrChange>
          </w:rPr>
          <w:delText xml:space="preserve">Gambar 2.9 Ilustrasi struktur </w:delText>
        </w:r>
        <w:r w:rsidRPr="00AF75ED" w:rsidDel="00AF75ED">
          <w:rPr>
            <w:rPrChange w:id="504" w:author="ilham.nur@office.ui.ac.id" w:date="2023-01-17T21:41:00Z">
              <w:rPr>
                <w:rStyle w:val="Hyperlink"/>
                <w:i/>
                <w:noProof/>
              </w:rPr>
            </w:rPrChange>
          </w:rPr>
          <w:delText>random forest</w:delText>
        </w:r>
        <w:r w:rsidRPr="00AF75ED" w:rsidDel="00AF75ED">
          <w:rPr>
            <w:rPrChange w:id="505" w:author="ilham.nur@office.ui.ac.id" w:date="2023-01-17T21:41:00Z">
              <w:rPr>
                <w:rStyle w:val="Hyperlink"/>
                <w:noProof/>
              </w:rPr>
            </w:rPrChange>
          </w:rPr>
          <w:delText xml:space="preserve"> dalam menyelesaikan permasalahan (Onesmus, 2020a)</w:delText>
        </w:r>
        <w:r w:rsidDel="00AF75ED">
          <w:rPr>
            <w:noProof/>
            <w:webHidden/>
          </w:rPr>
          <w:tab/>
          <w:delText>44</w:delText>
        </w:r>
      </w:del>
    </w:p>
    <w:p w14:paraId="1AFBD1EB" w14:textId="12BE5EAF" w:rsidR="00987C24" w:rsidDel="00AF75ED" w:rsidRDefault="00987C24">
      <w:pPr>
        <w:pStyle w:val="TableofFigures"/>
        <w:tabs>
          <w:tab w:val="right" w:leader="dot" w:pos="8494"/>
        </w:tabs>
        <w:rPr>
          <w:del w:id="506" w:author="ilham.nur@office.ui.ac.id" w:date="2023-01-17T21:41:00Z"/>
          <w:rFonts w:asciiTheme="minorHAnsi" w:eastAsiaTheme="minorEastAsia" w:hAnsiTheme="minorHAnsi"/>
          <w:noProof/>
          <w:sz w:val="22"/>
        </w:rPr>
      </w:pPr>
      <w:del w:id="507" w:author="ilham.nur@office.ui.ac.id" w:date="2023-01-17T21:41:00Z">
        <w:r w:rsidRPr="00AF75ED" w:rsidDel="00AF75ED">
          <w:rPr>
            <w:rPrChange w:id="508" w:author="ilham.nur@office.ui.ac.id" w:date="2023-01-17T21:41:00Z">
              <w:rPr>
                <w:rStyle w:val="Hyperlink"/>
                <w:noProof/>
              </w:rPr>
            </w:rPrChange>
          </w:rPr>
          <w:delText>Gambar 3.1 Diagram alir detil penelitan</w:delText>
        </w:r>
        <w:r w:rsidDel="00AF75ED">
          <w:rPr>
            <w:noProof/>
            <w:webHidden/>
          </w:rPr>
          <w:tab/>
          <w:delText>47</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509" w:name="_Toc120139619"/>
      <w:bookmarkStart w:id="510" w:name="_Toc124884095"/>
      <w:r>
        <w:lastRenderedPageBreak/>
        <w:t>DAFTAR TABEL</w:t>
      </w:r>
      <w:bookmarkEnd w:id="509"/>
      <w:bookmarkEnd w:id="510"/>
    </w:p>
    <w:p w14:paraId="135A4971" w14:textId="77777777" w:rsidR="00863A40" w:rsidRPr="00863A40" w:rsidRDefault="00863A40" w:rsidP="00863A40"/>
    <w:p w14:paraId="05BA857B" w14:textId="44D3BB67" w:rsidR="00AF75ED" w:rsidRDefault="00F5566B">
      <w:pPr>
        <w:pStyle w:val="TableofFigures"/>
        <w:tabs>
          <w:tab w:val="right" w:leader="dot" w:pos="8494"/>
        </w:tabs>
        <w:rPr>
          <w:ins w:id="511" w:author="ilham.nur@office.ui.ac.id" w:date="2023-01-17T21:41:00Z"/>
          <w:rFonts w:asciiTheme="minorHAnsi" w:eastAsiaTheme="minorEastAsia" w:hAnsiTheme="minorHAnsi"/>
          <w:noProof/>
          <w:sz w:val="22"/>
        </w:rPr>
      </w:pPr>
      <w:r>
        <w:fldChar w:fldCharType="begin"/>
      </w:r>
      <w:r>
        <w:instrText xml:space="preserve"> TOC \h \z \c "Tabel" </w:instrText>
      </w:r>
      <w:r>
        <w:fldChar w:fldCharType="separate"/>
      </w:r>
      <w:ins w:id="512" w:author="ilham.nur@office.ui.ac.id" w:date="2023-01-17T21:41:00Z">
        <w:r w:rsidR="00AF75ED" w:rsidRPr="008C0B66">
          <w:rPr>
            <w:rStyle w:val="Hyperlink"/>
            <w:noProof/>
          </w:rPr>
          <w:fldChar w:fldCharType="begin"/>
        </w:r>
        <w:r w:rsidR="00AF75ED" w:rsidRPr="008C0B66">
          <w:rPr>
            <w:rStyle w:val="Hyperlink"/>
            <w:noProof/>
          </w:rPr>
          <w:instrText xml:space="preserve"> </w:instrText>
        </w:r>
        <w:r w:rsidR="00AF75ED">
          <w:rPr>
            <w:noProof/>
          </w:rPr>
          <w:instrText>HYPERLINK \l "_Toc124884162"</w:instrText>
        </w:r>
        <w:r w:rsidR="00AF75ED" w:rsidRPr="008C0B66">
          <w:rPr>
            <w:rStyle w:val="Hyperlink"/>
            <w:noProof/>
          </w:rPr>
          <w:instrText xml:space="preserve"> </w:instrText>
        </w:r>
        <w:r w:rsidR="00AF75ED" w:rsidRPr="008C0B66">
          <w:rPr>
            <w:rStyle w:val="Hyperlink"/>
            <w:noProof/>
          </w:rPr>
        </w:r>
        <w:r w:rsidR="00AF75ED" w:rsidRPr="008C0B66">
          <w:rPr>
            <w:rStyle w:val="Hyperlink"/>
            <w:noProof/>
          </w:rPr>
          <w:fldChar w:fldCharType="separate"/>
        </w:r>
        <w:r w:rsidR="00AF75ED" w:rsidRPr="008C0B66">
          <w:rPr>
            <w:rStyle w:val="Hyperlink"/>
            <w:noProof/>
          </w:rPr>
          <w:t>Tabel 1.1 Penelitian terdahulu terkait dengan manajemen pekerjaan dan sumber daya pada proyek</w:t>
        </w:r>
        <w:r w:rsidR="00AF75ED">
          <w:rPr>
            <w:noProof/>
            <w:webHidden/>
          </w:rPr>
          <w:tab/>
        </w:r>
        <w:r w:rsidR="00AF75ED">
          <w:rPr>
            <w:noProof/>
            <w:webHidden/>
          </w:rPr>
          <w:fldChar w:fldCharType="begin"/>
        </w:r>
        <w:r w:rsidR="00AF75ED">
          <w:rPr>
            <w:noProof/>
            <w:webHidden/>
          </w:rPr>
          <w:instrText xml:space="preserve"> PAGEREF _Toc124884162 \h </w:instrText>
        </w:r>
      </w:ins>
      <w:r w:rsidR="00AF75ED">
        <w:rPr>
          <w:noProof/>
          <w:webHidden/>
        </w:rPr>
      </w:r>
      <w:r w:rsidR="00AF75ED">
        <w:rPr>
          <w:noProof/>
          <w:webHidden/>
        </w:rPr>
        <w:fldChar w:fldCharType="separate"/>
      </w:r>
      <w:ins w:id="513" w:author="ilham.nur@office.ui.ac.id" w:date="2023-01-17T21:41:00Z">
        <w:r w:rsidR="00AF75ED">
          <w:rPr>
            <w:noProof/>
            <w:webHidden/>
          </w:rPr>
          <w:t>8</w:t>
        </w:r>
        <w:r w:rsidR="00AF75ED">
          <w:rPr>
            <w:noProof/>
            <w:webHidden/>
          </w:rPr>
          <w:fldChar w:fldCharType="end"/>
        </w:r>
        <w:r w:rsidR="00AF75ED" w:rsidRPr="008C0B66">
          <w:rPr>
            <w:rStyle w:val="Hyperlink"/>
            <w:noProof/>
          </w:rPr>
          <w:fldChar w:fldCharType="end"/>
        </w:r>
      </w:ins>
    </w:p>
    <w:p w14:paraId="5F9F70FC" w14:textId="2F38613E" w:rsidR="00AF75ED" w:rsidRDefault="00AF75ED">
      <w:pPr>
        <w:pStyle w:val="TableofFigures"/>
        <w:tabs>
          <w:tab w:val="right" w:leader="dot" w:pos="8494"/>
        </w:tabs>
        <w:rPr>
          <w:ins w:id="514" w:author="ilham.nur@office.ui.ac.id" w:date="2023-01-17T21:41:00Z"/>
          <w:rFonts w:asciiTheme="minorHAnsi" w:eastAsiaTheme="minorEastAsia" w:hAnsiTheme="minorHAnsi"/>
          <w:noProof/>
          <w:sz w:val="22"/>
        </w:rPr>
      </w:pPr>
      <w:ins w:id="515"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"_Toc124884163"</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_Toc124884163 \h </w:instrText>
        </w:r>
      </w:ins>
      <w:r>
        <w:rPr>
          <w:noProof/>
          <w:webHidden/>
        </w:rPr>
      </w:r>
      <w:r>
        <w:rPr>
          <w:noProof/>
          <w:webHidden/>
        </w:rPr>
        <w:fldChar w:fldCharType="separate"/>
      </w:r>
      <w:ins w:id="516" w:author="ilham.nur@office.ui.ac.id" w:date="2023-01-17T21:41:00Z">
        <w:r>
          <w:rPr>
            <w:noProof/>
            <w:webHidden/>
          </w:rPr>
          <w:t>10</w:t>
        </w:r>
        <w:r>
          <w:rPr>
            <w:noProof/>
            <w:webHidden/>
          </w:rPr>
          <w:fldChar w:fldCharType="end"/>
        </w:r>
        <w:r w:rsidRPr="008C0B66">
          <w:rPr>
            <w:rStyle w:val="Hyperlink"/>
            <w:noProof/>
          </w:rPr>
          <w:fldChar w:fldCharType="end"/>
        </w:r>
      </w:ins>
    </w:p>
    <w:p w14:paraId="02BE6152" w14:textId="46D23393" w:rsidR="00AF75ED" w:rsidRDefault="00AF75ED">
      <w:pPr>
        <w:pStyle w:val="TableofFigures"/>
        <w:tabs>
          <w:tab w:val="right" w:leader="dot" w:pos="8494"/>
        </w:tabs>
        <w:rPr>
          <w:ins w:id="517" w:author="ilham.nur@office.ui.ac.id" w:date="2023-01-17T21:41:00Z"/>
          <w:rFonts w:asciiTheme="minorHAnsi" w:eastAsiaTheme="minorEastAsia" w:hAnsiTheme="minorHAnsi"/>
          <w:noProof/>
          <w:sz w:val="22"/>
        </w:rPr>
      </w:pPr>
      <w:ins w:id="518"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"_Toc124884164"</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_Toc124884164 \h </w:instrText>
        </w:r>
      </w:ins>
      <w:r>
        <w:rPr>
          <w:noProof/>
          <w:webHidden/>
        </w:rPr>
      </w:r>
      <w:r>
        <w:rPr>
          <w:noProof/>
          <w:webHidden/>
        </w:rPr>
        <w:fldChar w:fldCharType="separate"/>
      </w:r>
      <w:ins w:id="519" w:author="ilham.nur@office.ui.ac.id" w:date="2023-01-17T21:41:00Z">
        <w:r>
          <w:rPr>
            <w:noProof/>
            <w:webHidden/>
          </w:rPr>
          <w:t>13</w:t>
        </w:r>
        <w:r>
          <w:rPr>
            <w:noProof/>
            <w:webHidden/>
          </w:rPr>
          <w:fldChar w:fldCharType="end"/>
        </w:r>
        <w:r w:rsidRPr="008C0B66">
          <w:rPr>
            <w:rStyle w:val="Hyperlink"/>
            <w:noProof/>
          </w:rPr>
          <w:fldChar w:fldCharType="end"/>
        </w:r>
      </w:ins>
    </w:p>
    <w:p w14:paraId="5CA83E3C" w14:textId="703058F1" w:rsidR="00AF75ED" w:rsidRDefault="00AF75ED">
      <w:pPr>
        <w:pStyle w:val="TableofFigures"/>
        <w:tabs>
          <w:tab w:val="right" w:leader="dot" w:pos="8494"/>
        </w:tabs>
        <w:rPr>
          <w:ins w:id="520" w:author="ilham.nur@office.ui.ac.id" w:date="2023-01-17T21:41:00Z"/>
          <w:rFonts w:asciiTheme="minorHAnsi" w:eastAsiaTheme="minorEastAsia" w:hAnsiTheme="minorHAnsi"/>
          <w:noProof/>
          <w:sz w:val="22"/>
        </w:rPr>
      </w:pPr>
      <w:ins w:id="521"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"_Toc124884165"</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_Toc124884165 \h </w:instrText>
        </w:r>
      </w:ins>
      <w:r>
        <w:rPr>
          <w:noProof/>
          <w:webHidden/>
        </w:rPr>
      </w:r>
      <w:r>
        <w:rPr>
          <w:noProof/>
          <w:webHidden/>
        </w:rPr>
        <w:fldChar w:fldCharType="separate"/>
      </w:r>
      <w:ins w:id="522" w:author="ilham.nur@office.ui.ac.id" w:date="2023-01-17T21:41:00Z">
        <w:r>
          <w:rPr>
            <w:noProof/>
            <w:webHidden/>
          </w:rPr>
          <w:t>25</w:t>
        </w:r>
        <w:r>
          <w:rPr>
            <w:noProof/>
            <w:webHidden/>
          </w:rPr>
          <w:fldChar w:fldCharType="end"/>
        </w:r>
        <w:r w:rsidRPr="008C0B66">
          <w:rPr>
            <w:rStyle w:val="Hyperlink"/>
            <w:noProof/>
          </w:rPr>
          <w:fldChar w:fldCharType="end"/>
        </w:r>
      </w:ins>
    </w:p>
    <w:p w14:paraId="3D686D86" w14:textId="3B5897F5" w:rsidR="00AF75ED" w:rsidRDefault="00AF75ED">
      <w:pPr>
        <w:pStyle w:val="TableofFigures"/>
        <w:tabs>
          <w:tab w:val="right" w:leader="dot" w:pos="8494"/>
        </w:tabs>
        <w:rPr>
          <w:ins w:id="523" w:author="ilham.nur@office.ui.ac.id" w:date="2023-01-17T21:41:00Z"/>
          <w:rFonts w:asciiTheme="minorHAnsi" w:eastAsiaTheme="minorEastAsia" w:hAnsiTheme="minorHAnsi"/>
          <w:noProof/>
          <w:sz w:val="22"/>
        </w:rPr>
      </w:pPr>
      <w:ins w:id="524"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"_Toc124884166"</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_Toc124884166 \h </w:instrText>
        </w:r>
      </w:ins>
      <w:r>
        <w:rPr>
          <w:noProof/>
          <w:webHidden/>
        </w:rPr>
      </w:r>
      <w:r>
        <w:rPr>
          <w:noProof/>
          <w:webHidden/>
        </w:rPr>
        <w:fldChar w:fldCharType="separate"/>
      </w:r>
      <w:ins w:id="525" w:author="ilham.nur@office.ui.ac.id" w:date="2023-01-17T21:41:00Z">
        <w:r>
          <w:rPr>
            <w:noProof/>
            <w:webHidden/>
          </w:rPr>
          <w:t>28</w:t>
        </w:r>
        <w:r>
          <w:rPr>
            <w:noProof/>
            <w:webHidden/>
          </w:rPr>
          <w:fldChar w:fldCharType="end"/>
        </w:r>
        <w:r w:rsidRPr="008C0B66">
          <w:rPr>
            <w:rStyle w:val="Hyperlink"/>
            <w:noProof/>
          </w:rPr>
          <w:fldChar w:fldCharType="end"/>
        </w:r>
      </w:ins>
    </w:p>
    <w:p w14:paraId="6A3E8378" w14:textId="35AD2CDE" w:rsidR="00AF75ED" w:rsidRDefault="00AF75ED">
      <w:pPr>
        <w:pStyle w:val="TableofFigures"/>
        <w:tabs>
          <w:tab w:val="right" w:leader="dot" w:pos="8494"/>
        </w:tabs>
        <w:rPr>
          <w:ins w:id="526" w:author="ilham.nur@office.ui.ac.id" w:date="2023-01-17T21:41:00Z"/>
          <w:rFonts w:asciiTheme="minorHAnsi" w:eastAsiaTheme="minorEastAsia" w:hAnsiTheme="minorHAnsi"/>
          <w:noProof/>
          <w:sz w:val="22"/>
        </w:rPr>
      </w:pPr>
      <w:ins w:id="527"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"_Toc124884167"</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_Toc124884167 \h </w:instrText>
        </w:r>
      </w:ins>
      <w:r>
        <w:rPr>
          <w:noProof/>
          <w:webHidden/>
        </w:rPr>
      </w:r>
      <w:r>
        <w:rPr>
          <w:noProof/>
          <w:webHidden/>
        </w:rPr>
        <w:fldChar w:fldCharType="separate"/>
      </w:r>
      <w:ins w:id="528" w:author="ilham.nur@office.ui.ac.id" w:date="2023-01-17T21:41:00Z">
        <w:r>
          <w:rPr>
            <w:noProof/>
            <w:webHidden/>
          </w:rPr>
          <w:t>38</w:t>
        </w:r>
        <w:r>
          <w:rPr>
            <w:noProof/>
            <w:webHidden/>
          </w:rPr>
          <w:fldChar w:fldCharType="end"/>
        </w:r>
        <w:r w:rsidRPr="008C0B66">
          <w:rPr>
            <w:rStyle w:val="Hyperlink"/>
            <w:noProof/>
          </w:rPr>
          <w:fldChar w:fldCharType="end"/>
        </w:r>
      </w:ins>
    </w:p>
    <w:p w14:paraId="7B4691F8" w14:textId="5D8EE7E2" w:rsidR="00AF75ED" w:rsidRDefault="00AF75ED">
      <w:pPr>
        <w:pStyle w:val="TableofFigures"/>
        <w:tabs>
          <w:tab w:val="right" w:leader="dot" w:pos="8494"/>
        </w:tabs>
        <w:rPr>
          <w:ins w:id="529" w:author="ilham.nur@office.ui.ac.id" w:date="2023-01-17T21:41:00Z"/>
          <w:rFonts w:asciiTheme="minorHAnsi" w:eastAsiaTheme="minorEastAsia" w:hAnsiTheme="minorHAnsi"/>
          <w:noProof/>
          <w:sz w:val="22"/>
        </w:rPr>
      </w:pPr>
      <w:ins w:id="530"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"_Toc124884168"</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3.1 Keselarasan bidang ilmu Teknik Industri dengan penelitian</w:t>
        </w:r>
        <w:r>
          <w:rPr>
            <w:noProof/>
            <w:webHidden/>
          </w:rPr>
          <w:tab/>
        </w:r>
        <w:r>
          <w:rPr>
            <w:noProof/>
            <w:webHidden/>
          </w:rPr>
          <w:fldChar w:fldCharType="begin"/>
        </w:r>
        <w:r>
          <w:rPr>
            <w:noProof/>
            <w:webHidden/>
          </w:rPr>
          <w:instrText xml:space="preserve"> PAGEREF _Toc124884168 \h </w:instrText>
        </w:r>
      </w:ins>
      <w:r>
        <w:rPr>
          <w:noProof/>
          <w:webHidden/>
        </w:rPr>
      </w:r>
      <w:r>
        <w:rPr>
          <w:noProof/>
          <w:webHidden/>
        </w:rPr>
        <w:fldChar w:fldCharType="separate"/>
      </w:r>
      <w:ins w:id="531" w:author="ilham.nur@office.ui.ac.id" w:date="2023-01-17T21:41:00Z">
        <w:r>
          <w:rPr>
            <w:noProof/>
            <w:webHidden/>
          </w:rPr>
          <w:t>49</w:t>
        </w:r>
        <w:r>
          <w:rPr>
            <w:noProof/>
            <w:webHidden/>
          </w:rPr>
          <w:fldChar w:fldCharType="end"/>
        </w:r>
        <w:r w:rsidRPr="008C0B66">
          <w:rPr>
            <w:rStyle w:val="Hyperlink"/>
            <w:noProof/>
          </w:rPr>
          <w:fldChar w:fldCharType="end"/>
        </w:r>
      </w:ins>
    </w:p>
    <w:p w14:paraId="5D5ACF34" w14:textId="192D0171" w:rsidR="00AF75ED" w:rsidRDefault="00AF75ED">
      <w:pPr>
        <w:pStyle w:val="TableofFigures"/>
        <w:tabs>
          <w:tab w:val="right" w:leader="dot" w:pos="8494"/>
        </w:tabs>
        <w:rPr>
          <w:ins w:id="532" w:author="ilham.nur@office.ui.ac.id" w:date="2023-01-17T21:41:00Z"/>
          <w:rFonts w:asciiTheme="minorHAnsi" w:eastAsiaTheme="minorEastAsia" w:hAnsiTheme="minorHAnsi"/>
          <w:noProof/>
          <w:sz w:val="22"/>
        </w:rPr>
      </w:pPr>
      <w:ins w:id="533"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"_Toc124884169"</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Tabel 3.2 Acuan penelitian terdahulu terkait komponen kuesioner</w:t>
        </w:r>
        <w:r>
          <w:rPr>
            <w:noProof/>
            <w:webHidden/>
          </w:rPr>
          <w:tab/>
        </w:r>
        <w:r>
          <w:rPr>
            <w:noProof/>
            <w:webHidden/>
          </w:rPr>
          <w:fldChar w:fldCharType="begin"/>
        </w:r>
        <w:r>
          <w:rPr>
            <w:noProof/>
            <w:webHidden/>
          </w:rPr>
          <w:instrText xml:space="preserve"> PAGEREF _Toc124884169 \h </w:instrText>
        </w:r>
      </w:ins>
      <w:r>
        <w:rPr>
          <w:noProof/>
          <w:webHidden/>
        </w:rPr>
      </w:r>
      <w:r>
        <w:rPr>
          <w:noProof/>
          <w:webHidden/>
        </w:rPr>
        <w:fldChar w:fldCharType="separate"/>
      </w:r>
      <w:ins w:id="534" w:author="ilham.nur@office.ui.ac.id" w:date="2023-01-17T21:41:00Z">
        <w:r>
          <w:rPr>
            <w:noProof/>
            <w:webHidden/>
          </w:rPr>
          <w:t>54</w:t>
        </w:r>
        <w:r>
          <w:rPr>
            <w:noProof/>
            <w:webHidden/>
          </w:rPr>
          <w:fldChar w:fldCharType="end"/>
        </w:r>
        <w:r w:rsidRPr="008C0B66">
          <w:rPr>
            <w:rStyle w:val="Hyperlink"/>
            <w:noProof/>
          </w:rPr>
          <w:fldChar w:fldCharType="end"/>
        </w:r>
      </w:ins>
    </w:p>
    <w:p w14:paraId="7FCBDE52" w14:textId="0F555D7A" w:rsidR="00AF75ED" w:rsidRDefault="00AF75ED">
      <w:pPr>
        <w:pStyle w:val="TableofFigures"/>
        <w:tabs>
          <w:tab w:val="right" w:leader="dot" w:pos="8494"/>
        </w:tabs>
        <w:rPr>
          <w:ins w:id="535" w:author="ilham.nur@office.ui.ac.id" w:date="2023-01-17T21:41:00Z"/>
          <w:rFonts w:asciiTheme="minorHAnsi" w:eastAsiaTheme="minorEastAsia" w:hAnsiTheme="minorHAnsi"/>
          <w:noProof/>
          <w:sz w:val="22"/>
        </w:rPr>
      </w:pPr>
      <w:ins w:id="536" w:author="ilham.nur@office.ui.ac.id" w:date="2023-01-17T21:41:00Z">
        <w:r w:rsidRPr="008C0B66">
          <w:rPr>
            <w:rStyle w:val="Hyperlink"/>
            <w:noProof/>
          </w:rPr>
          <w:fldChar w:fldCharType="begin"/>
        </w:r>
        <w:r w:rsidRPr="008C0B66">
          <w:rPr>
            <w:rStyle w:val="Hyperlink"/>
            <w:noProof/>
          </w:rPr>
          <w:instrText xml:space="preserve"> </w:instrText>
        </w:r>
        <w:r>
          <w:rPr>
            <w:noProof/>
          </w:rPr>
          <w:instrText>HYPERLINK \l "_Toc124884170"</w:instrText>
        </w:r>
        <w:r w:rsidRPr="008C0B66">
          <w:rPr>
            <w:rStyle w:val="Hyperlink"/>
            <w:noProof/>
          </w:rPr>
          <w:instrText xml:space="preserve"> </w:instrText>
        </w:r>
        <w:r w:rsidRPr="008C0B66">
          <w:rPr>
            <w:rStyle w:val="Hyperlink"/>
            <w:noProof/>
          </w:rPr>
        </w:r>
        <w:r w:rsidRPr="008C0B66">
          <w:rPr>
            <w:rStyle w:val="Hyperlink"/>
            <w:noProof/>
          </w:rPr>
          <w:fldChar w:fldCharType="separate"/>
        </w:r>
        <w:r w:rsidRPr="008C0B66">
          <w:rPr>
            <w:rStyle w:val="Hyperlink"/>
            <w:noProof/>
          </w:rPr>
          <w:t xml:space="preserve">Tabel 3.3 Proses </w:t>
        </w:r>
        <w:r w:rsidRPr="008C0B66">
          <w:rPr>
            <w:rStyle w:val="Hyperlink"/>
            <w:i/>
            <w:noProof/>
          </w:rPr>
          <w:t>as is</w:t>
        </w:r>
        <w:r w:rsidRPr="008C0B66">
          <w:rPr>
            <w:rStyle w:val="Hyperlink"/>
            <w:noProof/>
          </w:rPr>
          <w:t xml:space="preserve"> berjalan untuk perencanaan proyek menggunakan SIMP</w:t>
        </w:r>
        <w:r>
          <w:rPr>
            <w:noProof/>
            <w:webHidden/>
          </w:rPr>
          <w:tab/>
        </w:r>
        <w:r>
          <w:rPr>
            <w:noProof/>
            <w:webHidden/>
          </w:rPr>
          <w:fldChar w:fldCharType="begin"/>
        </w:r>
        <w:r>
          <w:rPr>
            <w:noProof/>
            <w:webHidden/>
          </w:rPr>
          <w:instrText xml:space="preserve"> PAGEREF _Toc124884170 \h </w:instrText>
        </w:r>
      </w:ins>
      <w:r>
        <w:rPr>
          <w:noProof/>
          <w:webHidden/>
        </w:rPr>
      </w:r>
      <w:r>
        <w:rPr>
          <w:noProof/>
          <w:webHidden/>
        </w:rPr>
        <w:fldChar w:fldCharType="separate"/>
      </w:r>
      <w:ins w:id="537" w:author="ilham.nur@office.ui.ac.id" w:date="2023-01-17T21:41:00Z">
        <w:r>
          <w:rPr>
            <w:noProof/>
            <w:webHidden/>
          </w:rPr>
          <w:t>58</w:t>
        </w:r>
        <w:r>
          <w:rPr>
            <w:noProof/>
            <w:webHidden/>
          </w:rPr>
          <w:fldChar w:fldCharType="end"/>
        </w:r>
        <w:r w:rsidRPr="008C0B66">
          <w:rPr>
            <w:rStyle w:val="Hyperlink"/>
            <w:noProof/>
          </w:rPr>
          <w:fldChar w:fldCharType="end"/>
        </w:r>
      </w:ins>
    </w:p>
    <w:p w14:paraId="7699B65D" w14:textId="4B1CE739" w:rsidR="00C460EC" w:rsidDel="00AF75ED" w:rsidRDefault="00C460EC">
      <w:pPr>
        <w:pStyle w:val="TableofFigures"/>
        <w:tabs>
          <w:tab w:val="right" w:leader="dot" w:pos="8494"/>
        </w:tabs>
        <w:rPr>
          <w:del w:id="538" w:author="ilham.nur@office.ui.ac.id" w:date="2023-01-17T21:41:00Z"/>
          <w:rFonts w:asciiTheme="minorHAnsi" w:eastAsiaTheme="minorEastAsia" w:hAnsiTheme="minorHAnsi"/>
          <w:noProof/>
          <w:sz w:val="22"/>
          <w:lang w:val="en-ID" w:eastAsia="en-ID"/>
        </w:rPr>
      </w:pPr>
      <w:del w:id="539" w:author="ilham.nur@office.ui.ac.id" w:date="2023-01-17T21:41:00Z">
        <w:r w:rsidRPr="00AF75ED" w:rsidDel="00AF75ED">
          <w:rPr>
            <w:rPrChange w:id="540" w:author="ilham.nur@office.ui.ac.id" w:date="2023-01-17T21:41:00Z">
              <w:rPr>
                <w:rStyle w:val="Hyperlink"/>
                <w:noProof/>
              </w:rPr>
            </w:rPrChange>
          </w:rPr>
          <w:delText>Tabel 1.1 Penelitian terdahulu terkait dengan manajemen pekerjaan dan sumber daya pada proyek</w:delText>
        </w:r>
        <w:r w:rsidDel="00AF75ED">
          <w:rPr>
            <w:noProof/>
            <w:webHidden/>
          </w:rPr>
          <w:tab/>
        </w:r>
        <w:r w:rsidR="00987C24" w:rsidDel="00AF75ED">
          <w:rPr>
            <w:noProof/>
            <w:webHidden/>
          </w:rPr>
          <w:delText>7</w:delText>
        </w:r>
      </w:del>
    </w:p>
    <w:p w14:paraId="01F6005B" w14:textId="51E14EDD" w:rsidR="00C460EC" w:rsidDel="00AF75ED" w:rsidRDefault="00C460EC">
      <w:pPr>
        <w:pStyle w:val="TableofFigures"/>
        <w:tabs>
          <w:tab w:val="right" w:leader="dot" w:pos="8494"/>
        </w:tabs>
        <w:rPr>
          <w:del w:id="541" w:author="ilham.nur@office.ui.ac.id" w:date="2023-01-17T21:41:00Z"/>
          <w:rFonts w:asciiTheme="minorHAnsi" w:eastAsiaTheme="minorEastAsia" w:hAnsiTheme="minorHAnsi"/>
          <w:noProof/>
          <w:sz w:val="22"/>
          <w:lang w:val="en-ID" w:eastAsia="en-ID"/>
        </w:rPr>
      </w:pPr>
      <w:del w:id="542" w:author="ilham.nur@office.ui.ac.id" w:date="2023-01-17T21:41:00Z">
        <w:r w:rsidRPr="00AF75ED" w:rsidDel="00AF75ED">
          <w:rPr>
            <w:rPrChange w:id="543" w:author="ilham.nur@office.ui.ac.id" w:date="2023-01-17T21:41:00Z">
              <w:rPr>
                <w:rStyle w:val="Hyperlink"/>
                <w:noProof/>
              </w:rPr>
            </w:rPrChange>
          </w:rPr>
          <w:delText>Tabel 1.2 Penelitian terdahulu terkait dengan penggunaan Sistem Informasi Manajemen Proyek</w:delText>
        </w:r>
        <w:r w:rsidDel="00AF75ED">
          <w:rPr>
            <w:noProof/>
            <w:webHidden/>
          </w:rPr>
          <w:tab/>
        </w:r>
        <w:r w:rsidR="00987C24" w:rsidDel="00AF75ED">
          <w:rPr>
            <w:noProof/>
            <w:webHidden/>
          </w:rPr>
          <w:delText>9</w:delText>
        </w:r>
      </w:del>
    </w:p>
    <w:p w14:paraId="55784C31" w14:textId="02D53540" w:rsidR="00C460EC" w:rsidDel="00AF75ED" w:rsidRDefault="00C460EC">
      <w:pPr>
        <w:pStyle w:val="TableofFigures"/>
        <w:tabs>
          <w:tab w:val="right" w:leader="dot" w:pos="8494"/>
        </w:tabs>
        <w:rPr>
          <w:del w:id="544" w:author="ilham.nur@office.ui.ac.id" w:date="2023-01-17T21:41:00Z"/>
          <w:rFonts w:asciiTheme="minorHAnsi" w:eastAsiaTheme="minorEastAsia" w:hAnsiTheme="minorHAnsi"/>
          <w:noProof/>
          <w:sz w:val="22"/>
          <w:lang w:val="en-ID" w:eastAsia="en-ID"/>
        </w:rPr>
      </w:pPr>
      <w:del w:id="545" w:author="ilham.nur@office.ui.ac.id" w:date="2023-01-17T21:41:00Z">
        <w:r w:rsidRPr="00AF75ED" w:rsidDel="00AF75ED">
          <w:rPr>
            <w:rPrChange w:id="546" w:author="ilham.nur@office.ui.ac.id" w:date="2023-01-17T21:41:00Z">
              <w:rPr>
                <w:rStyle w:val="Hyperlink"/>
                <w:noProof/>
              </w:rPr>
            </w:rPrChange>
          </w:rPr>
          <w:delText>Tabel 1.3 Penelitian terdahulu terkait pengambilan keputusan dengan alat bantu pengambilan keputusan dalam bidang manajemen proyek</w:delText>
        </w:r>
        <w:r w:rsidDel="00AF75ED">
          <w:rPr>
            <w:noProof/>
            <w:webHidden/>
          </w:rPr>
          <w:tab/>
        </w:r>
        <w:r w:rsidR="00987C24" w:rsidDel="00AF75ED">
          <w:rPr>
            <w:noProof/>
            <w:webHidden/>
          </w:rPr>
          <w:delText>12</w:delText>
        </w:r>
      </w:del>
    </w:p>
    <w:p w14:paraId="030FE94B" w14:textId="3A266E42" w:rsidR="00C460EC" w:rsidDel="00AF75ED" w:rsidRDefault="00C460EC">
      <w:pPr>
        <w:pStyle w:val="TableofFigures"/>
        <w:tabs>
          <w:tab w:val="right" w:leader="dot" w:pos="8494"/>
        </w:tabs>
        <w:rPr>
          <w:del w:id="547" w:author="ilham.nur@office.ui.ac.id" w:date="2023-01-17T21:41:00Z"/>
          <w:rFonts w:asciiTheme="minorHAnsi" w:eastAsiaTheme="minorEastAsia" w:hAnsiTheme="minorHAnsi"/>
          <w:noProof/>
          <w:sz w:val="22"/>
          <w:lang w:val="en-ID" w:eastAsia="en-ID"/>
        </w:rPr>
      </w:pPr>
      <w:del w:id="548" w:author="ilham.nur@office.ui.ac.id" w:date="2023-01-17T21:41:00Z">
        <w:r w:rsidRPr="00AF75ED" w:rsidDel="00AF75ED">
          <w:rPr>
            <w:rPrChange w:id="549" w:author="ilham.nur@office.ui.ac.id" w:date="2023-01-17T21:41:00Z">
              <w:rPr>
                <w:rStyle w:val="Hyperlink"/>
                <w:noProof/>
              </w:rPr>
            </w:rPrChange>
          </w:rPr>
          <w:delText>Tabel 2.1 Kategori area manajemen proyek yang dijadikan tolok ukur untuk pengukuran performa proyek (van Besouw &amp; Bond-Barnard, 2021)</w:delText>
        </w:r>
        <w:r w:rsidDel="00AF75ED">
          <w:rPr>
            <w:noProof/>
            <w:webHidden/>
          </w:rPr>
          <w:tab/>
        </w:r>
        <w:r w:rsidR="00987C24" w:rsidDel="00AF75ED">
          <w:rPr>
            <w:noProof/>
            <w:webHidden/>
          </w:rPr>
          <w:delText>24</w:delText>
        </w:r>
      </w:del>
    </w:p>
    <w:p w14:paraId="1475A589" w14:textId="0156AF2F" w:rsidR="00C460EC" w:rsidDel="00AF75ED" w:rsidRDefault="00C460EC">
      <w:pPr>
        <w:pStyle w:val="TableofFigures"/>
        <w:tabs>
          <w:tab w:val="right" w:leader="dot" w:pos="8494"/>
        </w:tabs>
        <w:rPr>
          <w:del w:id="550" w:author="ilham.nur@office.ui.ac.id" w:date="2023-01-17T21:41:00Z"/>
          <w:rFonts w:asciiTheme="minorHAnsi" w:eastAsiaTheme="minorEastAsia" w:hAnsiTheme="minorHAnsi"/>
          <w:noProof/>
          <w:sz w:val="22"/>
          <w:lang w:val="en-ID" w:eastAsia="en-ID"/>
        </w:rPr>
      </w:pPr>
      <w:del w:id="551" w:author="ilham.nur@office.ui.ac.id" w:date="2023-01-17T21:41:00Z">
        <w:r w:rsidRPr="00AF75ED" w:rsidDel="00AF75ED">
          <w:rPr>
            <w:rPrChange w:id="552" w:author="ilham.nur@office.ui.ac.id" w:date="2023-01-17T21:41:00Z">
              <w:rPr>
                <w:rStyle w:val="Hyperlink"/>
                <w:noProof/>
              </w:rPr>
            </w:rPrChange>
          </w:rPr>
          <w:delText>Tabel 2.2 Perbandingan SIMP Komersial berdasarkan kelebihan dan kekurangan (van Besouw &amp; Bond-Barnard, 2021)</w:delText>
        </w:r>
        <w:r w:rsidDel="00AF75ED">
          <w:rPr>
            <w:noProof/>
            <w:webHidden/>
          </w:rPr>
          <w:tab/>
        </w:r>
        <w:r w:rsidR="00987C24" w:rsidDel="00AF75ED">
          <w:rPr>
            <w:noProof/>
            <w:webHidden/>
          </w:rPr>
          <w:delText>27</w:delText>
        </w:r>
      </w:del>
    </w:p>
    <w:p w14:paraId="005C3099" w14:textId="46C529DC" w:rsidR="00C460EC" w:rsidDel="00AF75ED" w:rsidRDefault="00C460EC">
      <w:pPr>
        <w:pStyle w:val="TableofFigures"/>
        <w:tabs>
          <w:tab w:val="right" w:leader="dot" w:pos="8494"/>
        </w:tabs>
        <w:rPr>
          <w:del w:id="553" w:author="ilham.nur@office.ui.ac.id" w:date="2023-01-17T21:41:00Z"/>
          <w:rFonts w:asciiTheme="minorHAnsi" w:eastAsiaTheme="minorEastAsia" w:hAnsiTheme="minorHAnsi"/>
          <w:noProof/>
          <w:sz w:val="22"/>
          <w:lang w:val="en-ID" w:eastAsia="en-ID"/>
        </w:rPr>
      </w:pPr>
      <w:del w:id="554" w:author="ilham.nur@office.ui.ac.id" w:date="2023-01-17T21:41:00Z">
        <w:r w:rsidRPr="00AF75ED" w:rsidDel="00AF75ED">
          <w:rPr>
            <w:rPrChange w:id="555" w:author="ilham.nur@office.ui.ac.id" w:date="2023-01-17T21:41:00Z">
              <w:rPr>
                <w:rStyle w:val="Hyperlink"/>
                <w:noProof/>
              </w:rPr>
            </w:rPrChange>
          </w:rPr>
          <w:delText>Tabel 2.3 Rangkuman perbandingan metode MCDM yang umum digunakan (Zlaugotne et al., 2020)</w:delText>
        </w:r>
        <w:r w:rsidDel="00AF75ED">
          <w:rPr>
            <w:noProof/>
            <w:webHidden/>
          </w:rPr>
          <w:tab/>
        </w:r>
        <w:r w:rsidR="00987C24" w:rsidDel="00AF75ED">
          <w:rPr>
            <w:noProof/>
            <w:webHidden/>
          </w:rPr>
          <w:delText>37</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556" w:name="_Toc120139620"/>
      <w:bookmarkStart w:id="557" w:name="_Toc124884096"/>
      <w:r w:rsidR="009B6E44">
        <w:t>PENDAHULUAN</w:t>
      </w:r>
      <w:bookmarkEnd w:id="556"/>
      <w:bookmarkEnd w:id="557"/>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558" w:name="_Toc120139621"/>
      <w:bookmarkStart w:id="559" w:name="_Toc124884097"/>
      <w:r>
        <w:t>Latar Belakang</w:t>
      </w:r>
      <w:bookmarkEnd w:id="558"/>
      <w:bookmarkEnd w:id="559"/>
    </w:p>
    <w:p w14:paraId="7DE6B9BC" w14:textId="20C6136F" w:rsidR="007B1554" w:rsidRDefault="007B1554" w:rsidP="007B1554">
      <w:pPr>
        <w:spacing w:line="360" w:lineRule="auto"/>
      </w:pPr>
      <w:r>
        <w:t xml:space="preserve">Industri jasa yang berbasis pada teknologi informasi saat ini merupakan industri yang mengalami pertumbuhan ekonomi secara pesat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Pertumbuhan ekonomi ini mengakibatkan banyaknya permintaan akan layanan yang diinginkan oleh suatu industri. Layanan yang di berikan oleh industri teknologi informasi dapat dibedakan menjadi 2 jenis yaitu </w:t>
      </w:r>
      <w:r w:rsidRPr="009D5568">
        <w:rPr>
          <w:i/>
          <w:iCs/>
        </w:rPr>
        <w:t>B</w:t>
      </w:r>
      <w:r>
        <w:rPr>
          <w:i/>
          <w:iCs/>
        </w:rPr>
        <w:t xml:space="preserve">usiness as Usual </w:t>
      </w:r>
      <w:r>
        <w:t>(BaU) dan</w:t>
      </w:r>
      <w:r w:rsidR="00C43A30">
        <w:t xml:space="preserve"> layanan</w:t>
      </w:r>
      <w:r>
        <w:t xml:space="preserve"> yang perlu untuk dilakukan pengembangan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Layanan BaU merupakan layanan yang dapat diberikan pada konsumen oleh industri tanpa adanya pengembagan atau penyesuaian dari layanan yang sudah ada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Layanan yang perlu pengembangan sebelum dapat dikonsumsi oleh konsumen diwujudkan dalam bentuk proyek. Proyek merupakan kegiatan yang </w:t>
      </w:r>
      <w:r w:rsidRPr="00605E01">
        <w:t>yang dilakukan untuk menciptakan produk, layanan, atau hasil yang unik</w:t>
      </w:r>
      <w:r>
        <w:t xml:space="preserve"> atau di sesuaikan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adanya peningkatan yang tinggi akan permintaan layanan, organisasi modern saat ini menghadapi proyek dengan kompleksitas yang tinggi dikarenakan lingkungan bisnis saat ini yang bersifat </w:t>
      </w:r>
      <w:r>
        <w:rPr>
          <w:i/>
          <w:iCs/>
        </w:rPr>
        <w:t xml:space="preserve">volatile, uncertain, </w:t>
      </w:r>
      <w:r>
        <w:t xml:space="preserve">dan ambigu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060C2209" w:rsidR="001E459C" w:rsidRDefault="000D600F" w:rsidP="001E459C">
      <w:pPr>
        <w:spacing w:line="360" w:lineRule="auto"/>
      </w:pPr>
      <w:r>
        <w:t>Seiring dengan berjalanya waktu</w:t>
      </w:r>
      <w:r w:rsidR="00EC3A93">
        <w:t xml:space="preserve">, </w:t>
      </w:r>
      <w:r>
        <w:t>kompleksitas proyek juga meningkat yang mengakibatkan</w:t>
      </w:r>
      <w:r w:rsidR="00891202">
        <w:t xml:space="preserve"> organisasi khususnya</w:t>
      </w:r>
      <w:r>
        <w:t xml:space="preserve"> manajer proyek </w:t>
      </w:r>
      <w:r w:rsidR="00F51730">
        <w:t xml:space="preserve">dapat </w:t>
      </w:r>
      <w:r>
        <w:t xml:space="preserve">menghadapi kondisi di mana proyek yang dikerjakan </w:t>
      </w:r>
      <w:r w:rsidR="006D20CA">
        <w:t>bersifat</w:t>
      </w:r>
      <w:r w:rsidR="008A086B">
        <w:t xml:space="preserve"> </w:t>
      </w:r>
      <w:r>
        <w:t xml:space="preserve">banyak, dengan waktu yang sedikit, dan sumber daya yang terbatas atau biasa di sebut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r w:rsidR="007B1554">
        <w:t xml:space="preserve">Kompleksitas proyek dapat muncul akibat adanya kendala pada </w:t>
      </w:r>
      <w:r w:rsidR="007B1554">
        <w:rPr>
          <w:i/>
          <w:iCs/>
        </w:rPr>
        <w:t xml:space="preserve">project management knowledge area </w:t>
      </w:r>
      <w:r w:rsidR="007B1554">
        <w:t xml:space="preserve">yaitu, lingkup, jadwal, biaya, kualitas, sumber daya, komunikasi, risiko, pengadaan dan pemegang kepentingan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Berdasarkan data laporan proyek tahun 2021 dari Wellingtone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royek yang diselesaikan oleh organisasi secara tepat waktu hanya 34% dari total proyek yang dikerjakan oleh organisasi,</w:t>
      </w:r>
    </w:p>
    <w:p w14:paraId="0A183E11" w14:textId="09EB9FDF" w:rsidR="001E459C" w:rsidRDefault="00A96144" w:rsidP="001E459C">
      <w:pPr>
        <w:pStyle w:val="ListParagraph"/>
        <w:numPr>
          <w:ilvl w:val="0"/>
          <w:numId w:val="11"/>
        </w:numPr>
        <w:spacing w:line="360" w:lineRule="auto"/>
      </w:pPr>
      <w:r>
        <w:t>P</w:t>
      </w:r>
      <w:r w:rsidR="001E459C">
        <w:t>royek yang diselesaikan sesuai dengan biaya yang telah ditentukan adalah 34% dari total proyek yang dikerjakan oleh organisasi,</w:t>
      </w:r>
    </w:p>
    <w:p w14:paraId="5F11BBD6" w14:textId="739F715C" w:rsidR="001E459C" w:rsidRDefault="00A96144" w:rsidP="001E459C">
      <w:pPr>
        <w:pStyle w:val="ListParagraph"/>
        <w:numPr>
          <w:ilvl w:val="0"/>
          <w:numId w:val="11"/>
        </w:numPr>
        <w:spacing w:line="360" w:lineRule="auto"/>
      </w:pPr>
      <w:r>
        <w:lastRenderedPageBreak/>
        <w:t>P</w:t>
      </w:r>
      <w:r w:rsidR="001E459C">
        <w:t xml:space="preserve">royek yang diselesaikan oleh organisasi dengan memberikan </w:t>
      </w:r>
      <w:r w:rsidR="001E459C">
        <w:rPr>
          <w:i/>
          <w:iCs/>
        </w:rPr>
        <w:t xml:space="preserve">deliverables </w:t>
      </w:r>
      <w:r w:rsidR="001E459C">
        <w:t>sesuai dengan kesepakatan di awal hanya 36%,</w:t>
      </w:r>
    </w:p>
    <w:p w14:paraId="465FDA48" w14:textId="3B750852" w:rsidR="001E459C" w:rsidRDefault="00A96144" w:rsidP="001E459C">
      <w:pPr>
        <w:pStyle w:val="ListParagraph"/>
        <w:numPr>
          <w:ilvl w:val="0"/>
          <w:numId w:val="11"/>
        </w:numPr>
        <w:spacing w:line="360" w:lineRule="auto"/>
      </w:pPr>
      <w:r>
        <w:t>T</w:t>
      </w:r>
      <w:r w:rsidR="001E459C">
        <w:t>ingkat kesuksesan proyek yang ada di organisasi dari seluruh proyek yang dikerjakan hanya 45%.</w:t>
      </w:r>
    </w:p>
    <w:p w14:paraId="2088854D" w14:textId="2162F8E5" w:rsidR="001E459C" w:rsidRDefault="001E459C" w:rsidP="00FD2D6E">
      <w:pPr>
        <w:spacing w:line="360" w:lineRule="auto"/>
      </w:pPr>
      <w:r>
        <w:t xml:space="preserve">Hal ini menunjukan bahwa terdapat faktor yang mempengaruhi performa proyek </w:t>
      </w:r>
      <w:r w:rsidR="00147E66">
        <w:t>dalam</w:t>
      </w:r>
      <w:r>
        <w:t xml:space="preserve"> memberikan </w:t>
      </w:r>
      <w:r>
        <w:rPr>
          <w:i/>
          <w:iCs/>
        </w:rPr>
        <w:t xml:space="preserve">deliverables </w:t>
      </w:r>
      <w:r>
        <w:t xml:space="preserve">sesuai dengan </w:t>
      </w:r>
      <w:r w:rsidR="00147E66">
        <w:t>perjanj</w:t>
      </w:r>
      <w:r w:rsidR="00AC019C">
        <w:t>i</w:t>
      </w:r>
      <w:r w:rsidR="00147E66">
        <w:t>an</w:t>
      </w:r>
      <w:r>
        <w:t>. Pada</w:t>
      </w:r>
      <w:r w:rsidR="00B83B25">
        <w:t xml:space="preserve"> </w:t>
      </w:r>
      <w:r w:rsidR="00C16B34">
        <w:fldChar w:fldCharType="begin"/>
      </w:r>
      <w:r w:rsidR="00C16B34">
        <w:instrText xml:space="preserve"> REF _Ref117102829 \h </w:instrText>
      </w:r>
      <w:r w:rsidR="00C16B34">
        <w:fldChar w:fldCharType="separate"/>
      </w:r>
      <w:r w:rsidR="00AF75ED">
        <w:t xml:space="preserve">Gambar </w:t>
      </w:r>
      <w:r w:rsidR="00AF75ED">
        <w:rPr>
          <w:noProof/>
        </w:rPr>
        <w:t>1</w:t>
      </w:r>
      <w:r w:rsidR="00AF75ED">
        <w:t>.</w:t>
      </w:r>
      <w:r w:rsidR="00AF75ED">
        <w:rPr>
          <w:noProof/>
        </w:rPr>
        <w:t>1</w:t>
      </w:r>
      <w:r w:rsidR="00C16B34">
        <w:fldChar w:fldCharType="end"/>
      </w:r>
      <w:r w:rsidR="00C16B34">
        <w:t xml:space="preserve"> </w:t>
      </w:r>
      <w:r w:rsidR="00FD2D6E">
        <w:t>d</w:t>
      </w:r>
      <w:r>
        <w:t xml:space="preserve">apat dilihat </w:t>
      </w:r>
      <w:r w:rsidR="00FD2D6E">
        <w:t>data</w:t>
      </w:r>
      <w:r>
        <w:t xml:space="preserve"> performa dari proyek</w:t>
      </w:r>
      <w:r w:rsidR="00FD2D6E">
        <w:t xml:space="preserve"> di seluruh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11B544B1">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2EEB4039" w:rsidR="00C652C2" w:rsidRDefault="009343D3" w:rsidP="00827EC8">
      <w:pPr>
        <w:pStyle w:val="Caption"/>
      </w:pPr>
      <w:bookmarkStart w:id="560" w:name="_Ref117102829"/>
      <w:bookmarkStart w:id="561" w:name="_Toc124884145"/>
      <w:r>
        <w:t xml:space="preserve">Gambar </w:t>
      </w:r>
      <w:ins w:id="562" w:author="ilham.nur@office.ui.ac.id" w:date="2023-01-18T05:52:00Z">
        <w:r w:rsidR="00C53EB8">
          <w:fldChar w:fldCharType="begin"/>
        </w:r>
        <w:r w:rsidR="00C53EB8">
          <w:instrText xml:space="preserve"> STYLEREF 1 \s </w:instrText>
        </w:r>
      </w:ins>
      <w:r w:rsidR="00C53EB8">
        <w:fldChar w:fldCharType="separate"/>
      </w:r>
      <w:r w:rsidR="00C53EB8">
        <w:rPr>
          <w:noProof/>
        </w:rPr>
        <w:t>1</w:t>
      </w:r>
      <w:ins w:id="563"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564" w:author="ilham.nur@office.ui.ac.id" w:date="2023-01-18T05:52:00Z">
        <w:r w:rsidR="00C53EB8">
          <w:rPr>
            <w:noProof/>
          </w:rPr>
          <w:t>1</w:t>
        </w:r>
        <w:r w:rsidR="00C53EB8">
          <w:fldChar w:fldCharType="end"/>
        </w:r>
      </w:ins>
      <w:del w:id="565"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1</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1</w:delText>
        </w:r>
        <w:r w:rsidR="0030521D" w:rsidDel="00E614FF">
          <w:fldChar w:fldCharType="end"/>
        </w:r>
      </w:del>
      <w:bookmarkEnd w:id="560"/>
      <w:r>
        <w:t xml:space="preserve"> Data performa proyek berdasarkan daerah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561"/>
      <w:r w:rsidRPr="009343D3">
        <w:fldChar w:fldCharType="end"/>
      </w:r>
    </w:p>
    <w:p w14:paraId="7DA55A7B" w14:textId="56A35FDE" w:rsidR="00574C85" w:rsidRDefault="00DF19F2" w:rsidP="007B1554">
      <w:pPr>
        <w:spacing w:line="360" w:lineRule="auto"/>
      </w:pPr>
      <w:r>
        <w:t xml:space="preserve">Dapat dilihat </w:t>
      </w:r>
      <w:r w:rsidR="005D099B">
        <w:t>secara global</w:t>
      </w:r>
      <w:r w:rsidR="00AE1274">
        <w:t>,</w:t>
      </w:r>
      <w:r w:rsidR="005D099B">
        <w:t xml:space="preserve"> proyek yang diselesaikan </w:t>
      </w:r>
      <w:r w:rsidR="00EB3BBF">
        <w:t xml:space="preserve">tepat waktu di angka 55%. Hal ini menunjukan bahwa selama proses pekerjaan proyek </w:t>
      </w:r>
      <w:r w:rsidR="00D436B3">
        <w:t>terkendala sehinga menyebabkan adanya keterlambatan proyek.</w:t>
      </w:r>
    </w:p>
    <w:p w14:paraId="585CA784" w14:textId="353ECAFA" w:rsidR="004045E2" w:rsidRDefault="008711C1" w:rsidP="00AE58C4">
      <w:pPr>
        <w:keepNext/>
        <w:spacing w:line="360" w:lineRule="auto"/>
      </w:pPr>
      <w:r>
        <w:rPr>
          <w:noProof/>
        </w:rPr>
        <w:lastRenderedPageBreak/>
        <mc:AlternateContent>
          <mc:Choice Requires="cx1">
            <w:drawing>
              <wp:inline distT="0" distB="0" distL="0" distR="0" wp14:anchorId="7A06214D" wp14:editId="7218F677">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A06214D" wp14:editId="7218F677">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2E5AD713-83BA-3E91-855A-F42768788AAC}"/>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400040" cy="5426075"/>
                        </a:xfrm>
                        <a:prstGeom prst="rect">
                          <a:avLst/>
                        </a:prstGeom>
                      </pic:spPr>
                    </pic:pic>
                  </a:graphicData>
                </a:graphic>
              </wp:inline>
            </w:drawing>
          </mc:Fallback>
        </mc:AlternateContent>
      </w:r>
    </w:p>
    <w:p w14:paraId="1DCFC0E5" w14:textId="04436106" w:rsidR="008711C1" w:rsidRPr="009627CD" w:rsidRDefault="004045E2" w:rsidP="00827EC8">
      <w:pPr>
        <w:pStyle w:val="Caption"/>
      </w:pPr>
      <w:bookmarkStart w:id="566" w:name="_Ref117425644"/>
      <w:bookmarkStart w:id="567" w:name="_Toc124884146"/>
      <w:r>
        <w:t xml:space="preserve">Gambar </w:t>
      </w:r>
      <w:ins w:id="568" w:author="ilham.nur@office.ui.ac.id" w:date="2023-01-18T05:52:00Z">
        <w:r w:rsidR="00C53EB8">
          <w:fldChar w:fldCharType="begin"/>
        </w:r>
        <w:r w:rsidR="00C53EB8">
          <w:instrText xml:space="preserve"> STYLEREF 1 \s </w:instrText>
        </w:r>
      </w:ins>
      <w:r w:rsidR="00C53EB8">
        <w:fldChar w:fldCharType="separate"/>
      </w:r>
      <w:r w:rsidR="00C53EB8">
        <w:rPr>
          <w:noProof/>
        </w:rPr>
        <w:t>1</w:t>
      </w:r>
      <w:ins w:id="569"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570" w:author="ilham.nur@office.ui.ac.id" w:date="2023-01-18T05:52:00Z">
        <w:r w:rsidR="00C53EB8">
          <w:rPr>
            <w:noProof/>
          </w:rPr>
          <w:t>2</w:t>
        </w:r>
        <w:r w:rsidR="00C53EB8">
          <w:fldChar w:fldCharType="end"/>
        </w:r>
      </w:ins>
      <w:del w:id="571"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1</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2</w:delText>
        </w:r>
        <w:r w:rsidR="0030521D" w:rsidDel="00E614FF">
          <w:fldChar w:fldCharType="end"/>
        </w:r>
      </w:del>
      <w:bookmarkEnd w:id="566"/>
      <w:r>
        <w:t xml:space="preserve"> Kendala yang mengakibatkan keterlambatan proyek menurut Association Project Management</w:t>
      </w:r>
      <w:r w:rsidR="009627CD">
        <w:t xml:space="preserve"> </w:t>
      </w:r>
      <w:r w:rsidR="0066279A" w:rsidRPr="009627CD">
        <w:fldChar w:fldCharType="begin" w:fldLock="1"/>
      </w:r>
      <w:r w:rsidR="00043D25">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66279A" w:rsidRPr="009627CD">
        <w:fldChar w:fldCharType="separate"/>
      </w:r>
      <w:r w:rsidR="0066279A" w:rsidRPr="009627CD">
        <w:rPr>
          <w:noProof/>
        </w:rPr>
        <w:t>(Pappas, 2021b)</w:t>
      </w:r>
      <w:bookmarkEnd w:id="567"/>
      <w:r w:rsidR="0066279A" w:rsidRPr="009627CD">
        <w:fldChar w:fldCharType="end"/>
      </w:r>
    </w:p>
    <w:p w14:paraId="00D30C25" w14:textId="4CCAD285" w:rsidR="00DF19F2" w:rsidRDefault="004045E2" w:rsidP="007B1554">
      <w:pPr>
        <w:spacing w:line="360" w:lineRule="auto"/>
      </w:pPr>
      <w:r>
        <w:t>Pada</w:t>
      </w:r>
      <w:r w:rsidR="00B84B4D">
        <w:t xml:space="preserve"> </w:t>
      </w:r>
      <w:r w:rsidR="00B84B4D">
        <w:fldChar w:fldCharType="begin"/>
      </w:r>
      <w:r w:rsidR="00B84B4D">
        <w:instrText xml:space="preserve"> REF _Ref117425644 \h </w:instrText>
      </w:r>
      <w:r w:rsidR="00B84B4D">
        <w:fldChar w:fldCharType="separate"/>
      </w:r>
      <w:r w:rsidR="00AF75ED">
        <w:t xml:space="preserve">Gambar </w:t>
      </w:r>
      <w:r w:rsidR="00AF75ED">
        <w:rPr>
          <w:noProof/>
        </w:rPr>
        <w:t>1</w:t>
      </w:r>
      <w:r w:rsidR="00AF75ED">
        <w:t>.</w:t>
      </w:r>
      <w:r w:rsidR="00AF75ED">
        <w:rPr>
          <w:noProof/>
        </w:rPr>
        <w:t>2</w:t>
      </w:r>
      <w:r w:rsidR="00B84B4D">
        <w:fldChar w:fldCharType="end"/>
      </w:r>
      <w:r w:rsidR="00B84B4D">
        <w:t xml:space="preserve"> adalah</w:t>
      </w:r>
      <w:r w:rsidR="0066279A">
        <w:t xml:space="preserve"> diagram paretto dari data </w:t>
      </w:r>
      <w:r w:rsidR="004533B7">
        <w:rPr>
          <w:i/>
          <w:iCs/>
        </w:rPr>
        <w:t xml:space="preserve">Association of Project Management </w:t>
      </w:r>
      <w:r w:rsidR="004533B7">
        <w:t xml:space="preserve">(APM) yang </w:t>
      </w:r>
      <w:r w:rsidR="00B84B4D">
        <w:t>menunjukkan h</w:t>
      </w:r>
      <w:r w:rsidR="00D436B3">
        <w:t xml:space="preserve">al yang mengakibatkan adanya keterlambatan proyek </w:t>
      </w:r>
      <w:r w:rsidR="004533B7">
        <w:t>di seluruh dunia</w:t>
      </w:r>
      <w:r w:rsidR="0066279A">
        <w:t>.</w:t>
      </w:r>
      <w:r w:rsidR="004533B7">
        <w:t xml:space="preserve"> </w:t>
      </w:r>
      <w:r w:rsidR="00B65937">
        <w:t xml:space="preserve">manajer proyek yang kurang kompeten, organisasi menjalankan lebih dari satu proyek serta kekurangan biaya proyek merupakan </w:t>
      </w:r>
      <w:r w:rsidR="00B33280">
        <w:t xml:space="preserve">penyebab yang berkontribusi secara besar dalam keterlambatan proyek di seluruh dunia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r w:rsidR="00B33280">
        <w:t xml:space="preserve"> </w:t>
      </w:r>
      <w:r w:rsidR="00B1381D">
        <w:t xml:space="preserve">Sedangkan </w:t>
      </w:r>
      <w:r w:rsidR="00EF7DEE">
        <w:t xml:space="preserve">kendala lain seperti perangkat lunak tidak mendukung, manajemen sumber daya yang kurang, kurangnya implementasi kebijakan, kurangnya manajemen risiko dan lingkup proyek yang berubah-ubah merupakan penyebab </w:t>
      </w:r>
      <w:r w:rsidR="00043D25">
        <w:t xml:space="preserve">lain yang berkontribusi dalam keterlambatan proyek </w:t>
      </w:r>
      <w:r w:rsidR="00043D25">
        <w:fldChar w:fldCharType="begin" w:fldLock="1"/>
      </w:r>
      <w:r w:rsidR="009F400B">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043D25">
        <w:fldChar w:fldCharType="separate"/>
      </w:r>
      <w:r w:rsidR="00043D25" w:rsidRPr="00043D25">
        <w:rPr>
          <w:noProof/>
        </w:rPr>
        <w:t>(Pappas, 2021b)</w:t>
      </w:r>
      <w:r w:rsidR="00043D25">
        <w:fldChar w:fldCharType="end"/>
      </w:r>
      <w:r w:rsidR="00043D25">
        <w:t>.</w:t>
      </w:r>
    </w:p>
    <w:p w14:paraId="204535B4" w14:textId="3B43ACE8" w:rsidR="006E5CA3" w:rsidRDefault="009F4790" w:rsidP="007B1554">
      <w:pPr>
        <w:spacing w:line="360" w:lineRule="auto"/>
      </w:pPr>
      <w:r>
        <w:lastRenderedPageBreak/>
        <w:t>P</w:t>
      </w:r>
      <w:r w:rsidR="007B1554">
        <w:t xml:space="preserve">royek pengembangan </w:t>
      </w:r>
      <w:r w:rsidR="00B1381D">
        <w:t xml:space="preserve">pada industri </w:t>
      </w:r>
      <w:r w:rsidR="007B1554">
        <w:t xml:space="preserve">teknologi informasi </w:t>
      </w:r>
      <w:r w:rsidR="00043D25">
        <w:t xml:space="preserve">memiliki karakteristik </w:t>
      </w:r>
      <w:r w:rsidR="00811CB8">
        <w:t xml:space="preserve">beberapa karakteristik yaitu banyak dan memlilki lingkup yang berubah-ubah, serta bergantung </w:t>
      </w:r>
      <w:r w:rsidR="00EB0712">
        <w:t xml:space="preserve">kepada sumber daya manusia yang mengerjakan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Kendala sumber daya manusia yang sering dihadapi umumnya adalah kekurangan sumber daya untuk mengerjakan suatu pekerjaan dan ketidaktepatan penempatan sumber daya pada jenis pekerjaan. </w:t>
      </w:r>
    </w:p>
    <w:p w14:paraId="2EEE35EB" w14:textId="3084517E" w:rsidR="002B5830" w:rsidRDefault="00FF7340" w:rsidP="007B1554">
      <w:pPr>
        <w:spacing w:line="360" w:lineRule="auto"/>
        <w:rPr>
          <w:ins w:id="572" w:author="ilham.nur@office.ui.ac.id" w:date="2023-01-17T21:14:00Z"/>
        </w:rPr>
      </w:pPr>
      <w:r>
        <w:t>PT X</w:t>
      </w:r>
      <w:r w:rsidR="00E748DD">
        <w:t xml:space="preserve"> sebagai salah satu anak usaha dari </w:t>
      </w:r>
      <w:r w:rsidR="008B0382">
        <w:t xml:space="preserve">perusahaan </w:t>
      </w:r>
      <w:r>
        <w:t xml:space="preserve">BUMN yang bergerak dalam bidang telekomunikasi, </w:t>
      </w:r>
      <w:r w:rsidR="00E748DD">
        <w:t xml:space="preserve">merupakan perusahaan yang bergerak di bidang Teknologi Informasi </w:t>
      </w:r>
      <w:r w:rsidR="004334F5">
        <w:t xml:space="preserve">yang fokus </w:t>
      </w:r>
      <w:r w:rsidR="008B2C41">
        <w:t xml:space="preserve">dalam memberikan </w:t>
      </w:r>
      <w:r w:rsidR="004334F5">
        <w:t xml:space="preserve">solusi keuangan digital. Dalam </w:t>
      </w:r>
      <w:r w:rsidR="00A62A3A">
        <w:t xml:space="preserve">memberikan </w:t>
      </w:r>
      <w:r w:rsidR="004334F5">
        <w:t>layanan</w:t>
      </w:r>
      <w:r w:rsidR="00A62A3A">
        <w:t xml:space="preserve"> kepada pelanggan</w:t>
      </w:r>
      <w:r w:rsidR="003C4ACA">
        <w:t>,</w:t>
      </w:r>
      <w:r w:rsidR="00A62A3A">
        <w:t xml:space="preserve"> </w:t>
      </w:r>
      <w:r>
        <w:t xml:space="preserve">PT X </w:t>
      </w:r>
      <w:r w:rsidR="00A62A3A">
        <w:t>mengadaptasi model pendekatan manajemen proyek campuran antara</w:t>
      </w:r>
      <w:r w:rsidR="00A62A3A">
        <w:rPr>
          <w:i/>
          <w:iCs/>
        </w:rPr>
        <w:t xml:space="preserve"> waterfall </w:t>
      </w:r>
      <w:r w:rsidR="00A62A3A">
        <w:t xml:space="preserve">dan </w:t>
      </w:r>
      <w:r w:rsidR="00EF5714">
        <w:rPr>
          <w:i/>
          <w:iCs/>
        </w:rPr>
        <w:t>agile</w:t>
      </w:r>
      <w:r w:rsidR="004D1F54">
        <w:rPr>
          <w:i/>
          <w:iCs/>
        </w:rPr>
        <w:t xml:space="preserve"> </w:t>
      </w:r>
      <w:r w:rsidR="009D0C09">
        <w:t xml:space="preserve">yang menunjukan bahwa </w:t>
      </w:r>
      <w:r>
        <w:t xml:space="preserve">PT X </w:t>
      </w:r>
      <w:r w:rsidR="009D0C09">
        <w:t xml:space="preserve">sudah mencapai </w:t>
      </w:r>
      <w:r w:rsidR="004D1F54" w:rsidRPr="00AE58C4">
        <w:rPr>
          <w:i/>
          <w:iCs/>
        </w:rPr>
        <w:t>Maturity Phase</w:t>
      </w:r>
      <w:r w:rsidR="009D0C09">
        <w:rPr>
          <w:i/>
          <w:iCs/>
        </w:rPr>
        <w:t xml:space="preserve"> </w:t>
      </w:r>
      <w:r w:rsidR="009D0C09">
        <w:t xml:space="preserve">dari adopsi pendekatan manajemen proyek </w:t>
      </w:r>
      <w:r w:rsidR="00F0441B">
        <w:fldChar w:fldCharType="begin" w:fldLock="1"/>
      </w:r>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r w:rsidR="00F0441B">
        <w:fldChar w:fldCharType="end"/>
      </w:r>
      <w:r w:rsidR="009D0C09">
        <w:t>.</w:t>
      </w:r>
      <w:r w:rsidR="004D1F54" w:rsidRPr="00AE58C4">
        <w:rPr>
          <w:i/>
          <w:iCs/>
        </w:rPr>
        <w:t xml:space="preserve"> </w:t>
      </w:r>
      <w:r w:rsidR="00C14F9C">
        <w:t>D</w:t>
      </w:r>
      <w:r w:rsidR="00EF5714">
        <w:t>engan</w:t>
      </w:r>
      <w:r w:rsidR="00350A68">
        <w:t xml:space="preserve"> kondisi </w:t>
      </w:r>
      <w:r w:rsidR="00C14F9C">
        <w:t xml:space="preserve">ini </w:t>
      </w:r>
      <w:r>
        <w:t>PT X</w:t>
      </w:r>
      <w:r w:rsidR="00C14F9C">
        <w:t xml:space="preserve"> menghadapi proyek dengan jumlah yang banyak</w:t>
      </w:r>
      <w:r w:rsidR="00EF5714">
        <w:t>, dan juga sumber daya yang terbatas</w:t>
      </w:r>
      <w:r w:rsidR="00BC2FC2">
        <w:t xml:space="preserve"> atau juga </w:t>
      </w:r>
      <w:r w:rsidR="004C6077">
        <w:t>dapat</w:t>
      </w:r>
      <w:r w:rsidR="00BC2FC2">
        <w:t xml:space="preserve"> di sebut RCMPSP. </w:t>
      </w:r>
      <w:ins w:id="573" w:author="ilham.nur@office.ui.ac.id" w:date="2023-01-17T21:14:00Z">
        <w:r w:rsidR="002B5830">
          <w:t xml:space="preserve">Pada </w:t>
        </w:r>
      </w:ins>
      <w:ins w:id="574" w:author="ilham.nur@office.ui.ac.id" w:date="2023-01-17T21:41:00Z">
        <w:r w:rsidR="00E24FC9">
          <w:fldChar w:fldCharType="begin"/>
        </w:r>
        <w:r w:rsidR="00E24FC9">
          <w:instrText xml:space="preserve"> REF _Ref124884171 \h </w:instrText>
        </w:r>
      </w:ins>
      <w:r w:rsidR="00E24FC9">
        <w:fldChar w:fldCharType="separate"/>
      </w:r>
      <w:ins w:id="575" w:author="ilham.nur@office.ui.ac.id" w:date="2023-01-17T21:41:00Z">
        <w:r w:rsidR="00E24FC9">
          <w:t xml:space="preserve">Gambar </w:t>
        </w:r>
        <w:r w:rsidR="00E24FC9">
          <w:rPr>
            <w:noProof/>
          </w:rPr>
          <w:t>1</w:t>
        </w:r>
        <w:r w:rsidR="00E24FC9">
          <w:t>.</w:t>
        </w:r>
        <w:r w:rsidR="00E24FC9">
          <w:rPr>
            <w:noProof/>
          </w:rPr>
          <w:t>3</w:t>
        </w:r>
        <w:r w:rsidR="00E24FC9">
          <w:fldChar w:fldCharType="end"/>
        </w:r>
        <w:r w:rsidR="00E24FC9">
          <w:t xml:space="preserve"> </w:t>
        </w:r>
      </w:ins>
      <w:ins w:id="576" w:author="ilham.nur@office.ui.ac.id" w:date="2023-01-17T21:14:00Z">
        <w:r w:rsidR="002B5830">
          <w:t>menunjukan kendala yang dihadapi PT X dalam melaksanakan sebuah proyek.</w:t>
        </w:r>
      </w:ins>
    </w:p>
    <w:p w14:paraId="7EAF4D7F" w14:textId="77777777" w:rsidR="00AF75ED" w:rsidRDefault="00AF75ED">
      <w:pPr>
        <w:keepNext/>
        <w:spacing w:line="360" w:lineRule="auto"/>
        <w:jc w:val="center"/>
        <w:rPr>
          <w:ins w:id="577" w:author="ilham.nur@office.ui.ac.id" w:date="2023-01-17T21:40:00Z"/>
        </w:rPr>
        <w:pPrChange w:id="578" w:author="ilham.nur@office.ui.ac.id" w:date="2023-01-17T21:40:00Z">
          <w:pPr>
            <w:spacing w:line="360" w:lineRule="auto"/>
            <w:jc w:val="center"/>
          </w:pPr>
        </w:pPrChange>
      </w:pPr>
      <w:ins w:id="579" w:author="ilham.nur@office.ui.ac.id" w:date="2023-01-17T21:40:00Z">
        <w:r>
          <w:rPr>
            <w:noProof/>
          </w:rPr>
          <w:lastRenderedPageBreak/>
          <w:drawing>
            <wp:inline distT="0" distB="0" distL="0" distR="0" wp14:anchorId="717C0AA1" wp14:editId="42B42DF7">
              <wp:extent cx="4645152" cy="520081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6570" cy="5213594"/>
                      </a:xfrm>
                      <a:prstGeom prst="rect">
                        <a:avLst/>
                      </a:prstGeom>
                      <a:noFill/>
                    </pic:spPr>
                  </pic:pic>
                </a:graphicData>
              </a:graphic>
            </wp:inline>
          </w:drawing>
        </w:r>
      </w:ins>
    </w:p>
    <w:p w14:paraId="742480B3" w14:textId="379B1ABF" w:rsidR="002B5830" w:rsidRDefault="00AF75ED">
      <w:pPr>
        <w:pStyle w:val="Caption"/>
        <w:rPr>
          <w:ins w:id="580" w:author="ilham.nur@office.ui.ac.id" w:date="2023-01-17T21:14:00Z"/>
        </w:rPr>
        <w:pPrChange w:id="581" w:author="ilham.nur@office.ui.ac.id" w:date="2023-01-18T05:52:00Z">
          <w:pPr>
            <w:spacing w:line="360" w:lineRule="auto"/>
          </w:pPr>
        </w:pPrChange>
      </w:pPr>
      <w:bookmarkStart w:id="582" w:name="_Ref124884171"/>
      <w:bookmarkStart w:id="583" w:name="_Toc124884147"/>
      <w:ins w:id="584" w:author="ilham.nur@office.ui.ac.id" w:date="2023-01-17T21:40:00Z">
        <w:r>
          <w:t xml:space="preserve">Gambar </w:t>
        </w:r>
      </w:ins>
      <w:ins w:id="585" w:author="ilham.nur@office.ui.ac.id" w:date="2023-01-18T05:52:00Z">
        <w:r w:rsidR="00C53EB8">
          <w:fldChar w:fldCharType="begin"/>
        </w:r>
        <w:r w:rsidR="00C53EB8">
          <w:instrText xml:space="preserve"> STYLEREF 1 \s </w:instrText>
        </w:r>
      </w:ins>
      <w:r w:rsidR="00C53EB8">
        <w:fldChar w:fldCharType="separate"/>
      </w:r>
      <w:r w:rsidR="00C53EB8">
        <w:rPr>
          <w:noProof/>
        </w:rPr>
        <w:t>1</w:t>
      </w:r>
      <w:ins w:id="586"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587" w:author="ilham.nur@office.ui.ac.id" w:date="2023-01-18T05:52:00Z">
        <w:r w:rsidR="00C53EB8">
          <w:rPr>
            <w:noProof/>
          </w:rPr>
          <w:t>3</w:t>
        </w:r>
        <w:r w:rsidR="00C53EB8">
          <w:fldChar w:fldCharType="end"/>
        </w:r>
      </w:ins>
      <w:bookmarkEnd w:id="582"/>
      <w:ins w:id="588" w:author="ilham.nur@office.ui.ac.id" w:date="2023-01-17T21:40:00Z">
        <w:r>
          <w:t xml:space="preserve"> Diagram Pareto yang menggambarkan kendala keterlambatan proyek PT X</w:t>
        </w:r>
      </w:ins>
      <w:bookmarkEnd w:id="583"/>
    </w:p>
    <w:p w14:paraId="49BA9C8D" w14:textId="0A927C99" w:rsidR="00E24FC9" w:rsidRDefault="00E24FC9" w:rsidP="007B1554">
      <w:pPr>
        <w:spacing w:line="360" w:lineRule="auto"/>
        <w:rPr>
          <w:ins w:id="589" w:author="ilham.nur@office.ui.ac.id" w:date="2023-01-17T21:41:00Z"/>
        </w:rPr>
      </w:pPr>
      <w:ins w:id="590" w:author="ilham.nur@office.ui.ac.id" w:date="2023-01-17T21:41:00Z">
        <w:r>
          <w:t>Kendala utam yang dihadapi oleh PT X ada</w:t>
        </w:r>
      </w:ins>
      <w:ins w:id="591" w:author="ilham.nur@office.ui.ac.id" w:date="2023-01-17T21:42:00Z">
        <w:r>
          <w:t xml:space="preserve">lah </w:t>
        </w:r>
        <w:r w:rsidR="00C064B5">
          <w:t>PT X mengerjakan banyak proyek diwaktu yang bersamaan, sehingga berdampak kepada aspek lain seperti alat perencanaan yang kurang memadai, sumber daya yang kurang, kurang biaya proyek dan jadwal yang berubah-ubah.</w:t>
        </w:r>
      </w:ins>
    </w:p>
    <w:p w14:paraId="36628028" w14:textId="6C1A584E" w:rsidR="004916EC" w:rsidRDefault="004916EC" w:rsidP="007B1554">
      <w:pPr>
        <w:spacing w:line="360" w:lineRule="auto"/>
      </w:pPr>
      <w:r>
        <w:t xml:space="preserve">Pada </w:t>
      </w:r>
      <w:r w:rsidR="00455D2B">
        <w:fldChar w:fldCharType="begin"/>
      </w:r>
      <w:r w:rsidR="00455D2B">
        <w:instrText xml:space="preserve"> REF _Ref117107019 \h </w:instrText>
      </w:r>
      <w:r w:rsidR="00455D2B">
        <w:fldChar w:fldCharType="separate"/>
      </w:r>
      <w:ins w:id="592" w:author="ilham.nur@office.ui.ac.id" w:date="2023-01-17T21:41:00Z">
        <w:r w:rsidR="00AF75ED">
          <w:t xml:space="preserve">Gambar </w:t>
        </w:r>
        <w:r w:rsidR="00AF75ED">
          <w:rPr>
            <w:noProof/>
          </w:rPr>
          <w:t>1</w:t>
        </w:r>
        <w:r w:rsidR="00AF75ED">
          <w:t>.</w:t>
        </w:r>
        <w:r w:rsidR="00AF75ED">
          <w:rPr>
            <w:noProof/>
          </w:rPr>
          <w:t>4</w:t>
        </w:r>
      </w:ins>
      <w:del w:id="593" w:author="ilham.nur@office.ui.ac.id" w:date="2023-01-17T21:41:00Z">
        <w:r w:rsidR="00987C24" w:rsidDel="00AF75ED">
          <w:delText xml:space="preserve">Gambar </w:delText>
        </w:r>
        <w:r w:rsidR="00987C24" w:rsidDel="00AF75ED">
          <w:rPr>
            <w:noProof/>
          </w:rPr>
          <w:delText>1</w:delText>
        </w:r>
        <w:r w:rsidR="00987C24" w:rsidDel="00AF75ED">
          <w:delText>.</w:delText>
        </w:r>
        <w:r w:rsidR="00987C24" w:rsidDel="00AF75ED">
          <w:rPr>
            <w:noProof/>
          </w:rPr>
          <w:delText>3</w:delText>
        </w:r>
      </w:del>
      <w:r w:rsidR="00455D2B">
        <w:fldChar w:fldCharType="end"/>
      </w:r>
      <w:r w:rsidR="00455D2B">
        <w:t xml:space="preserve"> menunjukan data </w:t>
      </w:r>
      <w:r w:rsidR="00127A61">
        <w:t>perbandingan waktu penyelesaian proyek pada PT X dari waktu yang telah ditetapkan dengan kondisi sebenarnya pada implementasi proyek.</w:t>
      </w:r>
    </w:p>
    <w:p w14:paraId="7A9A6795" w14:textId="35DC7455" w:rsidR="0079704C" w:rsidRDefault="004F4C9B">
      <w:pPr>
        <w:keepNext/>
        <w:spacing w:line="360" w:lineRule="auto"/>
        <w:pPrChange w:id="594" w:author="ilham.nur@office.ui.ac.id" w:date="2023-01-17T21:13:00Z">
          <w:pPr>
            <w:keepNext/>
            <w:spacing w:line="360" w:lineRule="auto"/>
            <w:jc w:val="center"/>
          </w:pPr>
        </w:pPrChange>
      </w:pPr>
      <w:r>
        <w:rPr>
          <w:noProof/>
        </w:rPr>
        <w:lastRenderedPageBreak/>
        <w:drawing>
          <wp:inline distT="0" distB="0" distL="0" distR="0" wp14:anchorId="49D9D82C" wp14:editId="15542497">
            <wp:extent cx="5400040" cy="3636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p>
    <w:p w14:paraId="4E13C48C" w14:textId="51D923FA" w:rsidR="009A771D" w:rsidRDefault="0079704C" w:rsidP="00827EC8">
      <w:pPr>
        <w:pStyle w:val="Caption"/>
      </w:pPr>
      <w:bookmarkStart w:id="595" w:name="_Ref117107019"/>
      <w:bookmarkStart w:id="596" w:name="_Toc124884148"/>
      <w:r>
        <w:t xml:space="preserve">Gambar </w:t>
      </w:r>
      <w:ins w:id="597" w:author="ilham.nur@office.ui.ac.id" w:date="2023-01-18T05:52:00Z">
        <w:r w:rsidR="00C53EB8">
          <w:fldChar w:fldCharType="begin"/>
        </w:r>
        <w:r w:rsidR="00C53EB8">
          <w:instrText xml:space="preserve"> STYLEREF 1 \s </w:instrText>
        </w:r>
      </w:ins>
      <w:r w:rsidR="00C53EB8">
        <w:fldChar w:fldCharType="separate"/>
      </w:r>
      <w:r w:rsidR="00C53EB8">
        <w:rPr>
          <w:noProof/>
        </w:rPr>
        <w:t>1</w:t>
      </w:r>
      <w:ins w:id="598"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599" w:author="ilham.nur@office.ui.ac.id" w:date="2023-01-18T05:52:00Z">
        <w:r w:rsidR="00C53EB8">
          <w:rPr>
            <w:noProof/>
          </w:rPr>
          <w:t>4</w:t>
        </w:r>
        <w:r w:rsidR="00C53EB8">
          <w:fldChar w:fldCharType="end"/>
        </w:r>
      </w:ins>
      <w:del w:id="600"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1</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3</w:delText>
        </w:r>
        <w:r w:rsidR="0030521D" w:rsidDel="00E614FF">
          <w:fldChar w:fldCharType="end"/>
        </w:r>
      </w:del>
      <w:bookmarkEnd w:id="595"/>
      <w:r>
        <w:t xml:space="preserve"> Performa waktu penyelesaian proyek pada PT.X</w:t>
      </w:r>
      <w:r w:rsidR="00494158">
        <w:t xml:space="preserve"> yang mengalami keterlambatan</w:t>
      </w:r>
      <w:r>
        <w:t xml:space="preserve"> di tahun 2021</w:t>
      </w:r>
      <w:bookmarkEnd w:id="596"/>
    </w:p>
    <w:p w14:paraId="757CB325" w14:textId="2A977A3A" w:rsidR="00D27FB3" w:rsidRPr="00350A68" w:rsidRDefault="00770C9D" w:rsidP="007B1554">
      <w:pPr>
        <w:spacing w:line="360" w:lineRule="auto"/>
      </w:pPr>
      <w:r>
        <w:t xml:space="preserve">Dengan kondisi </w:t>
      </w:r>
      <w:r w:rsidR="00426077">
        <w:t xml:space="preserve">tersebut, PT X </w:t>
      </w:r>
      <w:r w:rsidR="003757BE">
        <w:t xml:space="preserve">sering mengalami keterlambatan </w:t>
      </w:r>
      <w:r w:rsidR="00C62EAD">
        <w:t>dari rencana awal yang telah dibuat</w:t>
      </w:r>
      <w:r w:rsidR="00493569">
        <w:t xml:space="preserve"> </w:t>
      </w:r>
      <w:r w:rsidR="00A634A0">
        <w:t xml:space="preserve">rata rata 99 hari </w:t>
      </w:r>
      <w:r w:rsidR="00493569">
        <w:t>dalam menyelesaikan proyek dari rencana awal yang disepakati</w:t>
      </w:r>
      <w:r w:rsidR="008C07AA">
        <w:t xml:space="preserve"> sepanjang tahun 2021-2022</w:t>
      </w:r>
      <w:r w:rsidR="00493569">
        <w:t>.</w:t>
      </w:r>
      <w:ins w:id="601" w:author="ilham.nur@office.ui.ac.id" w:date="2023-01-17T21:14:00Z">
        <w:r w:rsidR="002B5830">
          <w:t xml:space="preserve"> </w:t>
        </w:r>
      </w:ins>
      <w:del w:id="602" w:author="ilham.nur@office.ui.ac.id" w:date="2023-01-17T21:14:00Z">
        <w:r w:rsidR="00073A6C" w:rsidDel="002B5830">
          <w:delText xml:space="preserve"> </w:delText>
        </w:r>
      </w:del>
      <w:r w:rsidR="00073A6C">
        <w:t>Hal ini tentunya berpengaruh pada performa PT X baik ke arah internal maupun ke arah eksternal</w:t>
      </w:r>
      <w:r w:rsidR="00371765">
        <w:t>, untuk itu permasalahan terkait dengan RCMPSP pada PT X perlu untuk segera mendapatkan solusi.</w:t>
      </w:r>
    </w:p>
    <w:p w14:paraId="17705E6E" w14:textId="1C9DD72E" w:rsidR="007B1554" w:rsidRPr="00480747" w:rsidRDefault="007B1554" w:rsidP="007B1554">
      <w:pPr>
        <w:spacing w:line="360" w:lineRule="auto"/>
      </w:pPr>
      <w:r>
        <w:t xml:space="preserve">Untuk mengatasi </w:t>
      </w:r>
      <w:r w:rsidR="0088305F">
        <w:t xml:space="preserve">permasalahan terkait RCMPSP khususnya manajemen pekerjaan dan manajemen </w:t>
      </w:r>
      <w:r>
        <w:t>sumber daya manusia</w:t>
      </w:r>
      <w:r w:rsidR="00437249">
        <w:t xml:space="preserve"> akibat terdapat banyak proyek yang dijalankan</w:t>
      </w:r>
      <w:r>
        <w:t>, manajer proyek menggunakan sistem informasi manajemen proyek untuk mempermudah proses perencanaan proyek dan manajemen sumber daya manusia pada suatu proyek.</w:t>
      </w:r>
    </w:p>
    <w:p w14:paraId="6EE01212" w14:textId="77777777" w:rsidR="000C26CE" w:rsidRDefault="007B1554" w:rsidP="007B1554">
      <w:pPr>
        <w:spacing w:line="360" w:lineRule="auto"/>
      </w:pPr>
      <w:r>
        <w:t xml:space="preserve">Sistem Informasi Manajemen Proyek (SIMP) merupakan perangkat lunak yang digunakan oleh suatu organisasi atau manajer proyek untuk membuat, menyimpan dan manajemen data proyek untuk megoptimalisasi performa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memiliki beberapa fungsi utama yaitu manajemen jadwal, manajemen biaya, manajemen sumber daya dan sumber daya manusia, dan manajemen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4217ADDC" w:rsidR="007B1554" w:rsidRDefault="001E459C" w:rsidP="007B1554">
      <w:pPr>
        <w:spacing w:line="360" w:lineRule="auto"/>
      </w:pPr>
      <w:r>
        <w:lastRenderedPageBreak/>
        <w:t xml:space="preserve">Meskipun SIMP sudah dapat melakukan manajemen sumber daya </w:t>
      </w:r>
      <w:r w:rsidR="00D14D8C">
        <w:t>lebih mudah</w:t>
      </w:r>
      <w:r>
        <w:t xml:space="preserve">, SIMP belum </w:t>
      </w:r>
      <w:r w:rsidR="00A73616">
        <w:t xml:space="preserve">dapat </w:t>
      </w:r>
      <w:r>
        <w:t>menujukan kondisi perusahaan</w:t>
      </w:r>
      <w:r w:rsidR="0047719D">
        <w:t>,</w:t>
      </w:r>
      <w:r>
        <w:t xml:space="preserve"> yang dapat menjadi acuan manajer proyek dalam menentukan </w:t>
      </w:r>
      <w:r w:rsidR="0047719D">
        <w:t xml:space="preserve">alokasi </w:t>
      </w:r>
      <w:r>
        <w:t xml:space="preserve">sumber daya manusia dan penentuan pekerjaan yang tepat pada sumber daya yang tepat. Hal ini mengakibatkan adanya keterbatasan sumber daya, karena tidak diketahui kondisi dan kemampuan dari sumber daya yang mengakibatkan kekeliruan pada proses perencanaan dan pemantauan proyek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Dengan kondisi seperti ini SIMP perlu dikembangkan agar dapat memberikan pilihan keputusan pada manajer proyek agar dapat</w:t>
      </w:r>
      <w:r w:rsidR="00FA1297">
        <w:t xml:space="preserve"> melakukan pengambilan keputusan terkait dengan</w:t>
      </w:r>
      <w:r>
        <w:t xml:space="preserve"> alokasi </w:t>
      </w:r>
      <w:r w:rsidR="00FA1297">
        <w:t xml:space="preserve">pekerjaan dan </w:t>
      </w:r>
      <w:r>
        <w:t>sumber daya dengan tepat.</w:t>
      </w:r>
    </w:p>
    <w:p w14:paraId="11A0673C" w14:textId="5E54FB00" w:rsidR="00897FC7" w:rsidRDefault="00A54A5B" w:rsidP="007B1554">
      <w:pPr>
        <w:spacing w:line="360" w:lineRule="auto"/>
      </w:pPr>
      <w:r>
        <w:t>Pengambilan keputusan dalam bidang manajemen proyek merupakan</w:t>
      </w:r>
      <w:r w:rsidR="008B7BC0">
        <w:t xml:space="preserve"> sebuah proses membuat dan melakukan pemilihan pada isu-isu yang berkaitan dengan perencanaan, penawaran, dan operasional dari sebuah Proyek</w:t>
      </w:r>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mempertajam keputusan manajer proyek dalam melakukan pengambilan keputusan</w:t>
      </w:r>
      <w:r w:rsidR="00A6380E">
        <w:t>, perlu adanya bantuan teknologi pengambilan keputusan</w:t>
      </w:r>
      <w:r w:rsidR="00C82603">
        <w:t xml:space="preserve"> dalam SIMP</w:t>
      </w:r>
      <w:r w:rsidR="00A6380E">
        <w:t xml:space="preserve"> agar keputusan yang diambil oleh manajer proyek berbasis pada data proyek yang dimiliki. </w:t>
      </w:r>
    </w:p>
    <w:p w14:paraId="799795C8" w14:textId="33043AB7" w:rsidR="00642B1A" w:rsidRDefault="00642B1A" w:rsidP="00642B1A">
      <w:pPr>
        <w:pStyle w:val="Heading2"/>
        <w:numPr>
          <w:ilvl w:val="1"/>
          <w:numId w:val="3"/>
        </w:numPr>
        <w:spacing w:line="360" w:lineRule="auto"/>
        <w:ind w:left="360"/>
      </w:pPr>
      <w:bookmarkStart w:id="603" w:name="_Toc120139622"/>
      <w:bookmarkStart w:id="604" w:name="_Toc124884098"/>
      <w:r>
        <w:t>Perumusan Masalah</w:t>
      </w:r>
      <w:bookmarkEnd w:id="603"/>
      <w:bookmarkEnd w:id="604"/>
    </w:p>
    <w:p w14:paraId="67AA3290" w14:textId="415A542F" w:rsidR="00642B1A" w:rsidRDefault="00642B1A" w:rsidP="00AE58C4">
      <w:pPr>
        <w:spacing w:line="360" w:lineRule="auto"/>
      </w:pPr>
      <w:r>
        <w:t>Rumusan masalah dari penelitian ini adalah</w:t>
      </w:r>
      <w:r w:rsidR="006D5D34">
        <w:t xml:space="preserve"> “</w:t>
      </w:r>
      <w:r w:rsidR="00594D09" w:rsidRPr="00594D09">
        <w:t>Bagaimana optimasi alokasi pekerjaan dan sumber daya dilakukan dengan sistem informasi manajemen proyek yang terintegrasi dengan teknologi pengambilan keputusan</w:t>
      </w:r>
      <w:r w:rsidR="006D5D34">
        <w:t>”</w:t>
      </w:r>
    </w:p>
    <w:p w14:paraId="3B94990D" w14:textId="2EB64A1C" w:rsidR="00A96144" w:rsidRDefault="00D668D4" w:rsidP="0067088D">
      <w:pPr>
        <w:pStyle w:val="Heading2"/>
        <w:spacing w:line="360" w:lineRule="auto"/>
      </w:pPr>
      <w:bookmarkStart w:id="605" w:name="_Toc117715482"/>
      <w:bookmarkStart w:id="606" w:name="_Toc117715551"/>
      <w:bookmarkStart w:id="607" w:name="_Toc117715620"/>
      <w:bookmarkStart w:id="608" w:name="_Toc117715723"/>
      <w:bookmarkStart w:id="609" w:name="_Toc120139623"/>
      <w:bookmarkStart w:id="610" w:name="_Toc120139887"/>
      <w:bookmarkStart w:id="611" w:name="_Toc121280569"/>
      <w:bookmarkStart w:id="612" w:name="_Toc121280630"/>
      <w:bookmarkStart w:id="613" w:name="_Toc121280691"/>
      <w:bookmarkStart w:id="614" w:name="_Toc121280752"/>
      <w:bookmarkStart w:id="615" w:name="_Ref111656871"/>
      <w:bookmarkStart w:id="616" w:name="_Toc120139624"/>
      <w:bookmarkStart w:id="617" w:name="_Toc124884099"/>
      <w:bookmarkEnd w:id="605"/>
      <w:bookmarkEnd w:id="606"/>
      <w:bookmarkEnd w:id="607"/>
      <w:bookmarkEnd w:id="608"/>
      <w:bookmarkEnd w:id="609"/>
      <w:bookmarkEnd w:id="610"/>
      <w:bookmarkEnd w:id="611"/>
      <w:bookmarkEnd w:id="612"/>
      <w:bookmarkEnd w:id="613"/>
      <w:bookmarkEnd w:id="614"/>
      <w:r>
        <w:t>Penelitian Terdahulu</w:t>
      </w:r>
      <w:bookmarkEnd w:id="615"/>
      <w:bookmarkEnd w:id="616"/>
      <w:bookmarkEnd w:id="617"/>
    </w:p>
    <w:p w14:paraId="300F369C" w14:textId="7D319856" w:rsidR="00D668D4" w:rsidRDefault="00EA32E0" w:rsidP="0067088D">
      <w:pPr>
        <w:spacing w:line="360" w:lineRule="auto"/>
      </w:pPr>
      <w:r>
        <w:t xml:space="preserve">Penelitian terdahulu akan dibagi secara garis besar kedalam tiga jenis bidang keilmuan, yaitu </w:t>
      </w:r>
      <w:r w:rsidR="006B53EC">
        <w:t xml:space="preserve">manajemen pekerjaan dan sumber daya, sistem informasi manajemen proyek, dan </w:t>
      </w:r>
      <w:r w:rsidR="002D2EB8">
        <w:t xml:space="preserve">pengambilan keputusan menggunakan alat bantu pengambilan keputusan dalam bidang </w:t>
      </w:r>
      <w:r w:rsidR="00091C35">
        <w:t>manajemen proyek.</w:t>
      </w:r>
    </w:p>
    <w:p w14:paraId="38BA7DBD" w14:textId="77777777" w:rsidR="000338FD" w:rsidRDefault="000338FD" w:rsidP="0067088D">
      <w:pPr>
        <w:spacing w:line="360" w:lineRule="auto"/>
        <w:sectPr w:rsidR="000338FD" w:rsidSect="00E60A1A">
          <w:headerReference w:type="even" r:id="rId29"/>
          <w:headerReference w:type="default" r:id="rId30"/>
          <w:footerReference w:type="default" r:id="rId31"/>
          <w:headerReference w:type="first" r:id="rId32"/>
          <w:footerReference w:type="first" r:id="rId33"/>
          <w:pgSz w:w="11906" w:h="16838" w:code="9"/>
          <w:pgMar w:top="1701" w:right="1701" w:bottom="1701" w:left="1701" w:header="720" w:footer="720" w:gutter="0"/>
          <w:pgNumType w:start="1"/>
          <w:cols w:space="720"/>
          <w:titlePg/>
          <w:docGrid w:linePitch="360"/>
        </w:sectPr>
      </w:pPr>
    </w:p>
    <w:p w14:paraId="08A5D482" w14:textId="692CE747" w:rsidR="004E72BD" w:rsidRDefault="004E72BD" w:rsidP="00827EC8">
      <w:pPr>
        <w:pStyle w:val="Caption"/>
      </w:pPr>
      <w:bookmarkStart w:id="618" w:name="_Ref111648428"/>
      <w:bookmarkStart w:id="619" w:name="_Ref111648423"/>
      <w:bookmarkStart w:id="620" w:name="_Toc124884162"/>
      <w:r>
        <w:lastRenderedPageBreak/>
        <w:t xml:space="preserve">Tabel </w:t>
      </w:r>
      <w:fldSimple w:instr=" STYLEREF 1 \s ">
        <w:r w:rsidR="00AF75ED">
          <w:rPr>
            <w:noProof/>
          </w:rPr>
          <w:t>1</w:t>
        </w:r>
      </w:fldSimple>
      <w:r w:rsidR="00A72F57">
        <w:t>.</w:t>
      </w:r>
      <w:fldSimple w:instr=" SEQ Tabel \* ARABIC \s 1 ">
        <w:r w:rsidR="00AF75ED">
          <w:rPr>
            <w:noProof/>
          </w:rPr>
          <w:t>1</w:t>
        </w:r>
      </w:fldSimple>
      <w:bookmarkEnd w:id="618"/>
      <w:r>
        <w:t xml:space="preserve"> </w:t>
      </w:r>
      <w:r w:rsidRPr="00623A19">
        <w:t>Penelitian terdahulu terkait dengan manajemen pekerjaan dan sumber daya pada proyek</w:t>
      </w:r>
      <w:bookmarkEnd w:id="619"/>
      <w:bookmarkEnd w:id="620"/>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r w:rsidRPr="000338FD">
              <w:rPr>
                <w:b/>
                <w:bCs/>
                <w:sz w:val="20"/>
                <w:szCs w:val="20"/>
              </w:rPr>
              <w:t>Judul</w:t>
            </w:r>
          </w:p>
        </w:tc>
        <w:tc>
          <w:tcPr>
            <w:tcW w:w="0" w:type="auto"/>
            <w:hideMark/>
          </w:tcPr>
          <w:p w14:paraId="2C98F39B" w14:textId="77777777" w:rsidR="000338FD" w:rsidRPr="000338FD" w:rsidRDefault="000338FD" w:rsidP="000338FD">
            <w:pPr>
              <w:spacing w:after="160" w:line="360" w:lineRule="auto"/>
              <w:rPr>
                <w:sz w:val="20"/>
                <w:szCs w:val="20"/>
              </w:rPr>
            </w:pPr>
            <w:r w:rsidRPr="000338FD">
              <w:rPr>
                <w:b/>
                <w:bCs/>
                <w:sz w:val="20"/>
                <w:szCs w:val="20"/>
              </w:rPr>
              <w:t>Tahun</w:t>
            </w:r>
          </w:p>
        </w:tc>
        <w:tc>
          <w:tcPr>
            <w:tcW w:w="2604" w:type="dxa"/>
            <w:hideMark/>
          </w:tcPr>
          <w:p w14:paraId="02C64160" w14:textId="77777777" w:rsidR="000338FD" w:rsidRPr="000338FD" w:rsidRDefault="000338FD" w:rsidP="000338FD">
            <w:pPr>
              <w:spacing w:after="160" w:line="360" w:lineRule="auto"/>
              <w:rPr>
                <w:sz w:val="20"/>
                <w:szCs w:val="20"/>
              </w:rPr>
            </w:pPr>
            <w:r w:rsidRPr="000338FD">
              <w:rPr>
                <w:b/>
                <w:bCs/>
                <w:sz w:val="20"/>
                <w:szCs w:val="20"/>
              </w:rPr>
              <w:t>Tujuan</w:t>
            </w:r>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r>
              <w:rPr>
                <w:sz w:val="20"/>
                <w:szCs w:val="20"/>
              </w:rPr>
              <w:t xml:space="preserve">Mendapatkan </w:t>
            </w:r>
            <w:r w:rsidR="00E55D6B">
              <w:rPr>
                <w:sz w:val="20"/>
                <w:szCs w:val="20"/>
              </w:rPr>
              <w:t xml:space="preserve">strategi dan metode terbaik dalam melakukan pengawasan performa dari sumber daya manusia yang ada di dalam suatu organisasi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r>
              <w:rPr>
                <w:sz w:val="20"/>
                <w:szCs w:val="20"/>
              </w:rPr>
              <w:t>performa di identifikasi dan dimodelkan menggunakan Grey DEMATEL dan m-TISM.</w:t>
            </w:r>
          </w:p>
        </w:tc>
        <w:tc>
          <w:tcPr>
            <w:tcW w:w="0" w:type="auto"/>
          </w:tcPr>
          <w:p w14:paraId="11125AF6" w14:textId="518C7B56" w:rsidR="000338FD" w:rsidRPr="000338FD" w:rsidRDefault="003874A7" w:rsidP="000338FD">
            <w:pPr>
              <w:spacing w:after="160" w:line="360" w:lineRule="auto"/>
              <w:rPr>
                <w:sz w:val="20"/>
                <w:szCs w:val="20"/>
              </w:rPr>
            </w:pPr>
            <w:r>
              <w:rPr>
                <w:sz w:val="20"/>
                <w:szCs w:val="20"/>
              </w:rPr>
              <w:t>Didapatkan hasil bahwa agar suatu organisasi dapat memantau performa dari sumber daya manusia yang bekerja di dalam suatu organisasi</w:t>
            </w:r>
            <w:r w:rsidR="001A0B3C">
              <w:rPr>
                <w:sz w:val="20"/>
                <w:szCs w:val="20"/>
              </w:rPr>
              <w:t>,</w:t>
            </w:r>
            <w:r>
              <w:rPr>
                <w:sz w:val="20"/>
                <w:szCs w:val="20"/>
              </w:rPr>
              <w:t xml:space="preserve"> maka </w:t>
            </w:r>
            <w:r w:rsidR="001A0B3C">
              <w:rPr>
                <w:sz w:val="20"/>
                <w:szCs w:val="20"/>
              </w:rPr>
              <w:t xml:space="preserve">adopsi secara cepat untuk mekanisme </w:t>
            </w:r>
            <w:r w:rsidR="001A0B3C">
              <w:rPr>
                <w:i/>
                <w:iCs/>
                <w:sz w:val="20"/>
                <w:szCs w:val="20"/>
              </w:rPr>
              <w:t xml:space="preserve">supply chain </w:t>
            </w:r>
            <w:r w:rsidR="001A0B3C">
              <w:rPr>
                <w:sz w:val="20"/>
                <w:szCs w:val="20"/>
              </w:rPr>
              <w:t xml:space="preserve">digital perlu untuk dilakukan. Untuk memastikan kinerja yang dilakukan oleh sumber daya manusia dapat terukur dengan benar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r w:rsidRPr="000338FD">
              <w:rPr>
                <w:sz w:val="20"/>
                <w:szCs w:val="20"/>
              </w:rPr>
              <w:t>Mendapatkan informasi terkait bias waktu pekerjaan proyek pengembangan software utama terjadi karena apa</w:t>
            </w:r>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Pengujian 2 pendekatan proyek management kepada 3 praktisi PM</w:t>
            </w:r>
            <w:r w:rsidR="00D31A20">
              <w:rPr>
                <w:sz w:val="20"/>
                <w:szCs w:val="20"/>
              </w:rPr>
              <w:t>.</w:t>
            </w:r>
          </w:p>
        </w:tc>
        <w:tc>
          <w:tcPr>
            <w:tcW w:w="0" w:type="auto"/>
            <w:hideMark/>
          </w:tcPr>
          <w:p w14:paraId="28D0ED9D" w14:textId="130E8B75" w:rsidR="00132D17" w:rsidRPr="00132D17" w:rsidRDefault="00132D17" w:rsidP="000338FD">
            <w:pPr>
              <w:spacing w:after="160" w:line="360" w:lineRule="auto"/>
              <w:rPr>
                <w:sz w:val="20"/>
                <w:szCs w:val="20"/>
              </w:rPr>
            </w:pPr>
            <w:r>
              <w:rPr>
                <w:sz w:val="20"/>
                <w:szCs w:val="20"/>
              </w:rPr>
              <w:t xml:space="preserve">Manajemen pekerjaan dan sumber daya dengan </w:t>
            </w:r>
            <w:r w:rsidR="00163F8D">
              <w:rPr>
                <w:sz w:val="20"/>
                <w:szCs w:val="20"/>
              </w:rPr>
              <w:t>pendekatan</w:t>
            </w:r>
            <w:r>
              <w:rPr>
                <w:sz w:val="20"/>
                <w:szCs w:val="20"/>
              </w:rPr>
              <w:t xml:space="preserve"> </w:t>
            </w:r>
            <w:r>
              <w:rPr>
                <w:i/>
                <w:iCs/>
                <w:sz w:val="20"/>
                <w:szCs w:val="20"/>
              </w:rPr>
              <w:t>agile</w:t>
            </w:r>
            <w:r>
              <w:rPr>
                <w:sz w:val="20"/>
                <w:szCs w:val="20"/>
              </w:rPr>
              <w:t xml:space="preserve">, memiliki </w:t>
            </w:r>
            <w:r w:rsidR="00163F8D">
              <w:rPr>
                <w:sz w:val="20"/>
                <w:szCs w:val="20"/>
              </w:rPr>
              <w:t xml:space="preserve">kekurangan yaitu bias estimasi pekerjaan lebih besar di bandingkan pendekatan </w:t>
            </w:r>
            <w:r w:rsidR="00163F8D" w:rsidRPr="00163F8D">
              <w:rPr>
                <w:i/>
                <w:iCs/>
                <w:sz w:val="20"/>
                <w:szCs w:val="20"/>
              </w:rPr>
              <w:t>waterfall</w:t>
            </w:r>
            <w:r w:rsidR="00163F8D">
              <w:rPr>
                <w:i/>
                <w:iCs/>
                <w:sz w:val="20"/>
                <w:szCs w:val="20"/>
              </w:rPr>
              <w:t xml:space="preserve">. </w:t>
            </w:r>
            <w:r w:rsidR="00B51285" w:rsidRPr="000338FD">
              <w:rPr>
                <w:sz w:val="20"/>
                <w:szCs w:val="20"/>
              </w:rPr>
              <w:t>H</w:t>
            </w:r>
            <w:r w:rsidR="00163F8D" w:rsidRPr="000338FD">
              <w:rPr>
                <w:sz w:val="20"/>
                <w:szCs w:val="20"/>
              </w:rPr>
              <w:t xml:space="preserve">al ini diakibatkan permasalahan perencanaan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r w:rsidRPr="00041AC2">
              <w:rPr>
                <w:sz w:val="20"/>
                <w:szCs w:val="18"/>
              </w:rPr>
              <w:t xml:space="preserve">Menemukan masukan terkait dengan bagaimana menyukseskan </w:t>
            </w:r>
            <w:r>
              <w:rPr>
                <w:sz w:val="20"/>
                <w:szCs w:val="18"/>
              </w:rPr>
              <w:t>proyek</w:t>
            </w:r>
            <w:r w:rsidRPr="00041AC2">
              <w:rPr>
                <w:sz w:val="20"/>
                <w:szCs w:val="18"/>
              </w:rPr>
              <w:t xml:space="preserve"> sistem informasi yang berjalan agar mampu memenuhi </w:t>
            </w:r>
            <w:r w:rsidRPr="00AB7C37">
              <w:rPr>
                <w:i/>
                <w:iCs/>
                <w:sz w:val="20"/>
                <w:szCs w:val="18"/>
              </w:rPr>
              <w:t>deliverables</w:t>
            </w:r>
            <w:r w:rsidRPr="00041AC2">
              <w:rPr>
                <w:sz w:val="20"/>
                <w:szCs w:val="18"/>
              </w:rPr>
              <w:t xml:space="preserve"> yang diinginkan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0A7BD70C" w:rsidR="00AB7C37" w:rsidRDefault="00AB7C37" w:rsidP="00AB7C37">
            <w:pPr>
              <w:spacing w:line="360" w:lineRule="auto"/>
              <w:rPr>
                <w:sz w:val="20"/>
                <w:szCs w:val="20"/>
              </w:rPr>
            </w:pPr>
            <w:r w:rsidRPr="00041AC2">
              <w:rPr>
                <w:sz w:val="20"/>
                <w:szCs w:val="18"/>
              </w:rPr>
              <w:lastRenderedPageBreak/>
              <w:t xml:space="preserve">Melakukan pengumpulan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organisasi IT, dilakukan pengujian ANOVA one</w:t>
            </w:r>
            <w:r w:rsidR="0091684B">
              <w:rPr>
                <w:sz w:val="20"/>
                <w:szCs w:val="18"/>
              </w:rPr>
              <w:t>-</w:t>
            </w:r>
            <w:r w:rsidRPr="00041AC2">
              <w:rPr>
                <w:sz w:val="20"/>
                <w:szCs w:val="18"/>
              </w:rPr>
              <w:t xml:space="preserve">way terhadap pengaruh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terhadap kesuksesan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r w:rsidRPr="00041AC2">
              <w:rPr>
                <w:sz w:val="20"/>
                <w:szCs w:val="18"/>
              </w:rPr>
              <w:lastRenderedPageBreak/>
              <w:t xml:space="preserve">Diketahui bahwa </w:t>
            </w:r>
            <w:r>
              <w:rPr>
                <w:sz w:val="20"/>
                <w:szCs w:val="18"/>
              </w:rPr>
              <w:t>proyek</w:t>
            </w:r>
            <w:r w:rsidRPr="00041AC2">
              <w:rPr>
                <w:sz w:val="20"/>
                <w:szCs w:val="18"/>
              </w:rPr>
              <w:t xml:space="preserve"> IT yang sukses umumnya mengalami perubahan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ini menunjukkan bahwa </w:t>
            </w:r>
            <w:r>
              <w:rPr>
                <w:sz w:val="20"/>
                <w:szCs w:val="18"/>
              </w:rPr>
              <w:t xml:space="preserve">proyek </w:t>
            </w:r>
            <w:r w:rsidRPr="00041AC2">
              <w:rPr>
                <w:sz w:val="20"/>
                <w:szCs w:val="18"/>
              </w:rPr>
              <w:t xml:space="preserve">IT merupakan </w:t>
            </w:r>
            <w:r>
              <w:rPr>
                <w:sz w:val="20"/>
                <w:szCs w:val="18"/>
              </w:rPr>
              <w:t xml:space="preserve">proyek </w:t>
            </w:r>
            <w:r w:rsidRPr="00041AC2">
              <w:rPr>
                <w:sz w:val="20"/>
                <w:szCs w:val="18"/>
              </w:rPr>
              <w:t xml:space="preserve">yang dinamis dan perlu penanganan khusus terkait manajemen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r>
              <w:rPr>
                <w:sz w:val="20"/>
                <w:szCs w:val="20"/>
              </w:rPr>
              <w:t xml:space="preserve">Mendapatkan metode yang dapat mengatasi permasalahan proyek dengan tipe </w:t>
            </w:r>
            <w:r>
              <w:rPr>
                <w:i/>
                <w:iCs/>
                <w:sz w:val="20"/>
                <w:szCs w:val="20"/>
              </w:rPr>
              <w:t xml:space="preserve">Resource Constraint Multiple Project Schedulling Problem </w:t>
            </w:r>
            <w:r>
              <w:rPr>
                <w:sz w:val="20"/>
                <w:szCs w:val="20"/>
              </w:rPr>
              <w:t xml:space="preserve">(RCMPSP), dikarenakan durasi pekerjaan yang umumnya diprediksi berbeda ketika proses pelaksanaan.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r>
              <w:rPr>
                <w:sz w:val="20"/>
                <w:szCs w:val="20"/>
              </w:rPr>
              <w:t xml:space="preserve">Permasalahan dianggap sebagai permasalahan stokasik, di mana dilakukan pemodelan </w:t>
            </w:r>
            <w:r>
              <w:rPr>
                <w:i/>
                <w:iCs/>
                <w:sz w:val="20"/>
                <w:szCs w:val="20"/>
              </w:rPr>
              <w:t xml:space="preserve">matrkov decision process </w:t>
            </w:r>
            <w:r>
              <w:rPr>
                <w:sz w:val="20"/>
                <w:szCs w:val="20"/>
              </w:rPr>
              <w:t>dalam bentuk diskrit dan melakukan penyelesaian pemorgrama dinamis, dengan alokasi pekerjaan, alokasi sumber daya, dan penjadwalan dijadikan masukan dalam model yang di buat.</w:t>
            </w:r>
          </w:p>
        </w:tc>
        <w:tc>
          <w:tcPr>
            <w:tcW w:w="0" w:type="auto"/>
          </w:tcPr>
          <w:p w14:paraId="1B91B290" w14:textId="47C0FB05" w:rsidR="00910EBA" w:rsidRPr="00041AC2" w:rsidRDefault="00910EBA" w:rsidP="00910EBA">
            <w:pPr>
              <w:spacing w:line="360" w:lineRule="auto"/>
              <w:rPr>
                <w:sz w:val="20"/>
                <w:szCs w:val="18"/>
              </w:rPr>
            </w:pPr>
            <w:r>
              <w:rPr>
                <w:sz w:val="20"/>
                <w:szCs w:val="20"/>
              </w:rPr>
              <w:t xml:space="preserve">Didapatkan penyelesaian dengan algoritma programa dinamis mampu untuk meningkatkan performa proyek hingga 37.6%, hal ini menunjukan bahwa dengan memperbaiki durasi dan alokasi pekerjaan dapat meningkatkan performa dari suatu proyek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827EC8">
      <w:pPr>
        <w:pStyle w:val="Caption"/>
      </w:pPr>
      <w:bookmarkStart w:id="621" w:name="_Ref111655448"/>
      <w:r>
        <w:br w:type="page"/>
      </w:r>
    </w:p>
    <w:p w14:paraId="7CD6876D" w14:textId="231A53E7" w:rsidR="004E72BD" w:rsidRDefault="004E72BD" w:rsidP="00827EC8">
      <w:pPr>
        <w:pStyle w:val="Caption"/>
      </w:pPr>
      <w:bookmarkStart w:id="622" w:name="_Ref112867741"/>
      <w:bookmarkStart w:id="623" w:name="_Toc124884163"/>
      <w:r>
        <w:lastRenderedPageBreak/>
        <w:t xml:space="preserve">Tabel </w:t>
      </w:r>
      <w:fldSimple w:instr=" STYLEREF 1 \s ">
        <w:r w:rsidR="00AF75ED">
          <w:rPr>
            <w:noProof/>
          </w:rPr>
          <w:t>1</w:t>
        </w:r>
      </w:fldSimple>
      <w:r w:rsidR="00A72F57">
        <w:t>.</w:t>
      </w:r>
      <w:fldSimple w:instr=" SEQ Tabel \* ARABIC \s 1 ">
        <w:r w:rsidR="00AF75ED">
          <w:rPr>
            <w:noProof/>
          </w:rPr>
          <w:t>2</w:t>
        </w:r>
      </w:fldSimple>
      <w:bookmarkEnd w:id="621"/>
      <w:bookmarkEnd w:id="622"/>
      <w:r>
        <w:t xml:space="preserve"> </w:t>
      </w:r>
      <w:r w:rsidRPr="00BA608A">
        <w:t>Penelitian terdahulu terkait dengan penggunaan Sistem Informasi Manajemen Proyek</w:t>
      </w:r>
      <w:bookmarkEnd w:id="623"/>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r w:rsidRPr="00041AC2">
              <w:rPr>
                <w:b/>
                <w:bCs/>
                <w:sz w:val="20"/>
                <w:szCs w:val="18"/>
              </w:rPr>
              <w:t>Judul</w:t>
            </w:r>
          </w:p>
        </w:tc>
        <w:tc>
          <w:tcPr>
            <w:tcW w:w="0" w:type="auto"/>
            <w:hideMark/>
          </w:tcPr>
          <w:p w14:paraId="03A10617" w14:textId="77777777" w:rsidR="00041AC2" w:rsidRPr="00041AC2" w:rsidRDefault="00041AC2" w:rsidP="00041AC2">
            <w:pPr>
              <w:spacing w:after="160" w:line="360" w:lineRule="auto"/>
              <w:rPr>
                <w:sz w:val="20"/>
                <w:szCs w:val="18"/>
              </w:rPr>
            </w:pPr>
            <w:r w:rsidRPr="00041AC2">
              <w:rPr>
                <w:b/>
                <w:bCs/>
                <w:sz w:val="20"/>
                <w:szCs w:val="18"/>
              </w:rPr>
              <w:t>Tahun</w:t>
            </w:r>
          </w:p>
        </w:tc>
        <w:tc>
          <w:tcPr>
            <w:tcW w:w="2902" w:type="dxa"/>
            <w:hideMark/>
          </w:tcPr>
          <w:p w14:paraId="53735F85" w14:textId="77777777" w:rsidR="00041AC2" w:rsidRPr="00041AC2" w:rsidRDefault="00041AC2" w:rsidP="00041AC2">
            <w:pPr>
              <w:spacing w:after="160" w:line="360" w:lineRule="auto"/>
              <w:rPr>
                <w:sz w:val="20"/>
                <w:szCs w:val="18"/>
              </w:rPr>
            </w:pPr>
            <w:r w:rsidRPr="00041AC2">
              <w:rPr>
                <w:b/>
                <w:bCs/>
                <w:sz w:val="20"/>
                <w:szCs w:val="18"/>
              </w:rPr>
              <w:t>Tujuan</w:t>
            </w:r>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r w:rsidRPr="00041AC2">
              <w:rPr>
                <w:sz w:val="20"/>
                <w:szCs w:val="18"/>
              </w:rPr>
              <w:t xml:space="preserve">Tujuan penelitian ini adalah melihat bagaimana organisasi mengimplementasikan </w:t>
            </w:r>
            <w:r w:rsidR="00BD39B2">
              <w:rPr>
                <w:sz w:val="20"/>
                <w:szCs w:val="18"/>
              </w:rPr>
              <w:t>SIMP</w:t>
            </w:r>
            <w:r w:rsidRPr="00041AC2">
              <w:rPr>
                <w:sz w:val="20"/>
                <w:szCs w:val="18"/>
              </w:rPr>
              <w:t xml:space="preserve"> pada berbagai industri. Dan melihat </w:t>
            </w:r>
            <w:r w:rsidRPr="00022115">
              <w:rPr>
                <w:i/>
                <w:iCs/>
                <w:sz w:val="20"/>
                <w:szCs w:val="18"/>
              </w:rPr>
              <w:t>best practice</w:t>
            </w:r>
            <w:r w:rsidRPr="00041AC2">
              <w:rPr>
                <w:sz w:val="20"/>
                <w:szCs w:val="18"/>
              </w:rPr>
              <w:t xml:space="preserve"> penggunaan </w:t>
            </w:r>
            <w:r w:rsidR="00BD39B2">
              <w:rPr>
                <w:sz w:val="20"/>
                <w:szCs w:val="18"/>
              </w:rPr>
              <w:t>SIMP</w:t>
            </w:r>
            <w:r w:rsidRPr="00041AC2">
              <w:rPr>
                <w:sz w:val="20"/>
                <w:szCs w:val="18"/>
              </w:rPr>
              <w:t xml:space="preserve"> pada masing-masing industri seperti apa</w:t>
            </w:r>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digunakan adalah menguji beberapa </w:t>
            </w:r>
            <w:r w:rsidR="00BD39B2">
              <w:rPr>
                <w:sz w:val="20"/>
                <w:szCs w:val="18"/>
              </w:rPr>
              <w:t>SIMP</w:t>
            </w:r>
            <w:r w:rsidRPr="00041AC2">
              <w:rPr>
                <w:sz w:val="20"/>
                <w:szCs w:val="18"/>
              </w:rPr>
              <w:t xml:space="preserve"> yang ada di industri saat ini kepada industri tertentu dan membaca literatur review dari </w:t>
            </w:r>
            <w:r w:rsidR="00BD39B2">
              <w:rPr>
                <w:sz w:val="20"/>
                <w:szCs w:val="18"/>
              </w:rPr>
              <w:t>SIMP</w:t>
            </w:r>
            <w:r w:rsidRPr="00041AC2">
              <w:rPr>
                <w:sz w:val="20"/>
                <w:szCs w:val="18"/>
              </w:rPr>
              <w:t xml:space="preserve">. Setelah di dapatkan review maka dilakukan pemetaan terhadap </w:t>
            </w:r>
            <w:r w:rsidR="00BD39B2">
              <w:rPr>
                <w:sz w:val="20"/>
                <w:szCs w:val="18"/>
              </w:rPr>
              <w:t>SIMP</w:t>
            </w:r>
            <w:r w:rsidRPr="00041AC2">
              <w:rPr>
                <w:sz w:val="20"/>
                <w:szCs w:val="18"/>
              </w:rPr>
              <w:t xml:space="preserve"> yang ada dengan fungsional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r w:rsidRPr="00041AC2">
              <w:rPr>
                <w:sz w:val="20"/>
                <w:szCs w:val="18"/>
              </w:rPr>
              <w:t xml:space="preserve">Diketahui bahwa hampir seluruh </w:t>
            </w:r>
            <w:r w:rsidR="00BD39B2">
              <w:rPr>
                <w:sz w:val="20"/>
                <w:szCs w:val="18"/>
              </w:rPr>
              <w:t>SIMP</w:t>
            </w:r>
            <w:r w:rsidRPr="00041AC2">
              <w:rPr>
                <w:sz w:val="20"/>
                <w:szCs w:val="18"/>
              </w:rPr>
              <w:t xml:space="preserve"> yang ada memiliki kelebihan dan kekurangan khususnya untuk mengisi kebutuhan manajemen </w:t>
            </w:r>
            <w:r w:rsidRPr="00022115">
              <w:rPr>
                <w:i/>
                <w:iCs/>
                <w:sz w:val="20"/>
                <w:szCs w:val="18"/>
              </w:rPr>
              <w:t>task</w:t>
            </w:r>
            <w:r w:rsidRPr="00041AC2">
              <w:rPr>
                <w:sz w:val="20"/>
                <w:szCs w:val="18"/>
              </w:rPr>
              <w:t xml:space="preserve"> dan manajemen </w:t>
            </w:r>
            <w:r w:rsidRPr="003805DE">
              <w:rPr>
                <w:i/>
                <w:iCs/>
                <w:sz w:val="20"/>
                <w:szCs w:val="18"/>
              </w:rPr>
              <w:t>resource</w:t>
            </w:r>
            <w:r w:rsidRPr="00041AC2">
              <w:rPr>
                <w:sz w:val="20"/>
                <w:szCs w:val="18"/>
              </w:rPr>
              <w:t xml:space="preserve">. Para praktisi umumnya mengintegrasikan beberapa </w:t>
            </w:r>
            <w:r w:rsidR="00BD39B2">
              <w:rPr>
                <w:sz w:val="20"/>
                <w:szCs w:val="18"/>
              </w:rPr>
              <w:t>SIMP</w:t>
            </w:r>
            <w:r w:rsidRPr="00041AC2">
              <w:rPr>
                <w:sz w:val="20"/>
                <w:szCs w:val="18"/>
              </w:rPr>
              <w:t xml:space="preserve">, untuk memenuhi kebutuhan dari </w:t>
            </w:r>
            <w:r w:rsidR="00BD39B2">
              <w:rPr>
                <w:sz w:val="20"/>
                <w:szCs w:val="18"/>
              </w:rPr>
              <w:t>proyek</w:t>
            </w:r>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sebuah sistem monitoring proyek untuk melihat </w:t>
            </w:r>
            <w:r w:rsidR="003805DE" w:rsidRPr="003805DE">
              <w:rPr>
                <w:sz w:val="20"/>
                <w:szCs w:val="18"/>
              </w:rPr>
              <w:t>hambatan</w:t>
            </w:r>
            <w:r w:rsidR="003805DE">
              <w:rPr>
                <w:i/>
                <w:iCs/>
                <w:sz w:val="20"/>
                <w:szCs w:val="18"/>
              </w:rPr>
              <w:t xml:space="preserve"> </w:t>
            </w:r>
            <w:r w:rsidRPr="00041AC2">
              <w:rPr>
                <w:sz w:val="20"/>
                <w:szCs w:val="18"/>
              </w:rPr>
              <w:t xml:space="preserve">pekerjaan, sehingga dapat diprediksi apabila ada </w:t>
            </w:r>
            <w:r w:rsidR="003805DE">
              <w:rPr>
                <w:sz w:val="20"/>
                <w:szCs w:val="18"/>
              </w:rPr>
              <w:t xml:space="preserve">risiko </w:t>
            </w:r>
            <w:r w:rsidR="00EE5B22">
              <w:rPr>
                <w:sz w:val="20"/>
                <w:szCs w:val="18"/>
              </w:rPr>
              <w:t xml:space="preserve">proyek, </w:t>
            </w:r>
            <w:r w:rsidRPr="00041AC2">
              <w:rPr>
                <w:sz w:val="20"/>
                <w:szCs w:val="18"/>
              </w:rPr>
              <w:t xml:space="preserve">dapat </w:t>
            </w:r>
            <w:r w:rsidR="00F75DEA">
              <w:rPr>
                <w:sz w:val="20"/>
                <w:szCs w:val="18"/>
              </w:rPr>
              <w:t>dilakukan mitigasi segera</w:t>
            </w:r>
            <w:r w:rsidRPr="00041AC2">
              <w:rPr>
                <w:sz w:val="20"/>
                <w:szCs w:val="18"/>
              </w:rPr>
              <w:t xml:space="preserve">, agar tetap </w:t>
            </w:r>
            <w:r w:rsidR="00C56CDF" w:rsidRPr="00C56CDF">
              <w:rPr>
                <w:sz w:val="20"/>
                <w:szCs w:val="18"/>
              </w:rPr>
              <w:t>sesuai dengan</w:t>
            </w:r>
            <w:r w:rsidR="00C56CDF">
              <w:rPr>
                <w:i/>
                <w:iCs/>
                <w:sz w:val="20"/>
                <w:szCs w:val="18"/>
              </w:rPr>
              <w:t xml:space="preserve"> </w:t>
            </w:r>
            <w:r w:rsidR="00C56CDF">
              <w:rPr>
                <w:sz w:val="20"/>
                <w:szCs w:val="18"/>
              </w:rPr>
              <w:t>lingkup proyek yang telah ditentukan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r w:rsidRPr="00041AC2">
              <w:rPr>
                <w:sz w:val="20"/>
                <w:szCs w:val="18"/>
              </w:rPr>
              <w:t>Mengintegrasikan</w:t>
            </w:r>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sebuah </w:t>
            </w:r>
            <w:r w:rsidRPr="00041AC2">
              <w:rPr>
                <w:i/>
                <w:iCs/>
                <w:sz w:val="20"/>
                <w:szCs w:val="18"/>
              </w:rPr>
              <w:t>database</w:t>
            </w:r>
            <w:r w:rsidRPr="00041AC2">
              <w:rPr>
                <w:sz w:val="20"/>
                <w:szCs w:val="18"/>
              </w:rPr>
              <w:t xml:space="preserve">, untuk melihat ketersediaan sumber daya yang ada sehingga dapat di monitor dalam sebuah grafis </w:t>
            </w:r>
            <w:r w:rsidRPr="00041AC2">
              <w:rPr>
                <w:i/>
                <w:iCs/>
                <w:sz w:val="20"/>
                <w:szCs w:val="18"/>
              </w:rPr>
              <w:t>performance index</w:t>
            </w:r>
            <w:r w:rsidRPr="00041AC2">
              <w:rPr>
                <w:sz w:val="20"/>
                <w:szCs w:val="18"/>
              </w:rPr>
              <w:t xml:space="preserve">, sehingga dapat diambil aksi lebih awal </w:t>
            </w:r>
            <w:r w:rsidRPr="00041AC2">
              <w:rPr>
                <w:sz w:val="20"/>
                <w:szCs w:val="18"/>
              </w:rPr>
              <w:lastRenderedPageBreak/>
              <w:t>sebelum terjadi suatu permasalahan.</w:t>
            </w:r>
          </w:p>
        </w:tc>
        <w:tc>
          <w:tcPr>
            <w:tcW w:w="4706" w:type="dxa"/>
            <w:hideMark/>
          </w:tcPr>
          <w:p w14:paraId="43D5C82D" w14:textId="6FE2E62C" w:rsidR="00041AC2" w:rsidRDefault="00041AC2" w:rsidP="00041AC2">
            <w:pPr>
              <w:spacing w:after="160" w:line="360" w:lineRule="auto"/>
              <w:rPr>
                <w:sz w:val="20"/>
                <w:szCs w:val="18"/>
              </w:rPr>
            </w:pPr>
            <w:r w:rsidRPr="00041AC2">
              <w:rPr>
                <w:sz w:val="20"/>
                <w:szCs w:val="18"/>
              </w:rPr>
              <w:lastRenderedPageBreak/>
              <w:t xml:space="preserve">Didapatkan sebuah sistem yang dapat memantau </w:t>
            </w:r>
            <w:r w:rsidRPr="00041AC2">
              <w:rPr>
                <w:i/>
                <w:iCs/>
                <w:sz w:val="20"/>
                <w:szCs w:val="18"/>
              </w:rPr>
              <w:t>Performance Index</w:t>
            </w:r>
            <w:r w:rsidRPr="00041AC2">
              <w:rPr>
                <w:sz w:val="20"/>
                <w:szCs w:val="18"/>
              </w:rPr>
              <w:t xml:space="preserve"> dari </w:t>
            </w:r>
            <w:r w:rsidR="00FE3920">
              <w:rPr>
                <w:sz w:val="20"/>
                <w:szCs w:val="18"/>
              </w:rPr>
              <w:t xml:space="preserve">proyek </w:t>
            </w:r>
            <w:r w:rsidRPr="00041AC2">
              <w:rPr>
                <w:sz w:val="20"/>
                <w:szCs w:val="18"/>
              </w:rPr>
              <w:t xml:space="preserve">konstruksi dengan mebuat sebuah grafis dinamis yang terintegrasi dengan </w:t>
            </w:r>
            <w:r w:rsidRPr="00041AC2">
              <w:rPr>
                <w:i/>
                <w:iCs/>
                <w:sz w:val="20"/>
                <w:szCs w:val="18"/>
              </w:rPr>
              <w:t>database</w:t>
            </w:r>
            <w:r w:rsidRPr="00041AC2">
              <w:rPr>
                <w:sz w:val="20"/>
                <w:szCs w:val="18"/>
              </w:rPr>
              <w:t xml:space="preserve"> perusahaan</w:t>
            </w:r>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pemantauan ini yang dapat dijadikan acuan </w:t>
            </w:r>
            <w:r w:rsidR="00FB2DD8">
              <w:rPr>
                <w:sz w:val="20"/>
                <w:szCs w:val="18"/>
              </w:rPr>
              <w:t>untuk melakukan pengambilan keputusan</w:t>
            </w:r>
            <w:r w:rsidR="00BD2E40">
              <w:rPr>
                <w:sz w:val="20"/>
                <w:szCs w:val="18"/>
              </w:rPr>
              <w:t xml:space="preserve"> dalam manajemen proyek</w:t>
            </w:r>
            <w:r w:rsidR="00FB2DD8">
              <w:rPr>
                <w:sz w:val="20"/>
                <w:szCs w:val="18"/>
              </w:rPr>
              <w:t xml:space="preserve">. Akan tetapi belum ada pilihan keputusan yang </w:t>
            </w:r>
            <w:r w:rsidR="00BD2E40">
              <w:rPr>
                <w:sz w:val="20"/>
                <w:szCs w:val="18"/>
              </w:rPr>
              <w:t>dapat dipilih oleh manajer proyek untuk melakukan aksi selanjutnya.</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5B756FC8" w:rsidR="00041AC2" w:rsidRPr="00041AC2" w:rsidRDefault="00041AC2" w:rsidP="00041AC2">
            <w:pPr>
              <w:spacing w:after="160" w:line="360" w:lineRule="auto"/>
              <w:rPr>
                <w:sz w:val="20"/>
                <w:szCs w:val="18"/>
              </w:rPr>
            </w:pPr>
            <w:r w:rsidRPr="00041AC2">
              <w:rPr>
                <w:sz w:val="20"/>
                <w:szCs w:val="18"/>
              </w:rPr>
              <w:t xml:space="preserve">Melakukan penelitian terhadap implementasi </w:t>
            </w:r>
            <w:r w:rsidR="0034786E">
              <w:rPr>
                <w:sz w:val="20"/>
                <w:szCs w:val="18"/>
              </w:rPr>
              <w:t xml:space="preserve">Sistem Informasi Manajemen Proyek dan </w:t>
            </w:r>
            <w:del w:id="624" w:author="ilham.nur@office.ui.ac.id" w:date="2023-01-17T21:44:00Z">
              <w:r w:rsidR="0034786E" w:rsidDel="00B51285">
                <w:rPr>
                  <w:sz w:val="20"/>
                  <w:szCs w:val="18"/>
                </w:rPr>
                <w:delText>Portofolio</w:delText>
              </w:r>
            </w:del>
            <w:ins w:id="625" w:author="ilham.nur@office.ui.ac.id" w:date="2023-01-17T21:44:00Z">
              <w:r w:rsidR="00B51285">
                <w:rPr>
                  <w:sz w:val="20"/>
                  <w:szCs w:val="18"/>
                </w:rPr>
                <w:pgNum/>
              </w:r>
              <w:r w:rsidR="00B51285">
                <w:rPr>
                  <w:sz w:val="20"/>
                  <w:szCs w:val="18"/>
                </w:rPr>
                <w:t>erminolo</w:t>
              </w:r>
            </w:ins>
            <w:r w:rsidR="0034786E">
              <w:rPr>
                <w:sz w:val="20"/>
                <w:szCs w:val="18"/>
              </w:rPr>
              <w:t xml:space="preserve"> (SIMPP)</w:t>
            </w:r>
            <w:r w:rsidRPr="00041AC2">
              <w:rPr>
                <w:sz w:val="20"/>
                <w:szCs w:val="18"/>
              </w:rPr>
              <w:t xml:space="preserve"> pada organisasi, untuk melihat efektivitas </w:t>
            </w:r>
            <w:r w:rsidR="0034786E">
              <w:rPr>
                <w:sz w:val="20"/>
                <w:szCs w:val="18"/>
              </w:rPr>
              <w:t>SIMPP</w:t>
            </w:r>
            <w:r w:rsidRPr="00041AC2">
              <w:rPr>
                <w:sz w:val="20"/>
                <w:szCs w:val="18"/>
              </w:rPr>
              <w:t xml:space="preserve"> pada organisasi</w:t>
            </w:r>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r w:rsidRPr="00041AC2">
              <w:rPr>
                <w:sz w:val="20"/>
                <w:szCs w:val="18"/>
              </w:rPr>
              <w:t xml:space="preserve">Melakukan pengumpulan data pada berbagai perusahaan yang sedang menggunakan </w:t>
            </w:r>
            <w:r w:rsidR="0034786E">
              <w:rPr>
                <w:sz w:val="20"/>
                <w:szCs w:val="18"/>
              </w:rPr>
              <w:t>SIMPP</w:t>
            </w:r>
            <w:r w:rsidRPr="00041AC2">
              <w:rPr>
                <w:sz w:val="20"/>
                <w:szCs w:val="18"/>
              </w:rPr>
              <w:t xml:space="preserve">, untuk melihat seberapa berhasil implementasi dengan melihat beberapa faktor. Hasil yang didapatkan kemudian dilakukan </w:t>
            </w:r>
            <w:r w:rsidRPr="00041AC2">
              <w:rPr>
                <w:i/>
                <w:iCs/>
                <w:sz w:val="20"/>
                <w:szCs w:val="18"/>
              </w:rPr>
              <w:t>preprocessing</w:t>
            </w:r>
            <w:r w:rsidRPr="00041AC2">
              <w:rPr>
                <w:sz w:val="20"/>
                <w:szCs w:val="18"/>
              </w:rPr>
              <w:t>, statistik deskriptif, dan uji hipotesis terhadap data yang sudah di kumpulkan.</w:t>
            </w:r>
          </w:p>
        </w:tc>
        <w:tc>
          <w:tcPr>
            <w:tcW w:w="4706" w:type="dxa"/>
            <w:hideMark/>
          </w:tcPr>
          <w:p w14:paraId="7CB7CFF4" w14:textId="2CA75545" w:rsidR="00041AC2" w:rsidRPr="00041AC2" w:rsidRDefault="00041AC2" w:rsidP="00041AC2">
            <w:pPr>
              <w:spacing w:after="160" w:line="360" w:lineRule="auto"/>
              <w:rPr>
                <w:sz w:val="20"/>
                <w:szCs w:val="18"/>
              </w:rPr>
            </w:pPr>
            <w:r w:rsidRPr="00041AC2">
              <w:rPr>
                <w:sz w:val="20"/>
                <w:szCs w:val="18"/>
              </w:rPr>
              <w:t xml:space="preserve">Diketahui bahwa </w:t>
            </w:r>
            <w:r w:rsidR="0034786E">
              <w:rPr>
                <w:sz w:val="20"/>
                <w:szCs w:val="18"/>
              </w:rPr>
              <w:t>SIMP</w:t>
            </w:r>
            <w:r w:rsidRPr="00041AC2">
              <w:rPr>
                <w:sz w:val="20"/>
                <w:szCs w:val="18"/>
              </w:rPr>
              <w:t xml:space="preserve"> berperan positif dalam meningkatkan kualitas dari project &amp; portfolio management. Namun efek positif ini hanya muncul pada </w:t>
            </w:r>
            <w:r w:rsidR="0034786E">
              <w:rPr>
                <w:sz w:val="20"/>
                <w:szCs w:val="18"/>
              </w:rPr>
              <w:t>SIMP</w:t>
            </w:r>
            <w:r w:rsidRPr="00041AC2">
              <w:rPr>
                <w:sz w:val="20"/>
                <w:szCs w:val="18"/>
              </w:rPr>
              <w:t xml:space="preserve"> yang sudah terformalisasi dengan baik dan apabila telah digunakan secara holistik. </w:t>
            </w:r>
            <w:r w:rsidR="0034786E">
              <w:rPr>
                <w:sz w:val="20"/>
                <w:szCs w:val="18"/>
              </w:rPr>
              <w:t>SIMPP</w:t>
            </w:r>
            <w:r w:rsidRPr="00041AC2">
              <w:rPr>
                <w:sz w:val="20"/>
                <w:szCs w:val="18"/>
              </w:rPr>
              <w:t xml:space="preserve"> juga dapat berdampak positif pada seluruh jenis </w:t>
            </w:r>
            <w:del w:id="626" w:author="ilham.nur@office.ui.ac.id" w:date="2023-01-17T21:44:00Z">
              <w:r w:rsidRPr="00041AC2" w:rsidDel="00B51285">
                <w:rPr>
                  <w:sz w:val="20"/>
                  <w:szCs w:val="18"/>
                </w:rPr>
                <w:delText>portofolio</w:delText>
              </w:r>
            </w:del>
            <w:ins w:id="627" w:author="ilham.nur@office.ui.ac.id" w:date="2023-01-17T21:44:00Z">
              <w:r w:rsidR="00B51285">
                <w:rPr>
                  <w:sz w:val="20"/>
                  <w:szCs w:val="18"/>
                </w:rPr>
                <w:pgNum/>
              </w:r>
              <w:r w:rsidR="00B51285">
                <w:rPr>
                  <w:sz w:val="20"/>
                  <w:szCs w:val="18"/>
                </w:rPr>
                <w:t>erminolo</w:t>
              </w:r>
            </w:ins>
            <w:r w:rsidRPr="00041AC2">
              <w:rPr>
                <w:sz w:val="20"/>
                <w:szCs w:val="18"/>
              </w:rPr>
              <w:t xml:space="preserve"> tanpa mengenal jenis kompleksitasnya.</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6515E306" w:rsidR="00CF2000" w:rsidRPr="005E4EAE" w:rsidRDefault="00CF2000" w:rsidP="00CF2000">
            <w:pPr>
              <w:rPr>
                <w:rFonts w:cs="Times New Roman"/>
                <w:i/>
                <w:iCs/>
                <w:sz w:val="20"/>
                <w:szCs w:val="20"/>
              </w:rPr>
            </w:pPr>
            <w:r w:rsidRPr="005E4EAE">
              <w:rPr>
                <w:rFonts w:cs="Times New Roman"/>
                <w:i/>
                <w:iCs/>
                <w:sz w:val="20"/>
                <w:szCs w:val="20"/>
              </w:rPr>
              <w:t xml:space="preserve">project deadlines in software projects </w:t>
            </w:r>
            <w:del w:id="628" w:author="ilham.nur@office.ui.ac.id" w:date="2023-01-17T21:44:00Z">
              <w:r w:rsidRPr="005E4EAE" w:rsidDel="00B51285">
                <w:rPr>
                  <w:rFonts w:cs="Times New Roman"/>
                  <w:i/>
                  <w:iCs/>
                  <w:sz w:val="20"/>
                  <w:szCs w:val="20"/>
                </w:rPr>
                <w:delText>-</w:delText>
              </w:r>
            </w:del>
            <w:ins w:id="629" w:author="ilham.nur@office.ui.ac.id" w:date="2023-01-17T21:44:00Z">
              <w:r w:rsidR="00B51285">
                <w:rPr>
                  <w:rFonts w:cs="Times New Roman"/>
                  <w:i/>
                  <w:iCs/>
                  <w:sz w:val="20"/>
                  <w:szCs w:val="20"/>
                </w:rPr>
                <w:t>–</w:t>
              </w:r>
            </w:ins>
            <w:r w:rsidRPr="005E4EAE">
              <w:rPr>
                <w:rFonts w:cs="Times New Roman"/>
                <w:i/>
                <w:iCs/>
                <w:sz w:val="20"/>
                <w:szCs w:val="20"/>
              </w:rPr>
              <w:t xml:space="preserve">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r>
              <w:rPr>
                <w:rFonts w:cs="Times New Roman"/>
                <w:sz w:val="20"/>
                <w:szCs w:val="20"/>
              </w:rPr>
              <w:t xml:space="preserve">Melihat framework kecerdasan buatan seperti apa yang dapat digunakan oleh perusahaan dalam meminimalisir adanya keterlambatan dalam </w:t>
            </w:r>
            <w:r>
              <w:rPr>
                <w:rFonts w:cs="Times New Roman"/>
                <w:i/>
                <w:iCs/>
                <w:sz w:val="20"/>
                <w:szCs w:val="20"/>
              </w:rPr>
              <w:t xml:space="preserve">delivery </w:t>
            </w:r>
            <w:r>
              <w:rPr>
                <w:rFonts w:cs="Times New Roman"/>
                <w:sz w:val="20"/>
                <w:szCs w:val="20"/>
              </w:rPr>
              <w:t>proyek</w:t>
            </w:r>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r>
              <w:rPr>
                <w:rFonts w:cs="Times New Roman"/>
                <w:sz w:val="20"/>
                <w:szCs w:val="20"/>
              </w:rPr>
              <w:t xml:space="preserve">Melakukan studi literatur dan riset terhadap ketersediaan SIMP yang ada di pasaran yang sudah mengimplementasikan kecerdasan buatan, dan Menyusun kerangka </w:t>
            </w:r>
            <w:r>
              <w:rPr>
                <w:rFonts w:cs="Times New Roman"/>
                <w:sz w:val="20"/>
                <w:szCs w:val="20"/>
              </w:rPr>
              <w:lastRenderedPageBreak/>
              <w:t>kecerdasan buatan yang optimal untuk dapat mengurangi keterlambatan proyek.</w:t>
            </w:r>
          </w:p>
        </w:tc>
        <w:tc>
          <w:tcPr>
            <w:tcW w:w="4706" w:type="dxa"/>
          </w:tcPr>
          <w:p w14:paraId="61FD5BCD" w14:textId="77777777" w:rsidR="00CF2000" w:rsidRDefault="00CF2000" w:rsidP="00CF2000">
            <w:pPr>
              <w:spacing w:line="360" w:lineRule="auto"/>
              <w:rPr>
                <w:rFonts w:cs="Times New Roman"/>
                <w:sz w:val="20"/>
                <w:szCs w:val="20"/>
              </w:rPr>
            </w:pPr>
            <w:r>
              <w:rPr>
                <w:rFonts w:cs="Times New Roman"/>
                <w:sz w:val="20"/>
                <w:szCs w:val="20"/>
              </w:rPr>
              <w:lastRenderedPageBreak/>
              <w:t xml:space="preserve">Diketahui bahwa untuk membangun sebuah SIMP yang mampu mengurangi keterlambatan proyek </w:t>
            </w:r>
            <w:r w:rsidR="00600CF6">
              <w:rPr>
                <w:rFonts w:cs="Times New Roman"/>
                <w:sz w:val="20"/>
                <w:szCs w:val="20"/>
              </w:rPr>
              <w:t>maka sebuah SIMP perlu mampu untuk:</w:t>
            </w:r>
          </w:p>
          <w:p w14:paraId="74E1CAF3" w14:textId="77777777" w:rsidR="00600CF6" w:rsidRDefault="00600CF6" w:rsidP="00CF2000">
            <w:pPr>
              <w:spacing w:line="360" w:lineRule="auto"/>
              <w:rPr>
                <w:sz w:val="20"/>
                <w:szCs w:val="18"/>
              </w:rPr>
            </w:pPr>
            <w:r>
              <w:rPr>
                <w:sz w:val="20"/>
                <w:szCs w:val="18"/>
              </w:rPr>
              <w:t>1.Memprediksi total waktu yang diperlukan</w:t>
            </w:r>
          </w:p>
          <w:p w14:paraId="1DF94040" w14:textId="6A4DF9AE" w:rsidR="00843120" w:rsidRDefault="00843120" w:rsidP="00CF2000">
            <w:pPr>
              <w:spacing w:line="360" w:lineRule="auto"/>
              <w:rPr>
                <w:sz w:val="20"/>
                <w:szCs w:val="18"/>
              </w:rPr>
            </w:pPr>
            <w:r>
              <w:rPr>
                <w:sz w:val="20"/>
                <w:szCs w:val="18"/>
              </w:rPr>
              <w:t>2.Menginformasikan ketersediaan sumber daya dari suatu organisasi.</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antar</w:t>
            </w:r>
            <w:r w:rsidR="001130A7">
              <w:rPr>
                <w:sz w:val="20"/>
                <w:szCs w:val="18"/>
              </w:rPr>
              <w:t xml:space="preserve"> anggota proyek secara lebih harmonis.</w:t>
            </w:r>
          </w:p>
          <w:p w14:paraId="7059EE2F" w14:textId="39F5D74D" w:rsidR="00A8799C" w:rsidRPr="00041AC2" w:rsidRDefault="00A8799C" w:rsidP="00CF2000">
            <w:pPr>
              <w:spacing w:line="360" w:lineRule="auto"/>
              <w:rPr>
                <w:sz w:val="20"/>
                <w:szCs w:val="18"/>
              </w:rPr>
            </w:pPr>
            <w:r>
              <w:rPr>
                <w:sz w:val="20"/>
                <w:szCs w:val="18"/>
              </w:rPr>
              <w:t xml:space="preserve">Karena </w:t>
            </w:r>
            <w:r w:rsidR="00E13433">
              <w:rPr>
                <w:sz w:val="20"/>
                <w:szCs w:val="18"/>
              </w:rPr>
              <w:t xml:space="preserve">kondisi saat ini </w:t>
            </w:r>
            <w:r>
              <w:rPr>
                <w:sz w:val="20"/>
                <w:szCs w:val="18"/>
              </w:rPr>
              <w:t>SIMP yang tersedia hanya memprediksi total waktu berdasarkan ketersediaan sumber daya saja, tanpa memperhatikan kemampuan dari sumber daya tersebut</w:t>
            </w:r>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sidR="00BD5764">
              <w:rPr>
                <w:rFonts w:cs="Times New Roman"/>
                <w:noProof/>
                <w:sz w:val="20"/>
                <w:szCs w:val="20"/>
              </w:rPr>
              <w:t>)</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827EC8">
      <w:pPr>
        <w:pStyle w:val="Caption"/>
      </w:pPr>
      <w:bookmarkStart w:id="630" w:name="_Ref111655767"/>
      <w:r>
        <w:br w:type="page"/>
      </w:r>
    </w:p>
    <w:p w14:paraId="18E70ABD" w14:textId="573844FD" w:rsidR="00D055AB" w:rsidRPr="00CC28A4" w:rsidRDefault="00D055AB" w:rsidP="00827EC8">
      <w:pPr>
        <w:pStyle w:val="Caption"/>
      </w:pPr>
      <w:bookmarkStart w:id="631" w:name="_Ref116503279"/>
      <w:bookmarkStart w:id="632" w:name="_Toc124884164"/>
      <w:r>
        <w:lastRenderedPageBreak/>
        <w:t xml:space="preserve">Tabel </w:t>
      </w:r>
      <w:fldSimple w:instr=" STYLEREF 1 \s ">
        <w:r w:rsidR="00AF75ED">
          <w:rPr>
            <w:noProof/>
          </w:rPr>
          <w:t>1</w:t>
        </w:r>
      </w:fldSimple>
      <w:r w:rsidR="00A72F57">
        <w:t>.</w:t>
      </w:r>
      <w:fldSimple w:instr=" SEQ Tabel \* ARABIC \s 1 ">
        <w:r w:rsidR="00AF75ED">
          <w:rPr>
            <w:noProof/>
          </w:rPr>
          <w:t>3</w:t>
        </w:r>
      </w:fldSimple>
      <w:bookmarkEnd w:id="630"/>
      <w:bookmarkEnd w:id="631"/>
      <w:r>
        <w:t xml:space="preserve"> </w:t>
      </w:r>
      <w:r w:rsidRPr="00B17A13">
        <w:t>Penelitian terdahulu terkait pengambilan keputusan</w:t>
      </w:r>
      <w:r w:rsidR="00A5761F">
        <w:t xml:space="preserve"> dengan</w:t>
      </w:r>
      <w:r w:rsidR="00DB52A7">
        <w:t xml:space="preserve"> alat bantu pengambilan keputusan</w:t>
      </w:r>
      <w:r w:rsidRPr="00B17A13">
        <w:t xml:space="preserve"> </w:t>
      </w:r>
      <w:r w:rsidR="00A5761F">
        <w:t>dalam bidang</w:t>
      </w:r>
      <w:r w:rsidR="00CC28A4">
        <w:t xml:space="preserve"> manajemen proyek</w:t>
      </w:r>
      <w:bookmarkEnd w:id="632"/>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Judul</w:t>
            </w:r>
          </w:p>
        </w:tc>
        <w:tc>
          <w:tcPr>
            <w:tcW w:w="850" w:type="dxa"/>
            <w:hideMark/>
          </w:tcPr>
          <w:p w14:paraId="04C9C792"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Tahun</w:t>
            </w:r>
          </w:p>
        </w:tc>
        <w:tc>
          <w:tcPr>
            <w:tcW w:w="2705" w:type="dxa"/>
            <w:hideMark/>
          </w:tcPr>
          <w:p w14:paraId="4BF9E775"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Tujuan</w:t>
            </w:r>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rPr>
              <w:t xml:space="preserve">Melihat Implementasi pemilihan project yang masuk kedalam suatu organisasi dengan menggunakan metode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r w:rsidRPr="007E4379">
              <w:rPr>
                <w:rFonts w:eastAsiaTheme="minorEastAsia" w:cs="Times New Roman"/>
                <w:color w:val="000000" w:themeColor="dark1"/>
                <w:kern w:val="24"/>
                <w:sz w:val="20"/>
                <w:szCs w:val="20"/>
              </w:rPr>
              <w:t>Didapatkan bahwa MCDM sudah di gunakan untuk melakukan pemilihan prioritas project. MCDM yang umumnya digunakan oleh banyak organisasi adalah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menggunakan TOPSIS, manajer proyek dapat </w:t>
            </w:r>
            <w:r w:rsidR="007D1C3F">
              <w:rPr>
                <w:rFonts w:eastAsiaTheme="minorEastAsia" w:cs="Times New Roman"/>
                <w:color w:val="000000" w:themeColor="dark1"/>
                <w:kern w:val="24"/>
                <w:sz w:val="20"/>
                <w:szCs w:val="20"/>
              </w:rPr>
              <w:t xml:space="preserve">melakukan </w:t>
            </w:r>
            <w:r w:rsidR="006B555B">
              <w:rPr>
                <w:rFonts w:eastAsiaTheme="minorEastAsia" w:cs="Times New Roman"/>
                <w:color w:val="000000" w:themeColor="dark1"/>
                <w:kern w:val="24"/>
                <w:sz w:val="20"/>
                <w:szCs w:val="20"/>
              </w:rPr>
              <w:t xml:space="preserve">pengurutan pekerjaan berdasarkan hasil dari metode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Sehingga pekerjaan yang dilakukan lebih fokus kepada </w:t>
            </w:r>
            <w:r w:rsidR="00AD0953">
              <w:rPr>
                <w:rFonts w:eastAsiaTheme="minorEastAsia" w:cs="Times New Roman"/>
                <w:color w:val="000000" w:themeColor="dark1"/>
                <w:kern w:val="24"/>
                <w:sz w:val="20"/>
                <w:szCs w:val="20"/>
              </w:rPr>
              <w:t>pekerjaan yang berisfat kritis</w:t>
            </w:r>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tetapi pada penelitian ini pilihan keputusan yang di berikan oleh TOPSIS berbasis pada </w:t>
            </w:r>
            <w:r w:rsidR="00705D3F">
              <w:rPr>
                <w:rFonts w:eastAsiaTheme="minorEastAsia" w:cs="Times New Roman"/>
                <w:color w:val="000000" w:themeColor="dark1"/>
                <w:kern w:val="24"/>
                <w:sz w:val="20"/>
                <w:szCs w:val="20"/>
              </w:rPr>
              <w:t xml:space="preserve">satu kali proses wawancara dan pemodelan, sehingga apabila digunakan pada kasus berbeda, hasil yang dimunculkan dapat bersifat tidak valid, apabila </w:t>
            </w:r>
            <w:r w:rsidR="009379EB">
              <w:rPr>
                <w:rFonts w:eastAsiaTheme="minorEastAsia" w:cs="Times New Roman"/>
                <w:color w:val="000000" w:themeColor="dark1"/>
                <w:kern w:val="24"/>
                <w:sz w:val="20"/>
                <w:szCs w:val="20"/>
              </w:rPr>
              <w:t>inputan yang digunakan tidak konsisten dengan model yang telah di buat.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r w:rsidRPr="000338FD">
              <w:rPr>
                <w:sz w:val="20"/>
                <w:szCs w:val="20"/>
              </w:rPr>
              <w:t>Mendapatkan model manajemen task dan resource yang dapat memilnimalisir waktu proyek dan biaya proyek dari project yang bersifat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r w:rsidRPr="000338FD">
              <w:rPr>
                <w:sz w:val="20"/>
                <w:szCs w:val="20"/>
              </w:rPr>
              <w:t>Sintesis 2 Metode OR dan MCDM</w:t>
            </w:r>
            <w:r>
              <w:rPr>
                <w:sz w:val="20"/>
                <w:szCs w:val="20"/>
              </w:rPr>
              <w:t xml:space="preserve"> </w:t>
            </w:r>
            <w:r w:rsidRPr="000338FD">
              <w:rPr>
                <w:sz w:val="20"/>
                <w:szCs w:val="20"/>
              </w:rPr>
              <w:t>: OR (MOGR) digunakan untuk mencari solusi terbaik dari model permasalahan, MCDM (TOPSIS) digunakan untuk memeberikan urutan piliihan solusi terbaik dari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r w:rsidRPr="000338FD">
              <w:rPr>
                <w:sz w:val="20"/>
                <w:szCs w:val="20"/>
              </w:rPr>
              <w:t>Pendekatan yang telah di</w:t>
            </w:r>
            <w:r w:rsidR="00245F18">
              <w:rPr>
                <w:sz w:val="20"/>
                <w:szCs w:val="20"/>
              </w:rPr>
              <w:t xml:space="preserve"> </w:t>
            </w:r>
            <w:r w:rsidRPr="000338FD">
              <w:rPr>
                <w:sz w:val="20"/>
                <w:szCs w:val="20"/>
              </w:rPr>
              <w:t xml:space="preserve">bangun dibandingkan dengan pendekatan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r w:rsidRPr="000338FD">
              <w:rPr>
                <w:sz w:val="20"/>
                <w:szCs w:val="20"/>
              </w:rPr>
              <w:t>nilai lebih efektif dalam menurunkan usia proyek dan biaya proyek, akan tetapi sistem yang  dibangun merupakan modular dari sistem yang ada dan bukan merupakan sistem holisti</w:t>
            </w:r>
            <w:r w:rsidRPr="00201F09">
              <w:rPr>
                <w:sz w:val="20"/>
                <w:szCs w:val="20"/>
              </w:rPr>
              <w:t>k</w:t>
            </w:r>
            <w:r w:rsidRPr="000338FD">
              <w:rPr>
                <w:sz w:val="20"/>
                <w:szCs w:val="20"/>
              </w:rPr>
              <w:t>, sehingga sulit untuk digunakan pada saat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r>
              <w:rPr>
                <w:sz w:val="20"/>
                <w:szCs w:val="20"/>
              </w:rPr>
              <w:t xml:space="preserve">Selain itu sistem yang dibangun </w:t>
            </w:r>
            <w:r w:rsidR="00E46AE4">
              <w:rPr>
                <w:sz w:val="20"/>
                <w:szCs w:val="20"/>
              </w:rPr>
              <w:t>terbatas pada satu kali proses pemberian keputusan, dan tidak bersifat dinamis seiring dengan perubahan proyek</w:t>
            </w:r>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r>
              <w:rPr>
                <w:rFonts w:cs="Times New Roman"/>
                <w:sz w:val="20"/>
                <w:szCs w:val="20"/>
              </w:rPr>
              <w:t xml:space="preserve">Membuat sebuah sistem ML yang dapat membantu mengurangi </w:t>
            </w:r>
            <w:r w:rsidR="00AF4DB7">
              <w:rPr>
                <w:rFonts w:cs="Times New Roman"/>
                <w:sz w:val="20"/>
                <w:szCs w:val="20"/>
              </w:rPr>
              <w:t>waktu pengerjaan dengan mengurangi waktu pekerjaan dan alokasi pekerjaan pada seseorang</w:t>
            </w:r>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r>
              <w:rPr>
                <w:rFonts w:cs="Times New Roman"/>
                <w:sz w:val="20"/>
                <w:szCs w:val="20"/>
              </w:rPr>
              <w:t xml:space="preserve">Menggunakan metode </w:t>
            </w:r>
            <w:r>
              <w:rPr>
                <w:rFonts w:cs="Times New Roman"/>
                <w:i/>
                <w:iCs/>
                <w:sz w:val="20"/>
                <w:szCs w:val="20"/>
              </w:rPr>
              <w:t xml:space="preserve">naïve bayes </w:t>
            </w:r>
            <w:r>
              <w:rPr>
                <w:rFonts w:cs="Times New Roman"/>
                <w:sz w:val="20"/>
                <w:szCs w:val="20"/>
              </w:rPr>
              <w:t xml:space="preserve">untuk </w:t>
            </w:r>
            <w:r w:rsidR="00DC280E">
              <w:rPr>
                <w:rFonts w:cs="Times New Roman"/>
                <w:sz w:val="20"/>
                <w:szCs w:val="20"/>
              </w:rPr>
              <w:t xml:space="preserve">mengetahui tingkatan beban kerja </w:t>
            </w:r>
            <w:r w:rsidR="00854554">
              <w:rPr>
                <w:rFonts w:cs="Times New Roman"/>
                <w:sz w:val="20"/>
                <w:szCs w:val="20"/>
              </w:rPr>
              <w:t xml:space="preserve">yang akan dilakukan seseorang berdasarkan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1. Prioritas</w:t>
            </w:r>
          </w:p>
          <w:p w14:paraId="453A0078" w14:textId="77777777" w:rsidR="005F3663" w:rsidRDefault="005F3663" w:rsidP="00A5761F">
            <w:pPr>
              <w:spacing w:after="160" w:line="259" w:lineRule="auto"/>
              <w:rPr>
                <w:rFonts w:cs="Times New Roman"/>
                <w:sz w:val="20"/>
                <w:szCs w:val="20"/>
              </w:rPr>
            </w:pPr>
            <w:r>
              <w:rPr>
                <w:rFonts w:cs="Times New Roman"/>
                <w:sz w:val="20"/>
                <w:szCs w:val="20"/>
              </w:rPr>
              <w:t>2. Jenis tiket</w:t>
            </w:r>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3. Jenis pekerjaan</w:t>
            </w:r>
          </w:p>
        </w:tc>
        <w:tc>
          <w:tcPr>
            <w:tcW w:w="4784" w:type="dxa"/>
          </w:tcPr>
          <w:p w14:paraId="61770638" w14:textId="49CAAAA7" w:rsidR="00A5761F" w:rsidRDefault="005F3663" w:rsidP="00A5761F">
            <w:pPr>
              <w:spacing w:after="160" w:line="259" w:lineRule="auto"/>
              <w:rPr>
                <w:rFonts w:cs="Times New Roman"/>
                <w:sz w:val="20"/>
                <w:szCs w:val="20"/>
              </w:rPr>
            </w:pPr>
            <w:r>
              <w:rPr>
                <w:rFonts w:cs="Times New Roman"/>
                <w:sz w:val="20"/>
                <w:szCs w:val="20"/>
              </w:rPr>
              <w:t xml:space="preserve">Diketahui dengan adanya penambahan </w:t>
            </w:r>
            <w:r w:rsidR="00FF7DD8">
              <w:rPr>
                <w:rFonts w:cs="Times New Roman"/>
                <w:sz w:val="20"/>
                <w:szCs w:val="20"/>
              </w:rPr>
              <w:t xml:space="preserve">sistem ML </w:t>
            </w:r>
            <w:r w:rsidR="00FF7DD8">
              <w:rPr>
                <w:rFonts w:cs="Times New Roman"/>
                <w:i/>
                <w:iCs/>
                <w:sz w:val="20"/>
                <w:szCs w:val="20"/>
              </w:rPr>
              <w:t xml:space="preserve">naïve bayes </w:t>
            </w:r>
            <w:r w:rsidR="00FF7DD8">
              <w:rPr>
                <w:rFonts w:cs="Times New Roman"/>
                <w:sz w:val="20"/>
                <w:szCs w:val="20"/>
              </w:rPr>
              <w:t>untuk memprediksi beban kerja yang akan dilakukan, mampu untuk mengurangi waktu ketika memperjelas beban kerja dan pembagian kerja</w:t>
            </w:r>
            <w:r w:rsidR="0083359E">
              <w:rPr>
                <w:rFonts w:cs="Times New Roman"/>
                <w:sz w:val="20"/>
                <w:szCs w:val="20"/>
              </w:rPr>
              <w:t>, dan juga mengurangi beban pada sumber daya karena pekerjaan tersebar merata</w:t>
            </w:r>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tetapi dengan algoritma </w:t>
            </w:r>
            <w:r>
              <w:rPr>
                <w:rFonts w:cs="Times New Roman"/>
                <w:i/>
                <w:iCs/>
                <w:sz w:val="20"/>
                <w:szCs w:val="20"/>
              </w:rPr>
              <w:t xml:space="preserve">naïve bayes </w:t>
            </w:r>
            <w:r>
              <w:rPr>
                <w:rFonts w:cs="Times New Roman"/>
                <w:sz w:val="20"/>
                <w:szCs w:val="20"/>
              </w:rPr>
              <w:t xml:space="preserve">yang digunakan memiliki kelemahan di mana </w:t>
            </w:r>
            <w:r w:rsidR="00784AAA">
              <w:rPr>
                <w:rFonts w:cs="Times New Roman"/>
                <w:sz w:val="20"/>
                <w:szCs w:val="20"/>
              </w:rPr>
              <w:t>perlu di berikan pembobotan pada kategori yang dibuat sehingga hasil yang di munculkan relatif bias dengan pembobotan yang sudah ditetapkan.</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r>
              <w:rPr>
                <w:rFonts w:cs="Times New Roman"/>
                <w:sz w:val="20"/>
                <w:szCs w:val="20"/>
              </w:rPr>
              <w:t xml:space="preserve">Melihat bagaimana perusahaan mengadopsi ML dalam melakukan penyelesaian permasalahan manajemen sumber daya pada organisasi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r>
              <w:rPr>
                <w:rFonts w:cs="Times New Roman"/>
                <w:sz w:val="20"/>
                <w:szCs w:val="20"/>
              </w:rPr>
              <w:t>Melakukan studi literatur terhadap 105 jurnal terindeks scopus yang mengimplementasikan ML pada proses manajemen sumber daya.</w:t>
            </w:r>
          </w:p>
        </w:tc>
        <w:tc>
          <w:tcPr>
            <w:tcW w:w="4784" w:type="dxa"/>
          </w:tcPr>
          <w:p w14:paraId="195556DC" w14:textId="60F022D8" w:rsidR="00587702" w:rsidRDefault="00587702" w:rsidP="00587702">
            <w:pPr>
              <w:spacing w:after="160" w:line="259" w:lineRule="auto"/>
              <w:rPr>
                <w:sz w:val="20"/>
                <w:szCs w:val="20"/>
              </w:rPr>
            </w:pPr>
            <w:r w:rsidRPr="00314577">
              <w:rPr>
                <w:rFonts w:cs="Times New Roman"/>
                <w:sz w:val="20"/>
                <w:szCs w:val="20"/>
              </w:rPr>
              <w:t xml:space="preserve">Diketahui bahwa untuk memecahkan permasalahan </w:t>
            </w:r>
            <w:r>
              <w:rPr>
                <w:rFonts w:cs="Times New Roman"/>
                <w:sz w:val="20"/>
                <w:szCs w:val="20"/>
              </w:rPr>
              <w:t>rekrutmen dan manajemen performa</w:t>
            </w:r>
            <w:r w:rsidRPr="00314577">
              <w:rPr>
                <w:rFonts w:cs="Times New Roman"/>
                <w:sz w:val="20"/>
                <w:szCs w:val="20"/>
              </w:rPr>
              <w:t xml:space="preserve"> sumber daya pada organisasi, metode ML yang digunakan adalah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del w:id="633" w:author="ilham.nur@office.ui.ac.id" w:date="2023-01-17T21:44:00Z">
              <w:r w:rsidRPr="00314577" w:rsidDel="00B51285">
                <w:rPr>
                  <w:i/>
                  <w:iCs/>
                  <w:sz w:val="20"/>
                  <w:szCs w:val="20"/>
                </w:rPr>
                <w:delText>programimng</w:delText>
              </w:r>
            </w:del>
            <w:ins w:id="634" w:author="ilham.nur@office.ui.ac.id" w:date="2023-01-17T21:44:00Z">
              <w:r w:rsidR="00B51285">
                <w:rPr>
                  <w:i/>
                  <w:iCs/>
                  <w:sz w:val="20"/>
                  <w:szCs w:val="20"/>
                </w:rPr>
                <w:pgNum/>
              </w:r>
              <w:r w:rsidR="00B51285">
                <w:rPr>
                  <w:i/>
                  <w:iCs/>
                  <w:sz w:val="20"/>
                  <w:szCs w:val="20"/>
                </w:rPr>
                <w:t>erminology</w:t>
              </w:r>
            </w:ins>
            <w:r w:rsidRPr="00314577">
              <w:rPr>
                <w:i/>
                <w:iCs/>
                <w:sz w:val="20"/>
                <w:szCs w:val="20"/>
              </w:rPr>
              <w:t xml:space="preserve"> </w:t>
            </w:r>
            <w:r w:rsidRPr="00314577">
              <w:rPr>
                <w:sz w:val="20"/>
                <w:szCs w:val="20"/>
              </w:rPr>
              <w:t>untuk melakukan klasifikasi.</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tetapi penggunaan </w:t>
            </w:r>
            <w:r>
              <w:rPr>
                <w:i/>
                <w:iCs/>
                <w:sz w:val="20"/>
                <w:szCs w:val="20"/>
              </w:rPr>
              <w:t>decision tree</w:t>
            </w:r>
            <w:r>
              <w:rPr>
                <w:sz w:val="20"/>
                <w:szCs w:val="20"/>
              </w:rPr>
              <w:t xml:space="preserve"> sering kali mendapatkan permasalahan karena keputusan yang di ambil berdasarkan satu pohon keputusan</w:t>
            </w:r>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r>
              <w:rPr>
                <w:rFonts w:cs="Times New Roman"/>
                <w:sz w:val="20"/>
                <w:szCs w:val="20"/>
              </w:rPr>
              <w:t xml:space="preserve">Mengetahui performa ML </w:t>
            </w:r>
            <w:r>
              <w:rPr>
                <w:rFonts w:cs="Times New Roman"/>
                <w:i/>
                <w:iCs/>
                <w:sz w:val="20"/>
                <w:szCs w:val="20"/>
              </w:rPr>
              <w:t xml:space="preserve">random forest </w:t>
            </w:r>
            <w:r>
              <w:rPr>
                <w:rFonts w:cs="Times New Roman"/>
                <w:sz w:val="20"/>
                <w:szCs w:val="20"/>
              </w:rPr>
              <w:t xml:space="preserve">dalam melakukan klasifikasi untuk data yang memiliki banyak dimensi dan elemen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r>
              <w:rPr>
                <w:rFonts w:cs="Times New Roman"/>
                <w:sz w:val="20"/>
                <w:szCs w:val="20"/>
              </w:rPr>
              <w:t xml:space="preserve">Melakukan studi literatur dan studi evaluasi terhadap penggunaan </w:t>
            </w:r>
            <w:r w:rsidR="00A23798">
              <w:rPr>
                <w:rFonts w:cs="Times New Roman"/>
                <w:sz w:val="20"/>
                <w:szCs w:val="20"/>
              </w:rPr>
              <w:t xml:space="preserve">ML khususnya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r w:rsidRPr="00411C49">
              <w:rPr>
                <w:rFonts w:cs="Times New Roman"/>
                <w:sz w:val="20"/>
                <w:szCs w:val="20"/>
              </w:rPr>
              <w:t xml:space="preserve">merupakan </w:t>
            </w:r>
            <w:r w:rsidR="00D469B4" w:rsidRPr="00411C49">
              <w:rPr>
                <w:rFonts w:cs="Times New Roman"/>
                <w:sz w:val="20"/>
                <w:szCs w:val="20"/>
              </w:rPr>
              <w:t xml:space="preserve">metode ML yang merupakan penyempurnaan dari metode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r w:rsidR="00536CE9" w:rsidRPr="00411C49">
              <w:rPr>
                <w:rFonts w:cs="Times New Roman"/>
                <w:sz w:val="20"/>
                <w:szCs w:val="20"/>
              </w:rPr>
              <w:t xml:space="preserve">permasalahan </w:t>
            </w:r>
            <w:r w:rsidR="00536CE9" w:rsidRPr="00411C49">
              <w:rPr>
                <w:rFonts w:cs="Times New Roman"/>
                <w:i/>
                <w:iCs/>
                <w:sz w:val="20"/>
                <w:szCs w:val="20"/>
              </w:rPr>
              <w:t>overfitting</w:t>
            </w:r>
            <w:r w:rsidR="00536CE9" w:rsidRPr="00411C49">
              <w:rPr>
                <w:rFonts w:cs="Times New Roman"/>
                <w:sz w:val="20"/>
                <w:szCs w:val="20"/>
              </w:rPr>
              <w:t xml:space="preserve"> dapat di atasi dikarenakan </w:t>
            </w:r>
            <w:r w:rsidR="00411C49" w:rsidRPr="00411C49">
              <w:rPr>
                <w:rFonts w:cs="Times New Roman"/>
                <w:i/>
                <w:iCs/>
                <w:sz w:val="20"/>
                <w:szCs w:val="20"/>
              </w:rPr>
              <w:t xml:space="preserve">random forest </w:t>
            </w:r>
            <w:r w:rsidR="00411C49" w:rsidRPr="00411C49">
              <w:rPr>
                <w:rFonts w:cs="Times New Roman"/>
                <w:sz w:val="20"/>
                <w:szCs w:val="20"/>
              </w:rPr>
              <w:t xml:space="preserve">terdiri dari beberapa </w:t>
            </w:r>
            <w:r w:rsidR="00411C49" w:rsidRPr="00411C49">
              <w:rPr>
                <w:rFonts w:cs="Times New Roman"/>
                <w:i/>
                <w:iCs/>
                <w:sz w:val="20"/>
                <w:szCs w:val="20"/>
              </w:rPr>
              <w:t>decision tree</w:t>
            </w:r>
            <w:r w:rsidR="00411C49" w:rsidRPr="00411C49">
              <w:rPr>
                <w:sz w:val="20"/>
                <w:szCs w:val="20"/>
              </w:rPr>
              <w:t xml:space="preserve"> yang di akhir</w:t>
            </w:r>
            <w:r w:rsidR="00B30C8E">
              <w:rPr>
                <w:sz w:val="20"/>
                <w:szCs w:val="20"/>
              </w:rPr>
              <w:t xml:space="preserve"> diambil keputusan </w:t>
            </w:r>
            <w:r w:rsidR="008108C5">
              <w:rPr>
                <w:sz w:val="20"/>
                <w:szCs w:val="20"/>
              </w:rPr>
              <w:t xml:space="preserve">sehingga model </w:t>
            </w:r>
            <w:r w:rsidR="006E0757">
              <w:rPr>
                <w:sz w:val="20"/>
                <w:szCs w:val="20"/>
              </w:rPr>
              <w:t>lebih akurat.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r>
              <w:rPr>
                <w:sz w:val="20"/>
                <w:szCs w:val="20"/>
              </w:rPr>
              <w:t xml:space="preserve">Penggunaan </w:t>
            </w:r>
            <w:r>
              <w:rPr>
                <w:i/>
                <w:iCs/>
                <w:sz w:val="20"/>
                <w:szCs w:val="20"/>
              </w:rPr>
              <w:t xml:space="preserve">random forest, </w:t>
            </w:r>
            <w:r>
              <w:rPr>
                <w:sz w:val="20"/>
                <w:szCs w:val="20"/>
              </w:rPr>
              <w:t xml:space="preserve"> </w:t>
            </w:r>
            <w:r w:rsidR="00ED5F6E">
              <w:rPr>
                <w:sz w:val="20"/>
                <w:szCs w:val="20"/>
              </w:rPr>
              <w:t xml:space="preserve">saat ini belum maksimal dikarenakan </w:t>
            </w:r>
            <w:r w:rsidR="00C2381C">
              <w:rPr>
                <w:sz w:val="20"/>
                <w:szCs w:val="20"/>
              </w:rPr>
              <w:t xml:space="preserve">kompleksitas implementasi. Akan tetapi </w:t>
            </w:r>
            <w:r w:rsidR="00C2381C">
              <w:rPr>
                <w:i/>
                <w:iCs/>
                <w:sz w:val="20"/>
                <w:szCs w:val="20"/>
              </w:rPr>
              <w:t xml:space="preserve">random forest </w:t>
            </w:r>
            <w:r w:rsidR="00C2381C">
              <w:rPr>
                <w:sz w:val="20"/>
                <w:szCs w:val="20"/>
              </w:rPr>
              <w:t>memiliki potensi tinggi dan tingkat akurasi yang lebih besar</w:t>
            </w:r>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0EA3A9BF"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r w:rsidR="00AF75ED">
        <w:t xml:space="preserve">Tabel </w:t>
      </w:r>
      <w:r w:rsidR="00AF75ED">
        <w:rPr>
          <w:noProof/>
        </w:rPr>
        <w:t>1.1</w:t>
      </w:r>
      <w:r w:rsidR="00D82DFF">
        <w:fldChar w:fldCharType="end"/>
      </w:r>
      <w:r w:rsidR="00F60E77">
        <w:t xml:space="preserve"> telah dijelaskan bagaimana manajemen pekerjaan dan manajemen sumber daya dilakukan pada beberapa penelitian. Dapat disimpulkan bahwa dari beberapa penelitian yang telah dilakukan, </w:t>
      </w:r>
      <w:r w:rsidR="0038785E">
        <w:t>manajemen pekerjaan yang dilakukan oleh sumber daya manusia dan juga manajemen sumber daya manusia di dalam suatu proyek penting untuk dilakukan</w:t>
      </w:r>
      <w:r w:rsidR="005E4BA7">
        <w:t xml:space="preserve"> karena akan mempengaruhi performa proyek seperti keterlambatan </w:t>
      </w:r>
      <w:r w:rsidR="005E4BA7">
        <w:rPr>
          <w:i/>
          <w:iCs/>
        </w:rPr>
        <w:t xml:space="preserve">delivery </w:t>
      </w:r>
      <w:r w:rsidR="005E4BA7">
        <w:t xml:space="preserve">proyek, hingga </w:t>
      </w:r>
      <w:r w:rsidR="00BD39B2">
        <w:t>terbengkalai suatu proyek</w:t>
      </w:r>
      <w:r w:rsidR="005E4BA7">
        <w:t>.</w:t>
      </w:r>
      <w:r w:rsidR="00AD3BC7">
        <w:t xml:space="preserve"> Adapun solusi yang dilakukan pada penelitian sebelumnya masih bersifat </w:t>
      </w:r>
      <w:r w:rsidR="007D136E">
        <w:t>modular untuk permasalahan manajemen pekerjaan dan tidak bersifat holistik proyek.</w:t>
      </w:r>
    </w:p>
    <w:p w14:paraId="11B2D09F" w14:textId="47F0744D"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r w:rsidR="00AF75ED">
        <w:t xml:space="preserve">Tabel </w:t>
      </w:r>
      <w:r w:rsidR="00AF75ED">
        <w:rPr>
          <w:noProof/>
        </w:rPr>
        <w:t>1.2</w:t>
      </w:r>
      <w:r w:rsidR="009857AA">
        <w:fldChar w:fldCharType="end"/>
      </w:r>
      <w:r>
        <w:t xml:space="preserve"> telah dijelaskan bagaimana </w:t>
      </w:r>
      <w:r w:rsidR="00E959F1">
        <w:t xml:space="preserve">SIMP digunakan dalam membantu pekerjaan manajer proyek dalam melakukan manajemen proyek. Diketahui bahwa </w:t>
      </w:r>
      <w:r w:rsidR="00AD3BC7">
        <w:t xml:space="preserve">dari SIMP yang ada di pasar saat ini, masih belum dapat mengakomodir kebutuhan manajer proyek terkait manajemen pekerjaan dan manajemen sumber daya secara dinamis. Untuk itu para manajer proyek mengombinasikan beberapa SIMP untuk dapat menyelesaikan </w:t>
      </w:r>
      <w:r w:rsidR="00282930">
        <w:t>permasalahan manajemen proyek yang bersifat dinamis.</w:t>
      </w:r>
      <w:r w:rsidR="00854EB4">
        <w:t xml:space="preserve"> Namun belum ada penelitian mengenai pengembangan SIMP untuk dapat menyelesaikan permasalahan spesifik ke manajemen pekerjaan dan manajemen alokasi sumber daya</w:t>
      </w:r>
      <w:r w:rsidR="00AE5313">
        <w:t>.</w:t>
      </w:r>
    </w:p>
    <w:p w14:paraId="66BDF8F0" w14:textId="601B3D82" w:rsidR="000653BA" w:rsidRDefault="009857AA" w:rsidP="00130F25">
      <w:pPr>
        <w:spacing w:line="360" w:lineRule="auto"/>
      </w:pPr>
      <w:r>
        <w:t xml:space="preserve">Pada </w:t>
      </w:r>
      <w:r w:rsidR="00130F25">
        <w:fldChar w:fldCharType="begin"/>
      </w:r>
      <w:r w:rsidR="00130F25">
        <w:instrText xml:space="preserve"> REF _Ref116503279 \h  \* MERGEFORMAT </w:instrText>
      </w:r>
      <w:r w:rsidR="00130F25">
        <w:fldChar w:fldCharType="separate"/>
      </w:r>
      <w:r w:rsidR="00AF75ED">
        <w:t xml:space="preserve">Tabel </w:t>
      </w:r>
      <w:r w:rsidR="00AF75ED">
        <w:rPr>
          <w:noProof/>
        </w:rPr>
        <w:t>1.3</w:t>
      </w:r>
      <w:r w:rsidR="00130F25">
        <w:fldChar w:fldCharType="end"/>
      </w:r>
      <w:r w:rsidR="00130F25">
        <w:t xml:space="preserve"> </w:t>
      </w:r>
      <w:r w:rsidR="00857F5E">
        <w:t>menunjukan</w:t>
      </w:r>
      <w:r w:rsidR="002A1AE0">
        <w:t xml:space="preserve"> </w:t>
      </w:r>
      <w:r w:rsidR="007E4379">
        <w:t xml:space="preserve">bagaimana penelitian terkait dengan pengambilan keputusan </w:t>
      </w:r>
      <w:r w:rsidR="00EF5124">
        <w:t xml:space="preserve">terkait dengan proyek </w:t>
      </w:r>
      <w:r w:rsidR="007E4379">
        <w:t xml:space="preserve">berdasarkan </w:t>
      </w:r>
      <w:r w:rsidR="00EF5124">
        <w:t xml:space="preserve">teknologi pengambilan keputusan. MCDM merupakan sebuah teknik yang </w:t>
      </w:r>
      <w:r w:rsidR="00654C17">
        <w:t xml:space="preserve">dapat </w:t>
      </w:r>
      <w:r w:rsidR="00FD2832">
        <w:t xml:space="preserve">digunakan untuk melakukan pemilihan proyek. Akan tetapi keluaran dari pengambilan keputusan menggunakan MCDM </w:t>
      </w:r>
      <w:r w:rsidR="0035641E">
        <w:t xml:space="preserve">masih bersifat </w:t>
      </w:r>
      <w:r w:rsidR="00600CF6">
        <w:t xml:space="preserve">statis, bergantung pada model MCDM yang telah di buat di awal, sehingga </w:t>
      </w:r>
      <w:r w:rsidR="00A43939">
        <w:t xml:space="preserve">tidak dapat digunakan pada kasus yang bersifat dinamis. </w:t>
      </w:r>
    </w:p>
    <w:p w14:paraId="11E92023" w14:textId="76C517FC" w:rsidR="00282930" w:rsidRDefault="005F4E55" w:rsidP="00130F25">
      <w:pPr>
        <w:spacing w:line="360" w:lineRule="auto"/>
        <w:rPr>
          <w:rFonts w:cs="Times New Roman"/>
          <w:szCs w:val="24"/>
        </w:rPr>
      </w:pPr>
      <w:r>
        <w:t xml:space="preserve">Penelitian lainya membahas terkait dengan </w:t>
      </w:r>
      <w:r w:rsidR="00C25A3E">
        <w:t xml:space="preserve">optimasi penentuan lingkup pekerjaan dan beban pekerjaan menggunakan salah satu metode ML klasifikasi yaitu </w:t>
      </w:r>
      <w:r w:rsidR="00C25A3E">
        <w:rPr>
          <w:i/>
          <w:iCs/>
        </w:rPr>
        <w:t>naïve bayes</w:t>
      </w:r>
      <w:r w:rsidR="00303BD3">
        <w:t xml:space="preserve">. Dengan menggunakan metode </w:t>
      </w:r>
      <w:r w:rsidR="00303BD3">
        <w:rPr>
          <w:i/>
          <w:iCs/>
        </w:rPr>
        <w:t xml:space="preserve">naïve bayes, </w:t>
      </w:r>
      <w:r w:rsidR="00303BD3">
        <w:t>ditemukan bahwa dapat mengurangi waktu proses estimasi pekerjaan</w:t>
      </w:r>
      <w:r w:rsidR="002632A2">
        <w:t xml:space="preserve"> dan mengurangi beban pekerjaan</w:t>
      </w:r>
      <w:r w:rsidR="007925EB">
        <w:t xml:space="preserve">. Akan tetapi </w:t>
      </w:r>
      <w:r w:rsidR="00DE22CF">
        <w:t xml:space="preserve">metode ML </w:t>
      </w:r>
      <w:r w:rsidR="00DE22CF">
        <w:rPr>
          <w:i/>
          <w:iCs/>
        </w:rPr>
        <w:t>naïve bayes</w:t>
      </w:r>
      <w:r w:rsidR="00DE22CF">
        <w:t xml:space="preserve"> memiliki kekurangan di mana kategori klasifikasi </w:t>
      </w:r>
      <w:r w:rsidR="008E0E57">
        <w:t xml:space="preserve">perlu diberikan pembobotan agar ML mengarah ke </w:t>
      </w:r>
      <w:r w:rsidR="000653BA">
        <w:t xml:space="preserve">kategori tersebut. Hal ini sedikit bertolak belakang dengan kebutuhan dilapangan yang bersifat dinamis. </w:t>
      </w:r>
      <w:r w:rsidR="00D835D6">
        <w:t xml:space="preserve">Penelitian terkait dengan </w:t>
      </w:r>
      <w:r w:rsidR="00F413D1">
        <w:t xml:space="preserve">alokasi pekerjaan juga dilakukan dengan </w:t>
      </w:r>
      <w:r w:rsidR="00E26CD1">
        <w:rPr>
          <w:rFonts w:cs="Times New Roman"/>
          <w:szCs w:val="24"/>
        </w:rPr>
        <w:t>m</w:t>
      </w:r>
      <w:r w:rsidR="00E26CD1" w:rsidRPr="00E26CD1">
        <w:rPr>
          <w:rFonts w:cs="Times New Roman"/>
          <w:szCs w:val="24"/>
        </w:rPr>
        <w:t>elakukan studi literatur terhadap 105 jurnal terindeks scopus yang mengimplementasikan ML pada proses manajemen sumber daya</w:t>
      </w:r>
      <w:r w:rsidR="00CC3087">
        <w:rPr>
          <w:rFonts w:cs="Times New Roman"/>
          <w:sz w:val="20"/>
          <w:szCs w:val="20"/>
        </w:rPr>
        <w:t xml:space="preserve">. </w:t>
      </w:r>
      <w:r w:rsidR="00CC3087" w:rsidRPr="00CC3087">
        <w:rPr>
          <w:rFonts w:cs="Times New Roman"/>
          <w:szCs w:val="24"/>
        </w:rPr>
        <w:lastRenderedPageBreak/>
        <w:t xml:space="preserve">Berdasarkan penelitian </w:t>
      </w:r>
      <w:r w:rsidR="00CC3087">
        <w:rPr>
          <w:rFonts w:cs="Times New Roman"/>
          <w:szCs w:val="24"/>
        </w:rPr>
        <w:t xml:space="preserve">tersebut, diketahui bahwa </w:t>
      </w:r>
      <w:r w:rsidR="006F7714">
        <w:rPr>
          <w:rFonts w:cs="Times New Roman"/>
          <w:szCs w:val="24"/>
        </w:rPr>
        <w:t xml:space="preserve">ML digunakan dalam proses penetuan sumber daya yang akan masuk ke dalam organisasi dan juga manajemen performa yang dilakukan oleh pegawai dalam organisasi. </w:t>
      </w:r>
      <w:r w:rsidR="00F91348">
        <w:rPr>
          <w:rFonts w:cs="Times New Roman"/>
          <w:szCs w:val="24"/>
        </w:rPr>
        <w:t xml:space="preserve">ML yang digunakan pada penelitian ini adalah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del w:id="635" w:author="ilham.nur@office.ui.ac.id" w:date="2023-01-17T21:44:00Z">
        <w:r w:rsidR="00D20B18" w:rsidRPr="00D20B18" w:rsidDel="00B51285">
          <w:rPr>
            <w:rFonts w:cs="Times New Roman"/>
            <w:i/>
            <w:iCs/>
            <w:szCs w:val="24"/>
          </w:rPr>
          <w:delText>programimng</w:delText>
        </w:r>
      </w:del>
      <w:ins w:id="636" w:author="ilham.nur@office.ui.ac.id" w:date="2023-01-17T21:44:00Z">
        <w:r w:rsidR="00B51285">
          <w:rPr>
            <w:rFonts w:cs="Times New Roman"/>
            <w:i/>
            <w:iCs/>
            <w:szCs w:val="24"/>
          </w:rPr>
          <w:pgNum/>
        </w:r>
        <w:r w:rsidR="00B51285">
          <w:rPr>
            <w:rFonts w:cs="Times New Roman"/>
            <w:i/>
            <w:iCs/>
            <w:szCs w:val="24"/>
          </w:rPr>
          <w:t>erminology</w:t>
        </w:r>
      </w:ins>
      <w:r w:rsidR="00D20B18" w:rsidRPr="00D20B18">
        <w:rPr>
          <w:rFonts w:cs="Times New Roman"/>
          <w:szCs w:val="24"/>
        </w:rPr>
        <w:t xml:space="preserve"> untuk melakukan klasifikasi. Akan tetapi penggunaan </w:t>
      </w:r>
      <w:r w:rsidR="00D20B18" w:rsidRPr="00D20B18">
        <w:rPr>
          <w:rFonts w:cs="Times New Roman"/>
          <w:i/>
          <w:iCs/>
          <w:szCs w:val="24"/>
        </w:rPr>
        <w:t>decision tree</w:t>
      </w:r>
      <w:r w:rsidR="00D20B18" w:rsidRPr="00D20B18">
        <w:rPr>
          <w:rFonts w:cs="Times New Roman"/>
          <w:szCs w:val="24"/>
        </w:rPr>
        <w:t xml:space="preserve"> sering kali mendapatkan permasalahan karena keputusan yang di ambil berdasarkan satu pohon keputusan</w:t>
      </w:r>
      <w:r w:rsidR="000D5D26">
        <w:rPr>
          <w:rFonts w:cs="Times New Roman"/>
          <w:szCs w:val="24"/>
        </w:rPr>
        <w:t xml:space="preserve"> sehingga memudahkan terjadinya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71B97852" w:rsidR="00076136" w:rsidRPr="00076136" w:rsidRDefault="00F9588F" w:rsidP="00076136">
      <w:pPr>
        <w:spacing w:line="360" w:lineRule="auto"/>
        <w:rPr>
          <w:rFonts w:cs="Times New Roman"/>
          <w:szCs w:val="24"/>
        </w:rPr>
      </w:pPr>
      <w:r>
        <w:rPr>
          <w:rFonts w:cs="Times New Roman"/>
          <w:szCs w:val="24"/>
        </w:rPr>
        <w:t xml:space="preserve">Penelitian yang dilakukan oleh Xiaojuan, mengembangkan metode ML </w:t>
      </w:r>
      <w:r>
        <w:rPr>
          <w:rFonts w:cs="Times New Roman"/>
          <w:i/>
          <w:iCs/>
          <w:szCs w:val="24"/>
        </w:rPr>
        <w:t xml:space="preserve">decision tree </w:t>
      </w:r>
      <w:r>
        <w:rPr>
          <w:rFonts w:cs="Times New Roman"/>
          <w:szCs w:val="24"/>
        </w:rPr>
        <w:t xml:space="preserve">yang </w:t>
      </w:r>
      <w:r w:rsidR="008C0A11">
        <w:rPr>
          <w:rFonts w:cs="Times New Roman"/>
          <w:szCs w:val="24"/>
        </w:rPr>
        <w:t xml:space="preserve">memiliki permasalahan terkait hasil yang bersifat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terjadi </w:t>
      </w:r>
      <w:r w:rsidR="00076136">
        <w:rPr>
          <w:rFonts w:cs="Times New Roman"/>
          <w:szCs w:val="24"/>
        </w:rPr>
        <w:t>karena hanya menggunakan satu pohon keputusan</w:t>
      </w:r>
      <w:r w:rsidR="000954FB">
        <w:rPr>
          <w:rFonts w:cs="Times New Roman"/>
          <w:szCs w:val="24"/>
        </w:rPr>
        <w:t xml:space="preserve">, dengan menggunakan </w:t>
      </w:r>
      <w:r w:rsidR="000954FB">
        <w:rPr>
          <w:rFonts w:cs="Times New Roman"/>
          <w:i/>
          <w:iCs/>
          <w:szCs w:val="24"/>
        </w:rPr>
        <w:t>random forest</w:t>
      </w:r>
      <w:r w:rsidR="000954FB">
        <w:rPr>
          <w:rFonts w:cs="Times New Roman"/>
          <w:szCs w:val="24"/>
        </w:rPr>
        <w:t xml:space="preserve">. </w:t>
      </w:r>
      <w:r w:rsidR="00B51285" w:rsidRPr="00076136">
        <w:rPr>
          <w:rFonts w:cs="Times New Roman"/>
          <w:szCs w:val="24"/>
        </w:rPr>
        <w:t>P</w:t>
      </w:r>
      <w:r w:rsidR="00076136" w:rsidRPr="00076136">
        <w:rPr>
          <w:rFonts w:cs="Times New Roman"/>
          <w:szCs w:val="24"/>
        </w:rPr>
        <w:t xml:space="preserve">ermasalahan </w:t>
      </w:r>
      <w:r w:rsidR="00076136" w:rsidRPr="002471C9">
        <w:rPr>
          <w:rFonts w:cs="Times New Roman"/>
          <w:i/>
          <w:iCs/>
          <w:szCs w:val="24"/>
        </w:rPr>
        <w:t>overfitting</w:t>
      </w:r>
      <w:r w:rsidR="00076136" w:rsidRPr="00076136">
        <w:rPr>
          <w:rFonts w:cs="Times New Roman"/>
          <w:szCs w:val="24"/>
        </w:rPr>
        <w:t xml:space="preserve"> dapat di atasi dikarenakan random forest terdiri dari beberapa decision tree yang di akhir diambil keputusan sehingga model lebih akurat.</w:t>
      </w:r>
    </w:p>
    <w:p w14:paraId="78E87659" w14:textId="28825CC1" w:rsidR="00F9588F" w:rsidRPr="000954FB" w:rsidRDefault="00067C89" w:rsidP="00076136">
      <w:pPr>
        <w:spacing w:line="360" w:lineRule="auto"/>
        <w:rPr>
          <w:rFonts w:cs="Times New Roman"/>
          <w:szCs w:val="24"/>
        </w:rPr>
      </w:pPr>
      <w:r>
        <w:rPr>
          <w:rFonts w:cs="Times New Roman"/>
          <w:szCs w:val="24"/>
        </w:rPr>
        <w:t>Akan tetapi p</w:t>
      </w:r>
      <w:r w:rsidR="00076136" w:rsidRPr="00076136">
        <w:rPr>
          <w:rFonts w:cs="Times New Roman"/>
          <w:szCs w:val="24"/>
        </w:rPr>
        <w:t xml:space="preserve">enggunaan </w:t>
      </w:r>
      <w:r w:rsidR="00076136" w:rsidRPr="002471C9">
        <w:rPr>
          <w:rFonts w:cs="Times New Roman"/>
          <w:i/>
          <w:iCs/>
          <w:szCs w:val="24"/>
        </w:rPr>
        <w:t>random forest</w:t>
      </w:r>
      <w:r>
        <w:rPr>
          <w:rFonts w:cs="Times New Roman"/>
          <w:szCs w:val="24"/>
        </w:rPr>
        <w:t xml:space="preserve"> </w:t>
      </w:r>
      <w:r w:rsidR="00076136" w:rsidRPr="00076136">
        <w:rPr>
          <w:rFonts w:cs="Times New Roman"/>
          <w:szCs w:val="24"/>
        </w:rPr>
        <w:t xml:space="preserve">saat ini belum </w:t>
      </w:r>
      <w:r w:rsidR="002E705E">
        <w:rPr>
          <w:rFonts w:cs="Times New Roman"/>
          <w:szCs w:val="24"/>
        </w:rPr>
        <w:t xml:space="preserve">digunakan oleh banyak pihak, </w:t>
      </w:r>
      <w:r w:rsidR="00076136" w:rsidRPr="00076136">
        <w:rPr>
          <w:rFonts w:cs="Times New Roman"/>
          <w:szCs w:val="24"/>
        </w:rPr>
        <w:t>dikarenakan kompleksitas</w:t>
      </w:r>
      <w:r w:rsidR="003F78C7">
        <w:rPr>
          <w:rFonts w:cs="Times New Roman"/>
          <w:szCs w:val="24"/>
        </w:rPr>
        <w:t xml:space="preserve"> ketika akan melakukan</w:t>
      </w:r>
      <w:r w:rsidR="00076136" w:rsidRPr="00076136">
        <w:rPr>
          <w:rFonts w:cs="Times New Roman"/>
          <w:szCs w:val="24"/>
        </w:rPr>
        <w:t xml:space="preserve"> implementasi</w:t>
      </w:r>
      <w:r>
        <w:rPr>
          <w:rFonts w:cs="Times New Roman"/>
          <w:szCs w:val="24"/>
        </w:rPr>
        <w:t xml:space="preserve"> dan pengembangan model.</w:t>
      </w:r>
    </w:p>
    <w:p w14:paraId="7EC70DB6" w14:textId="2C2D2A9C" w:rsidR="00C712B9" w:rsidRDefault="00F91F15" w:rsidP="0051618F">
      <w:pPr>
        <w:pStyle w:val="Heading2"/>
        <w:spacing w:line="360" w:lineRule="auto"/>
      </w:pPr>
      <w:bookmarkStart w:id="637" w:name="_Toc120139625"/>
      <w:bookmarkStart w:id="638" w:name="_Toc124884100"/>
      <w:r>
        <w:t>Celah Penelitian dan Kebaruan Penelitian</w:t>
      </w:r>
      <w:bookmarkEnd w:id="637"/>
      <w:bookmarkEnd w:id="638"/>
    </w:p>
    <w:p w14:paraId="72A319CF" w14:textId="5AF9F441" w:rsidR="0075780B" w:rsidRDefault="005E56D8" w:rsidP="0051618F">
      <w:pPr>
        <w:spacing w:line="360" w:lineRule="auto"/>
      </w:pPr>
      <w:r>
        <w:t xml:space="preserve">Berdasarkan Sub Bab </w:t>
      </w:r>
      <w:r>
        <w:fldChar w:fldCharType="begin"/>
      </w:r>
      <w:r>
        <w:instrText xml:space="preserve"> REF _Ref111656871 \r \h </w:instrText>
      </w:r>
      <w:r w:rsidR="0051618F">
        <w:instrText xml:space="preserve"> \* MERGEFORMAT </w:instrText>
      </w:r>
      <w:r>
        <w:fldChar w:fldCharType="separate"/>
      </w:r>
      <w:r w:rsidR="00AF75ED">
        <w:t>1.3</w:t>
      </w:r>
      <w:r>
        <w:fldChar w:fldCharType="end"/>
      </w:r>
      <w:r w:rsidR="00F45D74">
        <w:t xml:space="preserve"> telah dilakukan </w:t>
      </w:r>
      <w:r w:rsidR="00316C34">
        <w:t xml:space="preserve">pembahasan </w:t>
      </w:r>
      <w:r w:rsidR="00122EE1">
        <w:t xml:space="preserve">penelitian terdahulu terkait dengan </w:t>
      </w:r>
      <w:r w:rsidR="00F45D74">
        <w:t xml:space="preserve">manajemen pekerjaan dan manajemen sumber daya </w:t>
      </w:r>
      <w:r w:rsidR="00330FCA">
        <w:t xml:space="preserve">manusia, </w:t>
      </w:r>
      <w:r w:rsidR="00CE5B6D">
        <w:t>SIMP</w:t>
      </w:r>
      <w:r w:rsidR="00330FCA">
        <w:t xml:space="preserve">, dan juga </w:t>
      </w:r>
      <w:r w:rsidR="009670E7" w:rsidRPr="009670E7">
        <w:t>pengambilan keputusan dengan alat bantu pengambilan keputusan dalam bidang manajemen proyek</w:t>
      </w:r>
      <w:r w:rsidR="0051618F">
        <w:t>.</w:t>
      </w:r>
    </w:p>
    <w:p w14:paraId="5EB5C856" w14:textId="52C2448D" w:rsidR="00306440" w:rsidRDefault="00A2534B" w:rsidP="0051618F">
      <w:pPr>
        <w:spacing w:line="360" w:lineRule="auto"/>
      </w:pPr>
      <w:r>
        <w:t xml:space="preserve">Dari penelitian pada Sub Bab </w:t>
      </w:r>
      <w:r>
        <w:fldChar w:fldCharType="begin"/>
      </w:r>
      <w:r>
        <w:instrText xml:space="preserve"> REF _Ref111656871 \r \h  \* MERGEFORMAT </w:instrText>
      </w:r>
      <w:r>
        <w:fldChar w:fldCharType="separate"/>
      </w:r>
      <w:r w:rsidR="00AF75ED">
        <w:t>1.3</w:t>
      </w:r>
      <w:r>
        <w:fldChar w:fldCharType="end"/>
      </w:r>
      <w:r>
        <w:t xml:space="preserve">, </w:t>
      </w:r>
      <w:r w:rsidR="00003662">
        <w:t xml:space="preserve">terbuka peluang </w:t>
      </w:r>
      <w:r w:rsidR="00CE5B6D">
        <w:t xml:space="preserve">penelitan terkait dengan pengembangan SIMP dengan mengintegrasikan </w:t>
      </w:r>
      <w:r w:rsidR="002377DD">
        <w:rPr>
          <w:i/>
          <w:iCs/>
        </w:rPr>
        <w:t xml:space="preserve">machine learning </w:t>
      </w:r>
      <w:r w:rsidR="004C64A6">
        <w:t xml:space="preserve">untuk </w:t>
      </w:r>
      <w:r w:rsidR="00CE5B6D">
        <w:t xml:space="preserve">dapat </w:t>
      </w:r>
      <w:r w:rsidR="003D188E">
        <w:t>mengoptimasi</w:t>
      </w:r>
      <w:r w:rsidR="00CE5B6D">
        <w:t xml:space="preserve"> </w:t>
      </w:r>
      <w:r w:rsidR="006F5C73">
        <w:t xml:space="preserve">manajemen pekerjaan yang dilakukan pada proyek dan juga alokasi pekerjaan </w:t>
      </w:r>
      <w:r w:rsidR="0046398F">
        <w:t>yang dikerjaan oleh sumber daya manusia yang ada di dalam sebuah proyek.</w:t>
      </w:r>
    </w:p>
    <w:p w14:paraId="158427A7" w14:textId="09EA3FD1" w:rsidR="0046398F" w:rsidRPr="0075780B" w:rsidRDefault="0046398F" w:rsidP="0051618F">
      <w:pPr>
        <w:spacing w:line="360" w:lineRule="auto"/>
      </w:pPr>
      <w:r>
        <w:t>Penelitian yang akan dilakukan adalah merancang sebuah SIMP</w:t>
      </w:r>
      <w:r w:rsidR="003D1364">
        <w:t xml:space="preserve"> yang </w:t>
      </w:r>
      <w:r w:rsidR="00891666">
        <w:t xml:space="preserve">dapat </w:t>
      </w:r>
      <w:r w:rsidR="003D1364">
        <w:t>menyelesaikan permasalahan alokasi pekerjaan pekerjaan yang dikerjaan oleh sumber daya manusia yang ada di dalam sebuah proyek secara statis dan dinamis</w:t>
      </w:r>
      <w:r w:rsidR="00F26091">
        <w:t xml:space="preserve"> dengan menggunakan </w:t>
      </w:r>
      <w:r w:rsidR="00F04017">
        <w:rPr>
          <w:i/>
          <w:iCs/>
        </w:rPr>
        <w:t xml:space="preserve"> machine learning </w:t>
      </w:r>
      <w:r w:rsidR="001733F5">
        <w:t xml:space="preserve">untuk menentukan kriteria apa saja yang menjadi prioritas dalam menentukan alokasi pekerjaan dan sumber daya </w:t>
      </w:r>
      <w:r w:rsidR="00BB0627">
        <w:t>yang akan mengerjakan pekerjaan suatu proyek. Kriteria ini kemudian diintegrasikan kedalam SIMP</w:t>
      </w:r>
      <w:r w:rsidR="00426A8B">
        <w:t xml:space="preserve"> dan </w:t>
      </w:r>
      <w:r w:rsidR="00426A8B">
        <w:lastRenderedPageBreak/>
        <w:t>menerima masukan dari manajer proyek, dan akan memberikan keluaran alokasi sumber daya yang tepat untuk mengerjakan suatu pekerjaan di dalam proye</w:t>
      </w:r>
      <w:r w:rsidR="00A50435">
        <w:t xml:space="preserve">k. Desain yang telah di bangun kemudian disimulasikan kedalam sebuah proses bisnis dan dilihat signifikansi </w:t>
      </w:r>
      <w:r w:rsidR="00C47886">
        <w:t>dampak dari desain yang telah dibuat.</w:t>
      </w:r>
    </w:p>
    <w:p w14:paraId="1A0F3A45" w14:textId="61923724" w:rsidR="0075780B" w:rsidRDefault="003B3765" w:rsidP="002B0E38">
      <w:pPr>
        <w:pStyle w:val="Heading2"/>
        <w:spacing w:line="360" w:lineRule="auto"/>
      </w:pPr>
      <w:bookmarkStart w:id="639" w:name="_Toc117715485"/>
      <w:bookmarkStart w:id="640" w:name="_Toc117715554"/>
      <w:bookmarkStart w:id="641" w:name="_Toc117715623"/>
      <w:bookmarkStart w:id="642" w:name="_Toc117715726"/>
      <w:bookmarkStart w:id="643" w:name="_Toc120139626"/>
      <w:bookmarkStart w:id="644" w:name="_Toc120139890"/>
      <w:bookmarkStart w:id="645" w:name="_Toc121280572"/>
      <w:bookmarkStart w:id="646" w:name="_Toc121280633"/>
      <w:bookmarkStart w:id="647" w:name="_Toc121280694"/>
      <w:bookmarkStart w:id="648" w:name="_Toc121280755"/>
      <w:bookmarkStart w:id="649" w:name="_Toc117715486"/>
      <w:bookmarkStart w:id="650" w:name="_Toc117715555"/>
      <w:bookmarkStart w:id="651" w:name="_Toc117715624"/>
      <w:bookmarkStart w:id="652" w:name="_Toc117715727"/>
      <w:bookmarkStart w:id="653" w:name="_Toc120139627"/>
      <w:bookmarkStart w:id="654" w:name="_Toc120139891"/>
      <w:bookmarkStart w:id="655" w:name="_Toc121280573"/>
      <w:bookmarkStart w:id="656" w:name="_Toc121280634"/>
      <w:bookmarkStart w:id="657" w:name="_Toc121280695"/>
      <w:bookmarkStart w:id="658" w:name="_Toc121280756"/>
      <w:bookmarkStart w:id="659" w:name="_Toc120139628"/>
      <w:bookmarkStart w:id="660" w:name="_Toc124884101"/>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t>Tujuan Penelitian</w:t>
      </w:r>
      <w:bookmarkEnd w:id="659"/>
      <w:bookmarkEnd w:id="660"/>
    </w:p>
    <w:p w14:paraId="776ECDE3" w14:textId="71D9C0C8" w:rsidR="00881706" w:rsidRPr="00AE58C4" w:rsidRDefault="00B72500" w:rsidP="00AE58C4">
      <w:pPr>
        <w:spacing w:line="360" w:lineRule="auto"/>
      </w:pPr>
      <w:r>
        <w:t>Tujuan dari penelitian ini adalah</w:t>
      </w:r>
      <w:r w:rsidR="006D5D34">
        <w:t xml:space="preserve"> “</w:t>
      </w:r>
      <w:r w:rsidR="00F5391C" w:rsidRPr="00F5391C">
        <w:t>Mengoptimasi alokasi pekerjaan dan sumber daya dengan sistem informasi manajemen proyek yang terintegrasi dengan teknologi pengambilan keputusan.</w:t>
      </w:r>
      <w:r w:rsidR="006D5D34">
        <w:t>”</w:t>
      </w:r>
      <w:r w:rsidR="00881706" w:rsidRPr="006D5D34">
        <w:rPr>
          <w:i/>
          <w:iCs/>
        </w:rPr>
        <w:t>.</w:t>
      </w:r>
    </w:p>
    <w:p w14:paraId="2A2F896D" w14:textId="3F89DE5C" w:rsidR="003B3765" w:rsidRDefault="003B3765" w:rsidP="003B3765">
      <w:pPr>
        <w:pStyle w:val="Heading2"/>
      </w:pPr>
      <w:bookmarkStart w:id="661" w:name="_Toc117715488"/>
      <w:bookmarkStart w:id="662" w:name="_Toc117715557"/>
      <w:bookmarkStart w:id="663" w:name="_Toc117715626"/>
      <w:bookmarkStart w:id="664" w:name="_Toc117715729"/>
      <w:bookmarkStart w:id="665" w:name="_Toc120139629"/>
      <w:bookmarkStart w:id="666" w:name="_Toc120139893"/>
      <w:bookmarkStart w:id="667" w:name="_Toc121280575"/>
      <w:bookmarkStart w:id="668" w:name="_Toc121280636"/>
      <w:bookmarkStart w:id="669" w:name="_Toc121280697"/>
      <w:bookmarkStart w:id="670" w:name="_Toc121280758"/>
      <w:bookmarkStart w:id="671" w:name="_Toc120139630"/>
      <w:bookmarkStart w:id="672" w:name="_Toc124884102"/>
      <w:bookmarkEnd w:id="661"/>
      <w:bookmarkEnd w:id="662"/>
      <w:bookmarkEnd w:id="663"/>
      <w:bookmarkEnd w:id="664"/>
      <w:bookmarkEnd w:id="665"/>
      <w:bookmarkEnd w:id="666"/>
      <w:bookmarkEnd w:id="667"/>
      <w:bookmarkEnd w:id="668"/>
      <w:bookmarkEnd w:id="669"/>
      <w:bookmarkEnd w:id="670"/>
      <w:r>
        <w:t>Manfaat Penelitian</w:t>
      </w:r>
      <w:bookmarkEnd w:id="671"/>
      <w:bookmarkEnd w:id="672"/>
    </w:p>
    <w:p w14:paraId="62F73269" w14:textId="763005F0" w:rsidR="00F84536" w:rsidRDefault="00134814" w:rsidP="006953A5">
      <w:pPr>
        <w:spacing w:line="360" w:lineRule="auto"/>
      </w:pPr>
      <w:r>
        <w:t>Manfaat dari penelitian ini adalah:</w:t>
      </w:r>
    </w:p>
    <w:p w14:paraId="39D519F0" w14:textId="26066DF8" w:rsidR="00134814" w:rsidRPr="00AE58C4" w:rsidRDefault="00134814" w:rsidP="00766809">
      <w:pPr>
        <w:pStyle w:val="ListParagraph"/>
        <w:numPr>
          <w:ilvl w:val="6"/>
          <w:numId w:val="4"/>
        </w:numPr>
        <w:spacing w:line="360" w:lineRule="auto"/>
        <w:ind w:left="709"/>
        <w:rPr>
          <w:lang w:val="en-ID"/>
        </w:rPr>
      </w:pPr>
      <w:r>
        <w:t xml:space="preserve">Bagi </w:t>
      </w:r>
      <w:r w:rsidR="00CE10C5">
        <w:t xml:space="preserve">manajer proyek, </w:t>
      </w:r>
      <w:r w:rsidR="00766809" w:rsidRPr="00766809">
        <w:t>memberikan dasar bagi manajer proyek untuk menginisiasi proyek pengembangan SIMP yang dapat menyelesaikan permasalahan alokasi pekerjaan dan sumber daya.</w:t>
      </w:r>
    </w:p>
    <w:p w14:paraId="341D9221" w14:textId="363F0FFE" w:rsidR="00660046" w:rsidRDefault="00660046" w:rsidP="006953A5">
      <w:pPr>
        <w:pStyle w:val="ListParagraph"/>
        <w:numPr>
          <w:ilvl w:val="6"/>
          <w:numId w:val="4"/>
        </w:numPr>
        <w:spacing w:line="360" w:lineRule="auto"/>
        <w:ind w:left="709"/>
      </w:pPr>
      <w:r>
        <w:t xml:space="preserve">Bagi para pengembang aplikasi, </w:t>
      </w:r>
      <w:r w:rsidR="0094322E" w:rsidRPr="0094322E">
        <w:t>mendapatkan landasan dalam melakukan pembangunan SIMP yang dapat menyelesaikan permasalahan alokasi pekerjaan dan sumber daya.</w:t>
      </w:r>
    </w:p>
    <w:p w14:paraId="5520FB46" w14:textId="5F7DAEC0" w:rsidR="00A90DA7" w:rsidRPr="00F84536" w:rsidRDefault="00A90DA7" w:rsidP="009D428D">
      <w:pPr>
        <w:pStyle w:val="ListParagraph"/>
        <w:numPr>
          <w:ilvl w:val="6"/>
          <w:numId w:val="4"/>
        </w:numPr>
        <w:spacing w:line="360" w:lineRule="auto"/>
        <w:ind w:left="709"/>
      </w:pPr>
      <w:r>
        <w:t xml:space="preserve">Bagi peneliti, </w:t>
      </w:r>
      <w:r w:rsidR="00B0432A" w:rsidRPr="00B0432A">
        <w:t>dapat digunakan sebagai acuan dan referensi untuk mengembangkan SIMP untuk dapat menyelesaikan lebih banyak pemasalahan manajemen proyek.</w:t>
      </w:r>
    </w:p>
    <w:p w14:paraId="3A0DA075" w14:textId="0B7E5493" w:rsidR="003B3765" w:rsidRDefault="003B3765" w:rsidP="009D428D">
      <w:pPr>
        <w:pStyle w:val="Heading2"/>
        <w:spacing w:line="360" w:lineRule="auto"/>
      </w:pPr>
      <w:bookmarkStart w:id="673" w:name="_Toc120139631"/>
      <w:bookmarkStart w:id="674" w:name="_Toc124884103"/>
      <w:r>
        <w:t>Batasan Penelitian</w:t>
      </w:r>
      <w:bookmarkEnd w:id="673"/>
      <w:bookmarkEnd w:id="674"/>
    </w:p>
    <w:p w14:paraId="3778F847" w14:textId="5DEC3303" w:rsidR="00F84536" w:rsidRDefault="00B4061D" w:rsidP="009D428D">
      <w:pPr>
        <w:spacing w:line="360" w:lineRule="auto"/>
      </w:pPr>
      <w:r>
        <w:t>Batasan masalah yang digunakan dalam penelitian ini adalah:</w:t>
      </w:r>
    </w:p>
    <w:p w14:paraId="19507621" w14:textId="73A5F6EE" w:rsidR="00B4061D" w:rsidRDefault="00F710E9" w:rsidP="009D428D">
      <w:pPr>
        <w:pStyle w:val="ListParagraph"/>
        <w:numPr>
          <w:ilvl w:val="6"/>
          <w:numId w:val="4"/>
        </w:numPr>
        <w:spacing w:line="360" w:lineRule="auto"/>
        <w:ind w:left="709"/>
      </w:pPr>
      <w:r>
        <w:t xml:space="preserve">Proyek yang dijadikan acuan </w:t>
      </w:r>
      <w:r w:rsidR="00D01C78" w:rsidRPr="00D01C78">
        <w:t xml:space="preserve">dalam penelitian ini terbatas pada perusahaan teknologi informasi berkhusus pada </w:t>
      </w:r>
      <w:r w:rsidR="00D01C78" w:rsidRPr="00AE58C4">
        <w:t>pengembangan perangkat lunak</w:t>
      </w:r>
      <w:r>
        <w:t>.</w:t>
      </w:r>
    </w:p>
    <w:p w14:paraId="30091DE4" w14:textId="42C4DAFC" w:rsidR="005A6262" w:rsidRDefault="005A6262" w:rsidP="009D428D">
      <w:pPr>
        <w:pStyle w:val="ListParagraph"/>
        <w:numPr>
          <w:ilvl w:val="6"/>
          <w:numId w:val="4"/>
        </w:numPr>
        <w:spacing w:line="360" w:lineRule="auto"/>
        <w:ind w:left="709"/>
      </w:pPr>
      <w:r>
        <w:t xml:space="preserve">Lokasi penelitian dilakukan disalah satu </w:t>
      </w:r>
      <w:r w:rsidR="00567B66">
        <w:t>anak usaha perusahaan BUMN yang bergerak di bidang telekomunikasi.</w:t>
      </w:r>
    </w:p>
    <w:p w14:paraId="01CEE03C" w14:textId="619CB270" w:rsidR="00F710E9" w:rsidRDefault="00F710E9" w:rsidP="009D428D">
      <w:pPr>
        <w:pStyle w:val="ListParagraph"/>
        <w:numPr>
          <w:ilvl w:val="6"/>
          <w:numId w:val="4"/>
        </w:numPr>
        <w:spacing w:line="360" w:lineRule="auto"/>
        <w:ind w:left="709"/>
      </w:pPr>
      <w:r>
        <w:t xml:space="preserve">Penelitian yang dilakukan bersifat desain sehingga hasil yang dikeluarkan dari penelitian ini merupakan simulasi dari sistem yang telah </w:t>
      </w:r>
      <w:r w:rsidR="006D2C73">
        <w:t>di rancang.</w:t>
      </w:r>
    </w:p>
    <w:p w14:paraId="512C3D9B" w14:textId="40FEF9FA" w:rsidR="00F84536" w:rsidRDefault="006D2C73" w:rsidP="00F84536">
      <w:pPr>
        <w:pStyle w:val="ListParagraph"/>
        <w:numPr>
          <w:ilvl w:val="6"/>
          <w:numId w:val="4"/>
        </w:numPr>
        <w:spacing w:line="360" w:lineRule="auto"/>
        <w:ind w:left="709"/>
      </w:pPr>
      <w:r>
        <w:t>Data</w:t>
      </w:r>
      <w:r w:rsidR="009609B3">
        <w:t xml:space="preserve"> </w:t>
      </w:r>
      <w:r w:rsidR="00DA06CD">
        <w:t xml:space="preserve">latih yang digunakan untuk membuat model dari </w:t>
      </w:r>
      <w:r w:rsidR="00DA06CD">
        <w:rPr>
          <w:i/>
          <w:iCs/>
        </w:rPr>
        <w:t>machine learning</w:t>
      </w:r>
      <w:r>
        <w:t xml:space="preserve"> didapatkan dari praktisi proyek yang </w:t>
      </w:r>
      <w:r w:rsidR="009D428D">
        <w:t>berkecimbung di industri teknologi informasi</w:t>
      </w:r>
      <w:r w:rsidR="00FF7340">
        <w:t xml:space="preserve"> dalam rentang tahun 2021-2022</w:t>
      </w:r>
      <w:r w:rsidR="009D428D">
        <w:t>.</w:t>
      </w:r>
    </w:p>
    <w:p w14:paraId="65B460F3" w14:textId="2D657576" w:rsidR="008419CC" w:rsidRDefault="008419CC" w:rsidP="00AE58C4">
      <w:pPr>
        <w:pStyle w:val="Heading2"/>
        <w:spacing w:line="360" w:lineRule="auto"/>
      </w:pPr>
      <w:bookmarkStart w:id="675" w:name="_Toc120139632"/>
      <w:bookmarkStart w:id="676" w:name="_Toc124884104"/>
      <w:r>
        <w:lastRenderedPageBreak/>
        <w:t xml:space="preserve">Ringkasan Metodologi </w:t>
      </w:r>
      <w:r w:rsidR="005A6262">
        <w:t>Penelitian</w:t>
      </w:r>
      <w:bookmarkEnd w:id="675"/>
      <w:bookmarkEnd w:id="676"/>
    </w:p>
    <w:p w14:paraId="1866D1B5" w14:textId="344848F1" w:rsidR="008419CC" w:rsidRDefault="008419CC" w:rsidP="00AE58C4">
      <w:pPr>
        <w:spacing w:line="360" w:lineRule="auto"/>
      </w:pPr>
      <w:r>
        <w:t xml:space="preserve">Penelitian ini secara garis besar dapat digambarkan seperti pada </w:t>
      </w:r>
      <w:r w:rsidR="007256CD">
        <w:fldChar w:fldCharType="begin"/>
      </w:r>
      <w:r w:rsidR="007256CD">
        <w:instrText xml:space="preserve"> REF _Ref115975956 \h </w:instrText>
      </w:r>
      <w:r w:rsidR="007256CD">
        <w:fldChar w:fldCharType="separate"/>
      </w:r>
      <w:ins w:id="677" w:author="ilham.nur@office.ui.ac.id" w:date="2023-01-17T21:41:00Z">
        <w:r w:rsidR="00AF75ED">
          <w:t xml:space="preserve">Gambar </w:t>
        </w:r>
        <w:r w:rsidR="00AF75ED">
          <w:rPr>
            <w:noProof/>
          </w:rPr>
          <w:t>1</w:t>
        </w:r>
        <w:r w:rsidR="00AF75ED">
          <w:t>.</w:t>
        </w:r>
        <w:r w:rsidR="00AF75ED">
          <w:rPr>
            <w:noProof/>
          </w:rPr>
          <w:t>5</w:t>
        </w:r>
      </w:ins>
      <w:del w:id="678" w:author="ilham.nur@office.ui.ac.id" w:date="2023-01-17T21:41:00Z">
        <w:r w:rsidR="00987C24" w:rsidDel="00AF75ED">
          <w:delText xml:space="preserve">Gambar </w:delText>
        </w:r>
        <w:r w:rsidR="00987C24" w:rsidDel="00AF75ED">
          <w:rPr>
            <w:noProof/>
          </w:rPr>
          <w:delText>1</w:delText>
        </w:r>
        <w:r w:rsidR="00987C24" w:rsidDel="00AF75ED">
          <w:delText>.</w:delText>
        </w:r>
        <w:r w:rsidR="00987C24" w:rsidDel="00AF75ED">
          <w:rPr>
            <w:noProof/>
          </w:rPr>
          <w:delText>4</w:delText>
        </w:r>
      </w:del>
      <w:r w:rsidR="007256CD">
        <w:fldChar w:fldCharType="end"/>
      </w:r>
      <w:r w:rsidR="007256CD">
        <w:t>.</w:t>
      </w:r>
    </w:p>
    <w:p w14:paraId="53845A52" w14:textId="0DECE9D4" w:rsidR="005A6262" w:rsidRDefault="00393C68" w:rsidP="00AE58C4">
      <w:pPr>
        <w:keepNext/>
        <w:jc w:val="center"/>
      </w:pPr>
      <w:r>
        <w:tab/>
      </w:r>
      <w:r w:rsidR="00E349BE">
        <w:rPr>
          <w:noProof/>
        </w:rPr>
        <w:drawing>
          <wp:inline distT="0" distB="0" distL="0" distR="0" wp14:anchorId="5413BC00" wp14:editId="580C6FBF">
            <wp:extent cx="5400040" cy="569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569595"/>
                    </a:xfrm>
                    <a:prstGeom prst="rect">
                      <a:avLst/>
                    </a:prstGeom>
                    <a:noFill/>
                    <a:ln>
                      <a:noFill/>
                    </a:ln>
                  </pic:spPr>
                </pic:pic>
              </a:graphicData>
            </a:graphic>
          </wp:inline>
        </w:drawing>
      </w:r>
    </w:p>
    <w:p w14:paraId="5A583117" w14:textId="63C0DC4E" w:rsidR="00B12076" w:rsidRDefault="005A6262" w:rsidP="00827EC8">
      <w:pPr>
        <w:pStyle w:val="Caption"/>
      </w:pPr>
      <w:bookmarkStart w:id="679" w:name="_Ref115975956"/>
      <w:bookmarkStart w:id="680" w:name="_Toc124884149"/>
      <w:r>
        <w:t xml:space="preserve">Gambar </w:t>
      </w:r>
      <w:ins w:id="681" w:author="ilham.nur@office.ui.ac.id" w:date="2023-01-18T05:52:00Z">
        <w:r w:rsidR="00C53EB8">
          <w:fldChar w:fldCharType="begin"/>
        </w:r>
        <w:r w:rsidR="00C53EB8">
          <w:instrText xml:space="preserve"> STYLEREF 1 \s </w:instrText>
        </w:r>
      </w:ins>
      <w:r w:rsidR="00C53EB8">
        <w:fldChar w:fldCharType="separate"/>
      </w:r>
      <w:r w:rsidR="00C53EB8">
        <w:rPr>
          <w:noProof/>
        </w:rPr>
        <w:t>1</w:t>
      </w:r>
      <w:ins w:id="682"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683" w:author="ilham.nur@office.ui.ac.id" w:date="2023-01-18T05:52:00Z">
        <w:r w:rsidR="00C53EB8">
          <w:rPr>
            <w:noProof/>
          </w:rPr>
          <w:t>5</w:t>
        </w:r>
        <w:r w:rsidR="00C53EB8">
          <w:fldChar w:fldCharType="end"/>
        </w:r>
      </w:ins>
      <w:del w:id="684"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1</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4</w:delText>
        </w:r>
        <w:r w:rsidR="0030521D" w:rsidDel="00E614FF">
          <w:fldChar w:fldCharType="end"/>
        </w:r>
      </w:del>
      <w:bookmarkEnd w:id="679"/>
      <w:r>
        <w:t xml:space="preserve"> Ringkasan Metodologi Penelitian</w:t>
      </w:r>
      <w:bookmarkEnd w:id="680"/>
      <w:r w:rsidR="0049475A">
        <w:t xml:space="preserve"> </w:t>
      </w:r>
    </w:p>
    <w:p w14:paraId="3BBA6565" w14:textId="01F8A7C8" w:rsidR="00B55C70" w:rsidRDefault="0049475A" w:rsidP="00B55C70">
      <w:pPr>
        <w:spacing w:line="360" w:lineRule="auto"/>
      </w:pPr>
      <w:r>
        <w:t xml:space="preserve">Berdasarkan </w:t>
      </w:r>
      <w:r w:rsidR="007256CD">
        <w:fldChar w:fldCharType="begin"/>
      </w:r>
      <w:r w:rsidR="007256CD">
        <w:instrText xml:space="preserve"> REF _Ref115975956 \h </w:instrText>
      </w:r>
      <w:r w:rsidR="00492115">
        <w:instrText xml:space="preserve"> \* MERGEFORMAT </w:instrText>
      </w:r>
      <w:r w:rsidR="007256CD">
        <w:fldChar w:fldCharType="separate"/>
      </w:r>
      <w:ins w:id="685" w:author="ilham.nur@office.ui.ac.id" w:date="2023-01-17T21:41:00Z">
        <w:r w:rsidR="00AF75ED">
          <w:t xml:space="preserve">Gambar </w:t>
        </w:r>
        <w:r w:rsidR="00AF75ED">
          <w:rPr>
            <w:noProof/>
          </w:rPr>
          <w:t>1.5</w:t>
        </w:r>
      </w:ins>
      <w:del w:id="686" w:author="ilham.nur@office.ui.ac.id" w:date="2023-01-17T21:41:00Z">
        <w:r w:rsidR="00987C24" w:rsidDel="00AF75ED">
          <w:delText xml:space="preserve">Gambar </w:delText>
        </w:r>
        <w:r w:rsidR="00987C24" w:rsidDel="00AF75ED">
          <w:rPr>
            <w:noProof/>
          </w:rPr>
          <w:delText>1.4</w:delText>
        </w:r>
      </w:del>
      <w:r w:rsidR="007256CD">
        <w:fldChar w:fldCharType="end"/>
      </w:r>
      <w:r w:rsidR="007256CD">
        <w:t xml:space="preserve"> </w:t>
      </w:r>
      <w:r>
        <w:t>penelitian dibagi me</w:t>
      </w:r>
      <w:r w:rsidR="007256CD">
        <w:t>njadi empat tahapan yaitu tahapan awal, tahapan perancangan, tahapan simulasi, dan tahapan analisa dan kesimpulan.</w:t>
      </w:r>
      <w:r w:rsidR="00492115">
        <w:t xml:space="preserve"> </w:t>
      </w:r>
      <w:r w:rsidR="00B55C70">
        <w:t>Tahapan awal merupakan tahapan di mana dilakukan studi literatur untuk mencari tahu terkait dengan apa yang sudah dilakukan pada penelitian terdahulu terkait dengan manajemen sumber daya dan pekerjaan, sistem informasi manajemen proyek, dan pengambilan keputusan menggunakan alat bantu pengambilan keputusan dalam bidang manajemen proyek.</w:t>
      </w:r>
      <w:r w:rsidR="0064059A">
        <w:t xml:space="preserve"> Hasil studi literatur ini kemudian dilakukan analisis untuk mencari celah penelitian yang menjadi kebaruan dari penelitian ini. Berdasarkan celah penelitian yang telah ditentukan, maka pertanyaan penelitian dapat ditentukan beserta tujuan penelitian untuk menjawab pertanyaan penelitian yang telah ditentukan.</w:t>
      </w:r>
      <w:r w:rsidR="009D2BB9">
        <w:t xml:space="preserve"> Akhir dari tahapan awal adalah penyusunan metodologi penelitian yang akan dilakukan hingga mendapat hasil akhir yang diharapkan.</w:t>
      </w:r>
    </w:p>
    <w:p w14:paraId="4D738B90" w14:textId="581328CF" w:rsidR="009D2BB9" w:rsidRDefault="009D2BB9" w:rsidP="00B55C70">
      <w:pPr>
        <w:spacing w:line="360" w:lineRule="auto"/>
      </w:pPr>
      <w:r>
        <w:t xml:space="preserve">Tahap perancangan, merupakan tahapan untuk melakukan pengumpulan data dan </w:t>
      </w:r>
      <w:r w:rsidR="00CA70CB">
        <w:t>perancangan dari sistem informasi manajemen proyek yang akan dibangun. Secara umum sistem yang dibangun dibagi menjadi tiga bagian yaitu sistem basis data, sistem identifikasi, dan proses bisnis manajemen proyek</w:t>
      </w:r>
      <w:r w:rsidR="00645BFE">
        <w:t xml:space="preserve">. </w:t>
      </w:r>
      <w:r w:rsidR="009C01EF">
        <w:t xml:space="preserve">Tahapan awal dalam tahap perancangan adalah melakukan penentuan pakar yang akan menjadi sumber dari data yang akan dijadikan acuan dan model dalam </w:t>
      </w:r>
      <w:r w:rsidR="000B2252">
        <w:t>penelitian</w:t>
      </w:r>
      <w:r w:rsidR="00B33F47">
        <w:t xml:space="preserve">. </w:t>
      </w:r>
      <w:r w:rsidR="00652CA1">
        <w:t>Setelah ditentukan pakar yang akan menjadi sumber, kemudian dilakukan perancangan kuesioner. Dalam tahapan perancangan kuesioner poin-poin pertanyaan disesuaikan agar dapat memperoleh data-data terkait dengan:</w:t>
      </w:r>
    </w:p>
    <w:p w14:paraId="49001307" w14:textId="0487A8E8" w:rsidR="00652CA1" w:rsidRDefault="00652CA1" w:rsidP="00652CA1">
      <w:pPr>
        <w:pStyle w:val="ListParagraph"/>
        <w:numPr>
          <w:ilvl w:val="0"/>
          <w:numId w:val="26"/>
        </w:numPr>
        <w:spacing w:line="360" w:lineRule="auto"/>
      </w:pPr>
      <w:r>
        <w:t>Kriteria yang diperlukan dalam menentukan</w:t>
      </w:r>
      <w:r w:rsidR="003E1749">
        <w:t xml:space="preserve"> sumber daya yang akan melaksanakan proyek.</w:t>
      </w:r>
    </w:p>
    <w:p w14:paraId="72C6B993" w14:textId="01224D5F" w:rsidR="003E1749" w:rsidRDefault="003E1749" w:rsidP="00652CA1">
      <w:pPr>
        <w:pStyle w:val="ListParagraph"/>
        <w:numPr>
          <w:ilvl w:val="0"/>
          <w:numId w:val="26"/>
        </w:numPr>
        <w:spacing w:line="360" w:lineRule="auto"/>
      </w:pPr>
      <w:r>
        <w:t xml:space="preserve">Kriteria sumber daya yang </w:t>
      </w:r>
      <w:r w:rsidR="0085247C">
        <w:t>dapat memenuhi suatu pekerjaan dalam sebuah proyek</w:t>
      </w:r>
    </w:p>
    <w:p w14:paraId="78FDD988" w14:textId="254E482D" w:rsidR="0085247C" w:rsidRDefault="0085247C" w:rsidP="00652CA1">
      <w:pPr>
        <w:pStyle w:val="ListParagraph"/>
        <w:numPr>
          <w:ilvl w:val="0"/>
          <w:numId w:val="26"/>
        </w:numPr>
        <w:spacing w:line="360" w:lineRule="auto"/>
      </w:pPr>
      <w:r>
        <w:lastRenderedPageBreak/>
        <w:t>Kondisi proses bisnis untuk kegiatan manajemen proyek yang berjalan saat ini.</w:t>
      </w:r>
    </w:p>
    <w:p w14:paraId="44637BF9" w14:textId="18EC58A0" w:rsidR="0088391F" w:rsidRPr="00AF2631" w:rsidRDefault="0088391F" w:rsidP="0088391F">
      <w:pPr>
        <w:spacing w:line="360" w:lineRule="auto"/>
      </w:pPr>
      <w:r>
        <w:t>Setelah didapatkan kuesioner, maka proses pengumpulan data dilakukan. Data yang dikumpulkan merupakan data primer yang merupakan jawaban dari para pakar terkait dengan pertanyaan yang telah dibuat pada kuesioner.</w:t>
      </w:r>
      <w:r w:rsidR="00382D39">
        <w:t xml:space="preserve"> Data pada kuesioner kemudian diterjemahkan menjadi sebuah rancangan dari tiga sistem utama yaitu sistem basis data, sistem identifikasi, dan proses bisnis. Proses bisnis yang dirancang dibagi menjadi dua yaitu proses bisnis yang berjalan saat ini dan rancangan proses bisnis ketika sistem basis data dan sistem identifikasi sudah diimplementasikan.</w:t>
      </w:r>
      <w:r w:rsidR="00AF2631">
        <w:t xml:space="preserve"> Proses bisnis akan dimodelkan dalam bentuk </w:t>
      </w:r>
      <w:r w:rsidR="00AF2631">
        <w:rPr>
          <w:i/>
          <w:iCs/>
        </w:rPr>
        <w:t xml:space="preserve">Business Process Modelling Notation </w:t>
      </w:r>
      <w:r w:rsidR="00AF2631">
        <w:t>(BPMN) yang nantinya akan dilakukan simulasi dengan memasukan parameter pada tiap proses yang dijalankan.</w:t>
      </w:r>
    </w:p>
    <w:p w14:paraId="1E41E107" w14:textId="4DE06A48" w:rsidR="0049475A" w:rsidRDefault="0060313A" w:rsidP="00492115">
      <w:pPr>
        <w:spacing w:line="360" w:lineRule="auto"/>
      </w:pPr>
      <w:r>
        <w:t>Tahapan Simulasi, merupakan tahapan di mana sistem yang telah dibangun</w:t>
      </w:r>
      <w:r w:rsidR="00BC26F5">
        <w:t xml:space="preserve"> disimulasikan dengan memasukan parameter sehingga mengeluarkan keluaran seperti kondisi asli. Sistem yang akan dilakukan simulasi adalah sistem basis data dan sistem identifikasi</w:t>
      </w:r>
      <w:r w:rsidR="00077761">
        <w:t xml:space="preserve">, untuk dapat menerima data </w:t>
      </w:r>
      <w:r w:rsidR="005C4125">
        <w:t xml:space="preserve">kriteria </w:t>
      </w:r>
      <w:r w:rsidR="00077761">
        <w:t xml:space="preserve">kedalam sistem basis data dan melakukan proses identifikasi </w:t>
      </w:r>
      <w:r w:rsidR="00F90E7E">
        <w:t>dan alokasi sumber daya</w:t>
      </w:r>
      <w:r w:rsidR="00BC26F5">
        <w:t xml:space="preserve">. Hasil dari simulasi </w:t>
      </w:r>
      <w:r w:rsidR="00AF2631">
        <w:t xml:space="preserve">sistem ini kemudian menjadi parameter yang akan dimasukan ke </w:t>
      </w:r>
      <w:r w:rsidR="004151AF">
        <w:t>BPMN dari model proses bisnis yang baru. Parameter proses bisnis lama dan baru kemudian dimasukan ke dalam</w:t>
      </w:r>
      <w:r w:rsidR="002919DA">
        <w:t xml:space="preserve"> model BPMN </w:t>
      </w:r>
      <w:r w:rsidR="00DC7806">
        <w:t xml:space="preserve">dan akan mengeluarkan keluaran </w:t>
      </w:r>
      <w:r w:rsidR="00D77F14">
        <w:t>yang akan dianalisis pada tahapan selanjutnya.</w:t>
      </w:r>
    </w:p>
    <w:p w14:paraId="2FE314DA" w14:textId="07290AE3" w:rsidR="003A020E" w:rsidRPr="0049475A" w:rsidRDefault="003A020E" w:rsidP="00AE58C4">
      <w:pPr>
        <w:spacing w:line="360" w:lineRule="auto"/>
      </w:pPr>
      <w:r>
        <w:t>Tahapan Analisa dan Kesimpulan, merupakan tahapan akhir dari penelitian, untuk melakukan analisa dari data yang telah didapatkan dari proses simulasi</w:t>
      </w:r>
      <w:r w:rsidR="004C45C1">
        <w:t xml:space="preserve">. Data akan dianalisa secara statistik untuk melihat apakah terdapat perbedaan signifikan antara sebelum </w:t>
      </w:r>
      <w:r w:rsidR="0084389D">
        <w:t xml:space="preserve">adanya rancangan sistem informasi manajemen proyek yang dibuat dengan setelah menggunakan rancangan sistem informasi manajemen proyek dibuat. Hasil pengujian statistik ini kemudian dapat ditarik </w:t>
      </w:r>
      <w:r w:rsidR="00E67847">
        <w:t>informasi dan diambil kesimpulan dari penelitian.</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5"/>
          <w:headerReference w:type="first" r:id="rId36"/>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687" w:name="_Toc120139633"/>
      <w:bookmarkStart w:id="688" w:name="_Toc124884105"/>
      <w:r w:rsidR="0095347B">
        <w:t>TINJAUAN PUSTAKA</w:t>
      </w:r>
      <w:bookmarkEnd w:id="687"/>
      <w:bookmarkEnd w:id="688"/>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689" w:name="_Toc120139634"/>
      <w:bookmarkStart w:id="690" w:name="_Toc124884106"/>
      <w:r>
        <w:t>Transformasi Digital</w:t>
      </w:r>
      <w:r w:rsidR="00F5566B">
        <w:t xml:space="preserve"> pada Industri Teknologi Informasi</w:t>
      </w:r>
      <w:bookmarkEnd w:id="689"/>
      <w:bookmarkEnd w:id="690"/>
    </w:p>
    <w:p w14:paraId="29681409" w14:textId="73B4DE6D" w:rsidR="008471B8" w:rsidRDefault="008471B8" w:rsidP="007B0FF9">
      <w:pPr>
        <w:spacing w:line="360" w:lineRule="auto"/>
      </w:pPr>
      <w:r>
        <w:t xml:space="preserve">Organisasi </w:t>
      </w:r>
      <w:r w:rsidR="00C47E8E">
        <w:t xml:space="preserve">pada era industri 3.0 </w:t>
      </w:r>
      <w:r w:rsidR="00F6688D">
        <w:t xml:space="preserve">hanya </w:t>
      </w:r>
      <w:r w:rsidR="00C47E8E">
        <w:t xml:space="preserve">mementingkan </w:t>
      </w:r>
      <w:del w:id="691" w:author="ilham.nur@office.ui.ac.id" w:date="2023-01-17T21:44:00Z">
        <w:r w:rsidR="00C47E8E" w:rsidDel="00B51285">
          <w:delText>bagimana</w:delText>
        </w:r>
      </w:del>
      <w:ins w:id="692" w:author="ilham.nur@office.ui.ac.id" w:date="2023-01-17T21:44:00Z">
        <w:r w:rsidR="00B51285">
          <w:pgNum/>
        </w:r>
        <w:r w:rsidR="00B51285">
          <w:t>erminolo</w:t>
        </w:r>
      </w:ins>
      <w:r w:rsidR="00C47E8E">
        <w:t xml:space="preserve"> cara suatu pekerjaan dapat diselesaikan dengan cepat dan efisien dengan menggunakan bantuan dari mesin. </w:t>
      </w:r>
      <w:r w:rsidR="006F3956">
        <w:t xml:space="preserve">Seiring dengan berjalanya waktu </w:t>
      </w:r>
      <w:r w:rsidR="007B5133">
        <w:t xml:space="preserve">dan perubahan era ke industri 4.0, </w:t>
      </w:r>
      <w:r w:rsidR="00F2644C">
        <w:t xml:space="preserve">industri diharapkan tidak hanya mampu untuk menyelesaikan pekerjaan dengan cepat tetapi juga mampu untuk memenui </w:t>
      </w:r>
      <w:r w:rsidR="00F2644C">
        <w:rPr>
          <w:i/>
          <w:iCs/>
        </w:rPr>
        <w:t xml:space="preserve">business value </w:t>
      </w:r>
      <w:r w:rsidR="00F2644C">
        <w:t xml:space="preserve">dari suatu pekerjaan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memastikan suatu industri mampu untuk me</w:t>
      </w:r>
      <w:sdt>
        <w:sdtPr>
          <w:id w:val="1890531746"/>
          <w:docPartObj>
            <w:docPartGallery w:val="Watermarks"/>
          </w:docPartObj>
        </w:sdtPr>
        <w:sdtEndPr/>
        <w:sdtContent>
          <w:r w:rsidR="00381F13">
            <w:rPr>
              <w:noProof/>
            </w:rPr>
            <w:drawing>
              <wp:anchor distT="0" distB="0" distL="114300" distR="114300" simplePos="0" relativeHeight="251658241" behindDoc="1" locked="0" layoutInCell="0" allowOverlap="1" wp14:anchorId="4DBC62E4" wp14:editId="7027E9BF">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 xml:space="preserve">ncapai </w:t>
      </w:r>
      <w:r w:rsidR="000F1A0F">
        <w:rPr>
          <w:i/>
          <w:iCs/>
        </w:rPr>
        <w:t xml:space="preserve">business value </w:t>
      </w:r>
      <w:r w:rsidR="000F1A0F">
        <w:t>tertentu</w:t>
      </w:r>
      <w:r w:rsidR="001D2749">
        <w:t xml:space="preserve"> transformasi digital dilakukan dengan mengembangkan tekonologi informasi dan sistem informasi dari suatu industri untuk memastikan </w:t>
      </w:r>
      <w:r w:rsidR="001D2749">
        <w:rPr>
          <w:i/>
          <w:iCs/>
        </w:rPr>
        <w:t xml:space="preserve">organizational capability </w:t>
      </w:r>
      <w:r w:rsidR="001D2749">
        <w:t xml:space="preserve">tercapai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r>
        <w:t>Transformasi digital merupakan implementasi tek</w:t>
      </w:r>
      <w:r w:rsidR="00255113">
        <w:t>nologi yang ada yang bertujuan untuk merubah secara radikal performa dari suatu perusahaan</w:t>
      </w:r>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transformasi digital </w:t>
      </w:r>
      <w:r w:rsidR="007753E0">
        <w:t>bersifat terintegrasi, teroptimasi</w:t>
      </w:r>
      <w:r w:rsidR="008C3BAD">
        <w:t xml:space="preserve"> dengan terhubung dengan teknologi terbaru dan juga basis data terpusat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693" w:name="_Toc120139635"/>
      <w:bookmarkStart w:id="694" w:name="_Toc124884107"/>
      <w:r>
        <w:t>Manfaat Transformasi Digital</w:t>
      </w:r>
      <w:bookmarkEnd w:id="693"/>
      <w:bookmarkEnd w:id="694"/>
    </w:p>
    <w:p w14:paraId="167A5268" w14:textId="41371581" w:rsidR="002E1544" w:rsidRDefault="002E1544" w:rsidP="006F3956">
      <w:pPr>
        <w:spacing w:line="360" w:lineRule="auto"/>
        <w:ind w:left="720"/>
      </w:pPr>
      <w:r w:rsidRPr="009B0E9D">
        <w:rPr>
          <w:i/>
          <w:iCs/>
        </w:rPr>
        <w:t>Big Data Analytics</w:t>
      </w:r>
      <w:r>
        <w:t xml:space="preserve"> (BDA) merupakan salah satu metode yang dapat digunakan oleh suatu organisasi d</w:t>
      </w:r>
      <w:r w:rsidR="009F4B5D">
        <w:t xml:space="preserve">alam melakukan analisis berbasis data utama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dapat digunakan untuk menginkatkan </w:t>
      </w:r>
      <w:r w:rsidR="0007600F">
        <w:t xml:space="preserve">dan mempercepat adopsi perubahan pada suatu organisasi untuk dapat menyesuaikan dengan kebutuhan jaman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r>
        <w:t xml:space="preserve">Teknologi digital merupakan salah satu alat yang dapat digunakan oleh </w:t>
      </w:r>
      <w:r w:rsidR="00093982">
        <w:t xml:space="preserve">suatu perusahaan untuk melakukan perubahan model bisnis yang sedang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dari </w:t>
      </w:r>
      <w:r w:rsidR="006051E3">
        <w:t xml:space="preserve">teknologi informasi dan sistem basis data memungkinkan adanya perubahan model bisnis yang lebih </w:t>
      </w:r>
      <w:r w:rsidR="00EF273A">
        <w:t>kompleks.</w:t>
      </w:r>
    </w:p>
    <w:p w14:paraId="5AF2C3B1" w14:textId="5B257B94" w:rsidR="000A1073" w:rsidRDefault="000A1073" w:rsidP="00E25D37">
      <w:pPr>
        <w:pStyle w:val="Heading3"/>
        <w:numPr>
          <w:ilvl w:val="2"/>
          <w:numId w:val="3"/>
        </w:numPr>
        <w:spacing w:line="360" w:lineRule="auto"/>
      </w:pPr>
      <w:bookmarkStart w:id="695" w:name="_Toc120139636"/>
      <w:bookmarkStart w:id="696" w:name="_Toc124884108"/>
      <w:r>
        <w:t>Kekurangan Transformasi Digital</w:t>
      </w:r>
      <w:bookmarkEnd w:id="695"/>
      <w:bookmarkEnd w:id="696"/>
      <w:r w:rsidR="003607F4">
        <w:t xml:space="preserve"> </w:t>
      </w:r>
    </w:p>
    <w:p w14:paraId="3EF64DA4" w14:textId="5A4CBAF4" w:rsidR="00D540BA" w:rsidRDefault="009F31C3" w:rsidP="00E25D37">
      <w:pPr>
        <w:spacing w:line="360" w:lineRule="auto"/>
        <w:ind w:left="720"/>
      </w:pPr>
      <w:r>
        <w:t xml:space="preserve">Terlepas dari diketahui bahwa transformasi digital </w:t>
      </w:r>
      <w:r w:rsidR="00D91B40">
        <w:t xml:space="preserve">merupakan bagian penting agar suatu </w:t>
      </w:r>
      <w:r w:rsidR="00681D25">
        <w:t xml:space="preserve">perusahaan </w:t>
      </w:r>
      <w:r w:rsidR="00D91B40">
        <w:t xml:space="preserve">dapat berkembang, hanya </w:t>
      </w:r>
      <w:r w:rsidR="00681D25">
        <w:t xml:space="preserve">50% perusahaan yang mampu </w:t>
      </w:r>
      <w:r w:rsidR="00681D25">
        <w:lastRenderedPageBreak/>
        <w:t xml:space="preserve">megimplementasikan transformasi digital dengan tepat dan memenuh ekspektasi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02E3BB1" w:rsidR="00F45638" w:rsidRDefault="00F45638" w:rsidP="00E25D37">
      <w:pPr>
        <w:spacing w:line="360" w:lineRule="auto"/>
        <w:ind w:left="720"/>
      </w:pPr>
      <w:r>
        <w:t xml:space="preserve">Kegagalan dari implementasi transformasi digital pada suatu perusahaan </w:t>
      </w:r>
      <w:r w:rsidR="004C6077">
        <w:t xml:space="preserve">dapat </w:t>
      </w:r>
      <w:r>
        <w:t xml:space="preserve">diakibatkan oleh beberapa hal, yaitu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Tidak ada komitmen eksekusi dari sistem yang telah di bangun,</w:t>
      </w:r>
    </w:p>
    <w:p w14:paraId="3CF73976" w14:textId="3D21FB64" w:rsidR="00A2612A" w:rsidRDefault="007B18CC" w:rsidP="00F45638">
      <w:pPr>
        <w:pStyle w:val="ListParagraph"/>
        <w:numPr>
          <w:ilvl w:val="0"/>
          <w:numId w:val="12"/>
        </w:numPr>
        <w:spacing w:line="360" w:lineRule="auto"/>
      </w:pPr>
      <w:r>
        <w:t>Kurangnya kemampuan personal di suatu perusahaan dalam literasi digital.</w:t>
      </w:r>
    </w:p>
    <w:p w14:paraId="056FD9CE" w14:textId="055C9B05" w:rsidR="00E25D37" w:rsidRPr="00D540BA" w:rsidRDefault="006C4A61" w:rsidP="00B956F6">
      <w:pPr>
        <w:spacing w:line="360" w:lineRule="auto"/>
      </w:pPr>
      <w:r>
        <w:t xml:space="preserve">Seluruh perusahaan yang mengimplementasikan transformasi digital khususnya industri Teknologi informasi, berharap bahwa dengan adanya </w:t>
      </w:r>
      <w:r w:rsidR="00B956F6">
        <w:t>transformasi digital dapat mengembangkan kegiatan operasional sehari-hari dan kegiatan unik seperti proyek.</w:t>
      </w:r>
    </w:p>
    <w:p w14:paraId="58ACE5E9" w14:textId="6EEED1C7" w:rsidR="00410BEA" w:rsidRDefault="003607F4" w:rsidP="00ED77C1">
      <w:pPr>
        <w:pStyle w:val="Heading2"/>
        <w:spacing w:line="360" w:lineRule="auto"/>
      </w:pPr>
      <w:bookmarkStart w:id="697" w:name="_Toc120139637"/>
      <w:bookmarkStart w:id="698" w:name="_Toc124884109"/>
      <w:r>
        <w:t>Manajemen Proyek</w:t>
      </w:r>
      <w:bookmarkEnd w:id="697"/>
      <w:bookmarkEnd w:id="698"/>
    </w:p>
    <w:p w14:paraId="74833615" w14:textId="4CE1272A" w:rsidR="00475D4E" w:rsidRDefault="002D1640" w:rsidP="00ED77C1">
      <w:pPr>
        <w:spacing w:line="360" w:lineRule="auto"/>
      </w:pPr>
      <w:r>
        <w:t>Untuk mengetahui ap</w:t>
      </w:r>
      <w:r w:rsidR="002C01AA">
        <w:t xml:space="preserve">a itu </w:t>
      </w:r>
      <w:r>
        <w:t xml:space="preserve">manajemen </w:t>
      </w:r>
      <w:r w:rsidR="002C01AA">
        <w:t>p</w:t>
      </w:r>
      <w:r>
        <w:t xml:space="preserve">royek perlu di ketahui terlebih dahulu terkait </w:t>
      </w:r>
      <w:r w:rsidR="002C01AA">
        <w:t>definisi dari p</w:t>
      </w:r>
      <w:r>
        <w:t xml:space="preserve">royek. Proyek merupakan sebuah </w:t>
      </w:r>
      <w:r w:rsidR="00C21886">
        <w:t>kegiatan yang bersifat sementara untuk menghasilkan sebuah produk, jasa atau hasil yang berbeda dari yang biasanya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r w:rsidR="0067333B">
        <w:t xml:space="preserve">Manajemen proyek </w:t>
      </w:r>
      <w:r w:rsidR="00FD1456">
        <w:t xml:space="preserve">menurut </w:t>
      </w:r>
      <w:r w:rsidR="00500B49">
        <w:t>penelitian yang dilakukan oleh</w:t>
      </w:r>
      <w:r w:rsidR="00713120">
        <w:t xml:space="preserve"> Ashkezari et</w:t>
      </w:r>
      <w:r w:rsidR="00A77A79">
        <w:t xml:space="preserve"> al.</w:t>
      </w:r>
      <w:r w:rsidR="00713120">
        <w:t xml:space="preserve"> </w:t>
      </w:r>
      <w:r w:rsidR="00DF7F96" w:rsidRPr="00DF7F96">
        <w:t>Merupakan sebuah aplikasi proses, aktivitas, dan pendekatan untuk mencapai tujuan tertentu dengan menyesuaikan dengan kriteria penerimaan yang telah di tentukan</w:t>
      </w:r>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r>
        <w:t xml:space="preserve">Manajemen </w:t>
      </w:r>
      <w:r w:rsidR="00CB0AAC">
        <w:t>p</w:t>
      </w:r>
      <w:r>
        <w:t xml:space="preserve">royek </w:t>
      </w:r>
      <w:r w:rsidR="00BE277B">
        <w:t xml:space="preserve">memiliki grup proses </w:t>
      </w:r>
      <w:r w:rsidR="00CB0AAC">
        <w:t>yang menggambarkan perjalanan secara umum suatu proyek yang dilakukan oleh seseorang.</w:t>
      </w:r>
      <w:r w:rsidR="003B11B6">
        <w:t xml:space="preserve"> Grup proses dari manajemen proyek di bagi menjadi beberapa grup</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yaitu</w:t>
      </w:r>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r>
        <w:t>Perencanaan</w:t>
      </w:r>
    </w:p>
    <w:p w14:paraId="21B5A426" w14:textId="6C04DF7C" w:rsidR="003B11B6" w:rsidRDefault="003B11B6" w:rsidP="003B11B6">
      <w:pPr>
        <w:pStyle w:val="ListParagraph"/>
        <w:numPr>
          <w:ilvl w:val="0"/>
          <w:numId w:val="6"/>
        </w:numPr>
        <w:spacing w:line="360" w:lineRule="auto"/>
      </w:pPr>
      <w:r>
        <w:t>Eksekusi</w:t>
      </w:r>
    </w:p>
    <w:p w14:paraId="6EA526AF" w14:textId="2B9DF9D1" w:rsidR="003B11B6" w:rsidRDefault="003B11B6" w:rsidP="003B11B6">
      <w:pPr>
        <w:pStyle w:val="ListParagraph"/>
        <w:numPr>
          <w:ilvl w:val="0"/>
          <w:numId w:val="6"/>
        </w:numPr>
        <w:spacing w:line="360" w:lineRule="auto"/>
      </w:pPr>
      <w:r>
        <w:t>Pengendalian dan pengawasan</w:t>
      </w:r>
    </w:p>
    <w:p w14:paraId="2F7B109E" w14:textId="1B9179D7" w:rsidR="003B11B6" w:rsidRDefault="003B11B6" w:rsidP="003B11B6">
      <w:pPr>
        <w:pStyle w:val="ListParagraph"/>
        <w:numPr>
          <w:ilvl w:val="0"/>
          <w:numId w:val="6"/>
        </w:numPr>
        <w:spacing w:line="360" w:lineRule="auto"/>
      </w:pPr>
      <w:r>
        <w:t>Penutupan</w:t>
      </w:r>
    </w:p>
    <w:p w14:paraId="2FDB4E52" w14:textId="4D993C4D" w:rsidR="00F70915" w:rsidRPr="00A46F68" w:rsidRDefault="00F70915" w:rsidP="003B11B6">
      <w:pPr>
        <w:spacing w:line="360" w:lineRule="auto"/>
      </w:pPr>
      <w:r>
        <w:t xml:space="preserve">Perjalanan </w:t>
      </w:r>
      <w:r w:rsidR="00EA1F45">
        <w:t xml:space="preserve">dari suatu proyek ditentukan dari ukuran lingkup proyek yang sedang dikerjakan. Untuk proyek dengan siklus perjalanan yang Panjang, memiliki banyak </w:t>
      </w:r>
      <w:r w:rsidR="00EA1F45">
        <w:rPr>
          <w:i/>
          <w:iCs/>
        </w:rPr>
        <w:lastRenderedPageBreak/>
        <w:t>stakeholder</w:t>
      </w:r>
      <w:r w:rsidR="00A46F68">
        <w:t xml:space="preserve"> dan berpengaruh terhadap banyak orang dapat di sebut sebagai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Manajer proyek perlu memastikan setiap grup proses pada </w:t>
      </w:r>
      <w:r w:rsidR="006C616C">
        <w:t>manajemen proyek dapat terlaksana dengan baik dan mencapai kriteria penerimaan yang telah ditentukan.</w:t>
      </w:r>
    </w:p>
    <w:p w14:paraId="7C922FDE" w14:textId="36609303" w:rsidR="003B11B6" w:rsidRDefault="00E4371E" w:rsidP="003B11B6">
      <w:pPr>
        <w:spacing w:line="360" w:lineRule="auto"/>
      </w:pPr>
      <w:r>
        <w:t xml:space="preserve">Manajemen proyek juga memiliki beberapa area pengetahuan yang perlu untuk dilakukan pengelolaan sepanjang proyek. </w:t>
      </w:r>
      <w:r w:rsidR="00C572BD">
        <w:t>Setiap proyek pasti meliputi seluruh a</w:t>
      </w:r>
      <w:r>
        <w:t xml:space="preserve">rea pengetahuan dari proyek </w:t>
      </w:r>
      <w:r w:rsidR="00C572BD">
        <w:t xml:space="preserve">manajemen, tetapi </w:t>
      </w:r>
      <w:r w:rsidR="009334DE">
        <w:t>tidak semua area pengetahuan perlu di pertimbangkan ketika melakukan manajemen proyek</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pengetahuan dari proyek </w:t>
      </w:r>
      <w:r w:rsidR="00750180">
        <w:t>manajemen</w:t>
      </w:r>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meliputi:</w:t>
      </w:r>
    </w:p>
    <w:p w14:paraId="096B6C7B" w14:textId="6F081E5F" w:rsidR="00700F78" w:rsidRDefault="00700F78" w:rsidP="00700F78">
      <w:pPr>
        <w:pStyle w:val="ListParagraph"/>
        <w:numPr>
          <w:ilvl w:val="0"/>
          <w:numId w:val="8"/>
        </w:numPr>
        <w:spacing w:line="360" w:lineRule="auto"/>
      </w:pPr>
      <w:r>
        <w:t xml:space="preserve">Manajemen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r>
        <w:t xml:space="preserve">Manajemen </w:t>
      </w:r>
      <w:r w:rsidR="0091491B">
        <w:t>L</w:t>
      </w:r>
      <w:r>
        <w:t>ingkup</w:t>
      </w:r>
      <w:r w:rsidR="002B2945">
        <w:t>,</w:t>
      </w:r>
    </w:p>
    <w:p w14:paraId="2CC4C676" w14:textId="0BAE8157" w:rsidR="00700F78" w:rsidRDefault="00700F78" w:rsidP="00700F78">
      <w:pPr>
        <w:pStyle w:val="ListParagraph"/>
        <w:numPr>
          <w:ilvl w:val="0"/>
          <w:numId w:val="8"/>
        </w:numPr>
        <w:spacing w:line="360" w:lineRule="auto"/>
      </w:pPr>
      <w:r>
        <w:t xml:space="preserve">Manajemen </w:t>
      </w:r>
      <w:r w:rsidR="0091491B">
        <w:t>J</w:t>
      </w:r>
      <w:r>
        <w:t>adwal</w:t>
      </w:r>
      <w:r w:rsidR="002B2945">
        <w:t>,</w:t>
      </w:r>
    </w:p>
    <w:p w14:paraId="0A4FDD85" w14:textId="40A48B52" w:rsidR="00700F78" w:rsidRDefault="00700F78" w:rsidP="00700F78">
      <w:pPr>
        <w:pStyle w:val="ListParagraph"/>
        <w:numPr>
          <w:ilvl w:val="0"/>
          <w:numId w:val="8"/>
        </w:numPr>
        <w:spacing w:line="360" w:lineRule="auto"/>
      </w:pPr>
      <w:r>
        <w:t xml:space="preserve">Manajemen </w:t>
      </w:r>
      <w:r w:rsidR="0091491B">
        <w:t>B</w:t>
      </w:r>
      <w:r>
        <w:t>iaya</w:t>
      </w:r>
      <w:r w:rsidR="002B2945">
        <w:t>,</w:t>
      </w:r>
    </w:p>
    <w:p w14:paraId="1C64EEC6" w14:textId="0381A2C8" w:rsidR="00700F78" w:rsidRDefault="0091491B" w:rsidP="00700F78">
      <w:pPr>
        <w:pStyle w:val="ListParagraph"/>
        <w:numPr>
          <w:ilvl w:val="0"/>
          <w:numId w:val="8"/>
        </w:numPr>
        <w:spacing w:line="360" w:lineRule="auto"/>
      </w:pPr>
      <w:r>
        <w:t xml:space="preserve">Manajemen </w:t>
      </w:r>
      <w:r w:rsidR="001C7FC6">
        <w:t>Kualitas</w:t>
      </w:r>
      <w:r w:rsidR="002B2945">
        <w:t>,</w:t>
      </w:r>
    </w:p>
    <w:p w14:paraId="2D661FD0" w14:textId="1F4E8BE7" w:rsidR="005050DB" w:rsidRDefault="005050DB" w:rsidP="00700F78">
      <w:pPr>
        <w:pStyle w:val="ListParagraph"/>
        <w:numPr>
          <w:ilvl w:val="0"/>
          <w:numId w:val="8"/>
        </w:numPr>
        <w:spacing w:line="360" w:lineRule="auto"/>
      </w:pPr>
      <w:r>
        <w:t>Manajemen sumber daya</w:t>
      </w:r>
      <w:r w:rsidR="002B2945">
        <w:t>,</w:t>
      </w:r>
    </w:p>
    <w:p w14:paraId="161EEFF1" w14:textId="2359EE11" w:rsidR="001C7FC6" w:rsidRDefault="00365E56" w:rsidP="00700F78">
      <w:pPr>
        <w:pStyle w:val="ListParagraph"/>
        <w:numPr>
          <w:ilvl w:val="0"/>
          <w:numId w:val="8"/>
        </w:numPr>
        <w:spacing w:line="360" w:lineRule="auto"/>
      </w:pPr>
      <w:r>
        <w:t>Manajemen Komunikasi</w:t>
      </w:r>
      <w:r w:rsidR="002B2945">
        <w:t>,</w:t>
      </w:r>
    </w:p>
    <w:p w14:paraId="2BE00576" w14:textId="4C0ED126" w:rsidR="00365E56" w:rsidRDefault="00365E56" w:rsidP="00700F78">
      <w:pPr>
        <w:pStyle w:val="ListParagraph"/>
        <w:numPr>
          <w:ilvl w:val="0"/>
          <w:numId w:val="8"/>
        </w:numPr>
        <w:spacing w:line="360" w:lineRule="auto"/>
      </w:pPr>
      <w:r>
        <w:t>Manajemen Risiko</w:t>
      </w:r>
      <w:r w:rsidR="002B2945">
        <w:t>,</w:t>
      </w:r>
    </w:p>
    <w:p w14:paraId="5903943C" w14:textId="6F7A89E0" w:rsidR="00365E56" w:rsidRDefault="00365E56" w:rsidP="00700F78">
      <w:pPr>
        <w:pStyle w:val="ListParagraph"/>
        <w:numPr>
          <w:ilvl w:val="0"/>
          <w:numId w:val="8"/>
        </w:numPr>
        <w:spacing w:line="360" w:lineRule="auto"/>
      </w:pPr>
      <w:r>
        <w:t>Manajemen Pengadaan</w:t>
      </w:r>
      <w:r w:rsidR="002B2945">
        <w:t>,</w:t>
      </w:r>
    </w:p>
    <w:p w14:paraId="44323788" w14:textId="4B0845DE" w:rsidR="00365E56" w:rsidRPr="00E27009" w:rsidRDefault="00365E56" w:rsidP="00700F78">
      <w:pPr>
        <w:pStyle w:val="ListParagraph"/>
        <w:numPr>
          <w:ilvl w:val="0"/>
          <w:numId w:val="8"/>
        </w:numPr>
        <w:spacing w:line="360" w:lineRule="auto"/>
      </w:pPr>
      <w:r>
        <w:t xml:space="preserve">Manajemen </w:t>
      </w:r>
      <w:r>
        <w:rPr>
          <w:i/>
          <w:iCs/>
        </w:rPr>
        <w:t>stakeholder</w:t>
      </w:r>
      <w:r w:rsidR="002B2945">
        <w:rPr>
          <w:i/>
          <w:iCs/>
        </w:rPr>
        <w:t>.</w:t>
      </w:r>
    </w:p>
    <w:p w14:paraId="58CB98A3" w14:textId="68E1A33A" w:rsidR="00E27009" w:rsidRDefault="00E27009" w:rsidP="008C6DDA">
      <w:pPr>
        <w:pStyle w:val="Heading2"/>
        <w:spacing w:line="360" w:lineRule="auto"/>
      </w:pPr>
      <w:bookmarkStart w:id="699" w:name="_Toc120139638"/>
      <w:bookmarkStart w:id="700" w:name="_Toc124884110"/>
      <w:r>
        <w:t>Pendekatan Manajemen Proyek</w:t>
      </w:r>
      <w:bookmarkEnd w:id="699"/>
      <w:bookmarkEnd w:id="700"/>
    </w:p>
    <w:p w14:paraId="322C803A" w14:textId="4F3AADAD" w:rsidR="00E27009" w:rsidRDefault="008C6DDA" w:rsidP="008C6DDA">
      <w:pPr>
        <w:spacing w:line="360" w:lineRule="auto"/>
        <w:rPr>
          <w:i/>
          <w:iCs/>
        </w:rPr>
      </w:pPr>
      <w:r>
        <w:t>Manajemen proyek seiring waktu mengalami perubahan baik dari sisi aturan, proses, alat dan juga pendekatan.</w:t>
      </w:r>
      <w:r w:rsidR="00853C21">
        <w:t xml:space="preserve"> Manajemen proyek </w:t>
      </w:r>
      <w:r w:rsidR="005054D8">
        <w:t xml:space="preserve">secara umum memiliki dua pendekatan yang saat ini berjalan yaitu tradisional atau yang biasa di sebut dengan </w:t>
      </w:r>
      <w:r w:rsidR="005054D8">
        <w:rPr>
          <w:i/>
          <w:iCs/>
        </w:rPr>
        <w:t xml:space="preserve">waterfall </w:t>
      </w:r>
      <w:r w:rsidR="005054D8">
        <w:t xml:space="preserve">dan </w:t>
      </w:r>
      <w:r w:rsidR="00223673">
        <w:t xml:space="preserve">manajemen </w:t>
      </w:r>
      <w:r w:rsidR="00676649">
        <w:t xml:space="preserve">proyek </w:t>
      </w:r>
      <w:r w:rsidR="00223673">
        <w:t>yang</w:t>
      </w:r>
      <w:r w:rsidR="00676649">
        <w:t xml:space="preserve"> fleksibel atau biasa di sebut sebagai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D750942" w:rsidR="00BF08BA" w:rsidRPr="00E56AAA" w:rsidRDefault="00BF08BA" w:rsidP="008C6DDA">
      <w:pPr>
        <w:spacing w:line="360" w:lineRule="auto"/>
      </w:pPr>
      <w:r>
        <w:t>Pendekatan manajemen proyek yang fleksibel</w:t>
      </w:r>
      <w:r w:rsidR="00885C4E">
        <w:t xml:space="preserve">, memungkinkan adanya fleksibilitas pada grup proses perencanaan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Fleksibilitas yang di maksud tidak hanya terbatas pada </w:t>
      </w:r>
      <w:r w:rsidR="00E213F3">
        <w:t xml:space="preserve">kelonggaran pemilihan keputusan tetapi memungkinkan adanya perubahan yang bersifat mayor dari seluruh grup proses yang ada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dari adanya manajemen proyek yang fleksibel dapat </w:t>
      </w:r>
      <w:r w:rsidR="00AF4074">
        <w:lastRenderedPageBreak/>
        <w:t xml:space="preserve">dilihat pada </w:t>
      </w:r>
      <w:r w:rsidR="00AF4074">
        <w:fldChar w:fldCharType="begin"/>
      </w:r>
      <w:r w:rsidR="00AF4074">
        <w:instrText xml:space="preserve"> REF _Ref110274554 \h </w:instrText>
      </w:r>
      <w:r w:rsidR="00AF4074">
        <w:fldChar w:fldCharType="separate"/>
      </w:r>
      <w:r w:rsidR="00AF75ED">
        <w:t xml:space="preserve">Gambar </w:t>
      </w:r>
      <w:r w:rsidR="00AF75ED">
        <w:rPr>
          <w:noProof/>
        </w:rPr>
        <w:t>2</w:t>
      </w:r>
      <w:r w:rsidR="00AF75ED">
        <w:t>.</w:t>
      </w:r>
      <w:r w:rsidR="00AF75ED">
        <w:rPr>
          <w:noProof/>
        </w:rPr>
        <w:t>1</w:t>
      </w:r>
      <w:r w:rsidR="00AF4074">
        <w:fldChar w:fldCharType="end"/>
      </w:r>
      <w:r w:rsidR="00AF4074">
        <w:t xml:space="preserve">. </w:t>
      </w:r>
      <w:r w:rsidR="00065315">
        <w:t>Kompleksitas proyek akan mengurangi performa dari hasil akhir proyek</w:t>
      </w:r>
      <w:r w:rsidR="00662BA1">
        <w:t>, hal ini diakibatkan oleh adanya batasan-batasan yang tidak dapat dilalui pada model pendekatan manajemen proyek tradisional</w:t>
      </w:r>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Dengan adanya manajemen proyek yang bersifat fleksibel</w:t>
      </w:r>
      <w:r w:rsidR="00E56AAA">
        <w:t xml:space="preserve">, memungkinkan untuk melewati batasan-batasan yang sebelumnya terhambat pada model pendekatan tradisional, dengan memperhatikan beberapa aturan khusus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463F2BCA">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1476375"/>
                    </a:xfrm>
                    <a:prstGeom prst="rect">
                      <a:avLst/>
                    </a:prstGeom>
                  </pic:spPr>
                </pic:pic>
              </a:graphicData>
            </a:graphic>
          </wp:inline>
        </w:drawing>
      </w:r>
    </w:p>
    <w:p w14:paraId="72611DB0" w14:textId="5418801E" w:rsidR="00F72E00" w:rsidRDefault="00F72E00" w:rsidP="00827EC8">
      <w:pPr>
        <w:pStyle w:val="Caption"/>
      </w:pPr>
      <w:bookmarkStart w:id="701" w:name="_Ref110274554"/>
      <w:bookmarkStart w:id="702" w:name="_Toc124884150"/>
      <w:r>
        <w:t xml:space="preserve">Gambar </w:t>
      </w:r>
      <w:ins w:id="703"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04"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05" w:author="ilham.nur@office.ui.ac.id" w:date="2023-01-18T05:52:00Z">
        <w:r w:rsidR="00C53EB8">
          <w:rPr>
            <w:noProof/>
          </w:rPr>
          <w:t>1</w:t>
        </w:r>
        <w:r w:rsidR="00C53EB8">
          <w:fldChar w:fldCharType="end"/>
        </w:r>
      </w:ins>
      <w:del w:id="706"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1</w:delText>
        </w:r>
        <w:r w:rsidR="0030521D" w:rsidDel="00E614FF">
          <w:fldChar w:fldCharType="end"/>
        </w:r>
      </w:del>
      <w:bookmarkEnd w:id="701"/>
      <w:r>
        <w:t xml:space="preserve"> Hubungan kompleksitas proyek dengan bantuan fleksibilitas manajemen proyek dengan hasil akhir proyek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702"/>
      <w:r w:rsidRPr="00F72E00">
        <w:fldChar w:fldCharType="end"/>
      </w:r>
    </w:p>
    <w:p w14:paraId="21333E50" w14:textId="13032065" w:rsidR="0078375F" w:rsidRDefault="0078375F" w:rsidP="008C6DDA">
      <w:pPr>
        <w:spacing w:line="360" w:lineRule="auto"/>
      </w:pPr>
      <w:r>
        <w:rPr>
          <w:i/>
          <w:iCs/>
        </w:rPr>
        <w:t xml:space="preserve">Agile project management </w:t>
      </w:r>
      <w:r>
        <w:t xml:space="preserve"> memiliki beberapa fitur yang menjadi daya Tarik para praktisi proyek untuk memilih pendekatan ini di bandingkan pendekatan manajemen proyek tradisional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yaitu :</w:t>
      </w:r>
    </w:p>
    <w:p w14:paraId="6A829B46" w14:textId="4C52A203" w:rsidR="00827503" w:rsidRDefault="00F128A1" w:rsidP="00827503">
      <w:pPr>
        <w:pStyle w:val="ListParagraph"/>
        <w:numPr>
          <w:ilvl w:val="0"/>
          <w:numId w:val="13"/>
        </w:numPr>
        <w:spacing w:line="360" w:lineRule="auto"/>
      </w:pPr>
      <w:r>
        <w:t>Mengutamakan kepuasan pelanggan,</w:t>
      </w:r>
    </w:p>
    <w:p w14:paraId="3643B910" w14:textId="37C5E945" w:rsidR="00F128A1" w:rsidRDefault="00F128A1" w:rsidP="00827503">
      <w:pPr>
        <w:pStyle w:val="ListParagraph"/>
        <w:numPr>
          <w:ilvl w:val="0"/>
          <w:numId w:val="13"/>
        </w:numPr>
        <w:spacing w:line="360" w:lineRule="auto"/>
      </w:pPr>
      <w:r>
        <w:t>Menerima perubahan dalam proyek dengan mudah,</w:t>
      </w:r>
    </w:p>
    <w:p w14:paraId="204D8C2A" w14:textId="30DACC68" w:rsidR="00F128A1" w:rsidRDefault="00F128A1" w:rsidP="00827503">
      <w:pPr>
        <w:pStyle w:val="ListParagraph"/>
        <w:numPr>
          <w:ilvl w:val="0"/>
          <w:numId w:val="13"/>
        </w:numPr>
        <w:spacing w:line="360" w:lineRule="auto"/>
      </w:pPr>
      <w:r>
        <w:t>Keluaran dari proyek di tuntut untuk dapat diselesaikan di waktu yang singkat,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r>
        <w:t>Mempererat hubungan antara bagian bisnis dan bagian teknis.</w:t>
      </w:r>
    </w:p>
    <w:p w14:paraId="7CC4ACD8" w14:textId="406FAB3A" w:rsidR="00F128A1" w:rsidRPr="0006102D" w:rsidRDefault="00222DFC" w:rsidP="00F128A1">
      <w:pPr>
        <w:spacing w:line="360" w:lineRule="auto"/>
      </w:pPr>
      <w:r>
        <w:t xml:space="preserve">Transformasi digital merupakan salah satu pendorong penerapan pendekatan manajemen proyek </w:t>
      </w:r>
      <w:r>
        <w:rPr>
          <w:i/>
          <w:iCs/>
        </w:rPr>
        <w:t xml:space="preserve">agile </w:t>
      </w:r>
      <w:r>
        <w:t xml:space="preserve">saat ini </w:t>
      </w:r>
      <w:r w:rsidR="00952695">
        <w:t>banyak digunakan.</w:t>
      </w:r>
      <w:r w:rsidR="001B0511">
        <w:t xml:space="preserve"> Transisi penggunaan pendekatan manajemen proyek tradisional ke pendekatan manajemen proyek </w:t>
      </w:r>
      <w:r w:rsidR="001B0511">
        <w:rPr>
          <w:i/>
          <w:iCs/>
        </w:rPr>
        <w:t>agile</w:t>
      </w:r>
      <w:r w:rsidR="0006102D">
        <w:rPr>
          <w:i/>
          <w:iCs/>
        </w:rPr>
        <w:t xml:space="preserve">, </w:t>
      </w:r>
      <w:r w:rsidR="0006102D">
        <w:t>utamanya dapt dilihat pada akuntabilitas proyek, di mana sebelumnya akuntabilitas hanya terpusat kepada pemilik proyek dan manajer proyek</w:t>
      </w:r>
      <w:r w:rsidR="00903B46">
        <w:t xml:space="preserve">, berubah menjadi seluruh anggota yang ada di dalam tim proyek tersebut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707" w:name="_Toc120139639"/>
      <w:bookmarkStart w:id="708" w:name="_Toc124884111"/>
      <w:r>
        <w:lastRenderedPageBreak/>
        <w:t>Kriteria Kesuksesan Proyek</w:t>
      </w:r>
      <w:bookmarkEnd w:id="707"/>
      <w:bookmarkEnd w:id="708"/>
    </w:p>
    <w:p w14:paraId="267E9D31" w14:textId="51E0FEA6" w:rsidR="00CC770B" w:rsidRPr="00AC1B8B" w:rsidRDefault="002B2945" w:rsidP="00ED77C1">
      <w:pPr>
        <w:spacing w:line="360" w:lineRule="auto"/>
      </w:pPr>
      <w:r>
        <w:t xml:space="preserve">Proyek agar dapat dinyatakan </w:t>
      </w:r>
      <w:r w:rsidR="006C2033">
        <w:t xml:space="preserve">sebagai proyek yang sukses utamanya perlu untuk memenuhi kriteria penerimaan yang telah ditetapkan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Dalam manajemen proyek dikenal istilah </w:t>
      </w:r>
      <w:r w:rsidR="00AC1B8B" w:rsidRPr="4D43F631">
        <w:rPr>
          <w:i/>
          <w:iCs/>
        </w:rPr>
        <w:t xml:space="preserve">iron triangle. Iron triangle </w:t>
      </w:r>
      <w:r w:rsidR="007752E0">
        <w:t xml:space="preserve">adalah adalah </w:t>
      </w:r>
      <w:r w:rsidR="007752E0" w:rsidRPr="4D43F631">
        <w:rPr>
          <w:i/>
          <w:iCs/>
        </w:rPr>
        <w:t>metric</w:t>
      </w:r>
      <w:r w:rsidR="007752E0">
        <w:t xml:space="preserve"> yang digunakan untuk mengukur kesuksesan proyek yang terdiri dari waktu, lingkup, biaya, dan kualitas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merupakan estimasi yang dapat direncanakan dan divariasikan sementara quality merupakan </w:t>
      </w:r>
      <w:del w:id="709" w:author="ilham.nur@office.ui.ac.id" w:date="2023-01-17T21:44:00Z">
        <w:r w:rsidR="007752E0" w:rsidDel="00B51285">
          <w:delText>variabel</w:delText>
        </w:r>
      </w:del>
      <w:ins w:id="710" w:author="ilham.nur@office.ui.ac.id" w:date="2023-01-17T21:44:00Z">
        <w:r w:rsidR="00B51285">
          <w:pgNum/>
        </w:r>
        <w:r w:rsidR="00B51285">
          <w:t>erminol</w:t>
        </w:r>
      </w:ins>
      <w:r w:rsidR="007752E0">
        <w:t xml:space="preserve"> dependen terhadap 3 komponen estimasi</w:t>
      </w:r>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711" w:name="_Toc120139640"/>
      <w:bookmarkStart w:id="712" w:name="_Toc124884112"/>
      <w:r>
        <w:t>Sistem Informasi Manajemen Proyek</w:t>
      </w:r>
      <w:bookmarkEnd w:id="711"/>
      <w:bookmarkEnd w:id="712"/>
      <w:r w:rsidR="00DD216B">
        <w:t xml:space="preserve"> </w:t>
      </w:r>
    </w:p>
    <w:p w14:paraId="0544B4EF" w14:textId="1EE95EAC" w:rsidR="00794441" w:rsidRDefault="000B4A62" w:rsidP="00D02935">
      <w:pPr>
        <w:spacing w:line="360" w:lineRule="auto"/>
      </w:pPr>
      <w:r>
        <w:t xml:space="preserve">Dalam pelaksanaan sebuah proyek, </w:t>
      </w:r>
      <w:r w:rsidR="00E62EB5">
        <w:t xml:space="preserve">manajer proyek </w:t>
      </w:r>
      <w:r w:rsidR="005C000B">
        <w:t>menggunakan sebuah alat bantu untuk mempermudah proses manajemen proyek pada seluruh grup proses manajemen proyek yang di sebut dengan Sistem Informasi Manajemen Proyek (SIMP)</w:t>
      </w:r>
      <w:r w:rsidR="00C47A57">
        <w:t xml:space="preserve">. SIMP merupakan sebuah </w:t>
      </w:r>
      <w:r w:rsidR="000607C2" w:rsidRPr="000607C2">
        <w:t>Tools yang digunakan suatu organisasi, untuk menghasilkan, menyimpan, dan mengelola data Proyek dalam mengejar kinerja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secara umum memiliki beberapa fungsi utama yang dapat membantu manajer proyek</w:t>
      </w:r>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yaitu:</w:t>
      </w:r>
    </w:p>
    <w:p w14:paraId="3AF8B953" w14:textId="51406CAD" w:rsidR="00F41748" w:rsidRDefault="003B126B" w:rsidP="00F41748">
      <w:pPr>
        <w:pStyle w:val="ListParagraph"/>
        <w:numPr>
          <w:ilvl w:val="0"/>
          <w:numId w:val="7"/>
        </w:numPr>
        <w:spacing w:line="360" w:lineRule="auto"/>
      </w:pPr>
      <w:r>
        <w:t>Perangkat lunak pengolahan jadwal</w:t>
      </w:r>
    </w:p>
    <w:p w14:paraId="7549DB41" w14:textId="68606BE2" w:rsidR="003B126B" w:rsidRDefault="003B126B" w:rsidP="00F41748">
      <w:pPr>
        <w:pStyle w:val="ListParagraph"/>
        <w:numPr>
          <w:ilvl w:val="0"/>
          <w:numId w:val="7"/>
        </w:numPr>
        <w:spacing w:line="360" w:lineRule="auto"/>
      </w:pPr>
      <w:r>
        <w:t>Alat pengendali pengeluaran proyek</w:t>
      </w:r>
    </w:p>
    <w:p w14:paraId="66369CFB" w14:textId="1DE213AE" w:rsidR="003B126B" w:rsidRDefault="003B126B" w:rsidP="00F41748">
      <w:pPr>
        <w:pStyle w:val="ListParagraph"/>
        <w:numPr>
          <w:ilvl w:val="0"/>
          <w:numId w:val="7"/>
        </w:numPr>
        <w:spacing w:line="360" w:lineRule="auto"/>
      </w:pPr>
      <w:r>
        <w:t>Alat pengendali sumber daya proyek</w:t>
      </w:r>
    </w:p>
    <w:p w14:paraId="4625FF3B" w14:textId="1E8527D6" w:rsidR="003B126B" w:rsidRDefault="003B126B" w:rsidP="00F41748">
      <w:pPr>
        <w:pStyle w:val="ListParagraph"/>
        <w:numPr>
          <w:ilvl w:val="0"/>
          <w:numId w:val="7"/>
        </w:numPr>
        <w:spacing w:line="360" w:lineRule="auto"/>
      </w:pPr>
      <w:r>
        <w:t>Sistem informasi dokumentasi proyek</w:t>
      </w:r>
    </w:p>
    <w:p w14:paraId="55F71E43" w14:textId="67DC57EB" w:rsidR="00481107" w:rsidRDefault="00922A1D" w:rsidP="003B126B">
      <w:pPr>
        <w:spacing w:line="360" w:lineRule="auto"/>
      </w:pPr>
      <w:r>
        <w:t xml:space="preserve">Fungsi lain dari SIMP adalah sebagai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r w:rsidR="000A5985">
        <w:t>adalah p</w:t>
      </w:r>
      <w:r w:rsidR="0031736E" w:rsidRPr="0031736E">
        <w:t xml:space="preserve">raktik manajemen sumber daya manusia untuk mengevaluasi </w:t>
      </w:r>
      <w:r w:rsidR="002F50BB">
        <w:t>sumber daya</w:t>
      </w:r>
      <w:r w:rsidR="0031736E" w:rsidRPr="0031736E">
        <w:t xml:space="preserve"> sesuai kriteria yang dimasukan kedalam sistem</w:t>
      </w:r>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r>
        <w:t xml:space="preserve">dari sebuah proyek secara manual menggunakan beberapa cara seperti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Namun, Metode </w:t>
      </w:r>
      <w:r w:rsidR="00595BEE">
        <w:rPr>
          <w:i/>
          <w:iCs/>
        </w:rPr>
        <w:t>performance management</w:t>
      </w:r>
      <w:r w:rsidR="00595BEE">
        <w:t xml:space="preserve"> seperti ini memiliki kekurangan di mana, performa yang diukur tidak bersifat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r w:rsidR="00D2484F">
        <w:t>apabila</w:t>
      </w:r>
      <w:r>
        <w:t xml:space="preserve"> diintegrasikan dengan kecerdasan buatan memungkinkan adanya manajemen performa yang didasari oleh data yang ada pada SIMP.</w:t>
      </w:r>
      <w:r w:rsidR="00513670">
        <w:t xml:space="preserve"> </w:t>
      </w:r>
      <w:r w:rsidR="00CA3322">
        <w:t xml:space="preserve">SIMP digunakan sebagai </w:t>
      </w:r>
      <w:r w:rsidR="00CA3322">
        <w:rPr>
          <w:i/>
          <w:iCs/>
        </w:rPr>
        <w:t xml:space="preserve">performance management system, </w:t>
      </w:r>
      <w:r w:rsidR="00CA3322">
        <w:t xml:space="preserve">yang merupakan </w:t>
      </w:r>
      <w:r w:rsidR="008402A1">
        <w:t>s</w:t>
      </w:r>
      <w:r w:rsidR="008402A1" w:rsidRPr="008402A1">
        <w:t>istem kompleks yang digunakan untuk mengukur performa dari sumberdaya manusia baik kualitatif dan kuantitatif dan membantu untuk pengambilan keputusan terkait penggunaan sumber daya</w:t>
      </w:r>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57A01E58" w:rsidR="0027751B" w:rsidRDefault="000A17CB" w:rsidP="003B126B">
      <w:pPr>
        <w:spacing w:line="360" w:lineRule="auto"/>
      </w:pPr>
      <w:r>
        <w:t xml:space="preserve">Area pengetahuan manajemen proyek yang digunakan </w:t>
      </w:r>
      <w:r w:rsidR="00700A88">
        <w:t>untuk mengukur performa dari proyek</w:t>
      </w:r>
      <w:r w:rsidR="0044266C">
        <w:t xml:space="preserve"> seperti yang tercantum pada </w:t>
      </w:r>
      <w:r w:rsidR="00F24E68">
        <w:fldChar w:fldCharType="begin"/>
      </w:r>
      <w:r w:rsidR="00F24E68">
        <w:instrText xml:space="preserve"> REF _Ref110108036 \h </w:instrText>
      </w:r>
      <w:r w:rsidR="00F24E68">
        <w:fldChar w:fldCharType="separate"/>
      </w:r>
      <w:r w:rsidR="00AF75ED">
        <w:t xml:space="preserve">Tabel </w:t>
      </w:r>
      <w:r w:rsidR="00AF75ED">
        <w:rPr>
          <w:noProof/>
        </w:rPr>
        <w:t>2</w:t>
      </w:r>
      <w:r w:rsidR="00AF75ED">
        <w:t>.</w:t>
      </w:r>
      <w:r w:rsidR="00AF75ED">
        <w:rPr>
          <w:noProof/>
        </w:rPr>
        <w:t>1</w:t>
      </w:r>
      <w:r w:rsidR="00F24E68">
        <w:fldChar w:fldCharType="end"/>
      </w:r>
      <w:r w:rsidR="0044266C">
        <w:t>.</w:t>
      </w:r>
    </w:p>
    <w:p w14:paraId="382AF04E" w14:textId="284F952F" w:rsidR="00F64964" w:rsidRDefault="00F64964" w:rsidP="00827EC8">
      <w:pPr>
        <w:pStyle w:val="Caption"/>
      </w:pPr>
      <w:bookmarkStart w:id="713" w:name="_Ref110108036"/>
      <w:bookmarkStart w:id="714" w:name="_Toc124884165"/>
      <w:r>
        <w:t xml:space="preserve">Tabel </w:t>
      </w:r>
      <w:fldSimple w:instr=" STYLEREF 1 \s ">
        <w:r w:rsidR="00AF75ED">
          <w:rPr>
            <w:noProof/>
          </w:rPr>
          <w:t>2</w:t>
        </w:r>
      </w:fldSimple>
      <w:r w:rsidR="00A72F57">
        <w:t>.</w:t>
      </w:r>
      <w:fldSimple w:instr=" SEQ Tabel \* ARABIC \s 1 ">
        <w:r w:rsidR="00AF75ED">
          <w:rPr>
            <w:noProof/>
          </w:rPr>
          <w:t>1</w:t>
        </w:r>
      </w:fldSimple>
      <w:bookmarkEnd w:id="713"/>
      <w:r>
        <w:t xml:space="preserve"> Kategori area manajemen proyek yang dijadikan tolok ukur untuk pengukuran performa proyek</w:t>
      </w:r>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714"/>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r w:rsidRPr="00887B64">
              <w:rPr>
                <w:b/>
                <w:bCs/>
              </w:rPr>
              <w:t>Kategori</w:t>
            </w:r>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r>
              <w:t>Biaya</w:t>
            </w:r>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r>
              <w:t>Kualitas</w:t>
            </w:r>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r>
              <w:t>Kepuasan pelanggan</w:t>
            </w:r>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r>
              <w:t>Stuktur organisasi</w:t>
            </w:r>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r>
              <w:t xml:space="preserve">Pegawai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r>
              <w:t>Efisiensi</w:t>
            </w:r>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r>
              <w:t>Lingkup</w:t>
            </w:r>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r>
              <w:t>Komunikasi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r>
              <w:t>Perubahan proyek</w:t>
            </w:r>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Usaha yang dikeluarkan</w:t>
            </w:r>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r>
              <w:t>Keuntungan</w:t>
            </w:r>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r>
              <w:t>Aspek pengadaan</w:t>
            </w:r>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r>
              <w:t>Risiko</w:t>
            </w:r>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r>
              <w:t>Keselamatan, Kesehatan, kerja</w:t>
            </w:r>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r>
              <w:t>Konflik</w:t>
            </w:r>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r>
              <w:t>Lingkungan proyek</w:t>
            </w:r>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r>
              <w:t>Kepentingan</w:t>
            </w:r>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r>
              <w:t>Komitmen</w:t>
            </w:r>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Tingkat kesuksesan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r>
              <w:t>Relevansi</w:t>
            </w:r>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r>
              <w:t>Persebaran</w:t>
            </w:r>
          </w:p>
        </w:tc>
      </w:tr>
    </w:tbl>
    <w:p w14:paraId="145AC007" w14:textId="77777777" w:rsidR="0075693F" w:rsidRDefault="0075693F" w:rsidP="003B126B">
      <w:pPr>
        <w:spacing w:line="360" w:lineRule="auto"/>
      </w:pPr>
    </w:p>
    <w:p w14:paraId="392EDFEF" w14:textId="4E635128"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r w:rsidR="00AF75ED">
        <w:t xml:space="preserve">Tabel </w:t>
      </w:r>
      <w:r w:rsidR="00AF75ED">
        <w:rPr>
          <w:noProof/>
        </w:rPr>
        <w:t>2</w:t>
      </w:r>
      <w:r w:rsidR="00AF75ED">
        <w:t>.</w:t>
      </w:r>
      <w:r w:rsidR="00AF75ED">
        <w:rPr>
          <w:noProof/>
        </w:rPr>
        <w:t>1</w:t>
      </w:r>
      <w:r>
        <w:fldChar w:fldCharType="end"/>
      </w:r>
      <w:r>
        <w:t xml:space="preserve"> dapat di lihat bahwa Waktu, Biaya, dan Kualitas merupakan kategori area manajemen proyek</w:t>
      </w:r>
      <w:r w:rsidR="00814B17">
        <w:t xml:space="preserve"> teratas. Hal ini sesuai dengan pendapat dari Ashkezari et al., 2022 di mana Waktu, Biaya, dan Kualitas yang merupakan bagian dari </w:t>
      </w:r>
      <w:r w:rsidR="00814B17">
        <w:rPr>
          <w:i/>
          <w:iCs/>
        </w:rPr>
        <w:t>iron triangle</w:t>
      </w:r>
      <w:r w:rsidR="00814B17">
        <w:t>, merupakan metric yang dapat digunakan untuk menentukan kesuksesan proyek.</w:t>
      </w:r>
    </w:p>
    <w:p w14:paraId="0D6C3CEB" w14:textId="7C7E6FD9" w:rsidR="000A559D" w:rsidRDefault="00D5289B" w:rsidP="000A1073">
      <w:pPr>
        <w:spacing w:line="360" w:lineRule="auto"/>
      </w:pPr>
      <w:r>
        <w:t xml:space="preserve">Sedangkan </w:t>
      </w:r>
      <w:r w:rsidR="00E7180F">
        <w:rPr>
          <w:i/>
          <w:iCs/>
        </w:rPr>
        <w:t xml:space="preserve">project portfolio management </w:t>
      </w:r>
      <w:r w:rsidR="00E7180F">
        <w:t>adalah</w:t>
      </w:r>
      <w:r w:rsidR="00886F12">
        <w:t xml:space="preserve"> s</w:t>
      </w:r>
      <w:r w:rsidR="00886F12" w:rsidRPr="00886F12">
        <w:t xml:space="preserve">ekumpulan </w:t>
      </w:r>
      <w:r w:rsidR="00886F12">
        <w:t xml:space="preserve">proyek </w:t>
      </w:r>
      <w:r w:rsidR="00886F12" w:rsidRPr="00886F12">
        <w:t xml:space="preserve">yang saling berkaitan dan diselesaikan oleh sumber daya yang sama. </w:t>
      </w:r>
      <w:r w:rsidR="00886F12" w:rsidRPr="00886F12">
        <w:rPr>
          <w:i/>
          <w:iCs/>
        </w:rPr>
        <w:t xml:space="preserve">Project </w:t>
      </w:r>
      <w:del w:id="715" w:author="ilham.nur@office.ui.ac.id" w:date="2023-01-17T21:44:00Z">
        <w:r w:rsidR="00886F12" w:rsidRPr="00886F12" w:rsidDel="00B51285">
          <w:rPr>
            <w:i/>
            <w:iCs/>
          </w:rPr>
          <w:delText>portofolio</w:delText>
        </w:r>
      </w:del>
      <w:ins w:id="716" w:author="ilham.nur@office.ui.ac.id" w:date="2023-01-17T21:44:00Z">
        <w:r w:rsidR="00B51285">
          <w:rPr>
            <w:i/>
            <w:iCs/>
          </w:rPr>
          <w:pgNum/>
        </w:r>
        <w:r w:rsidR="00B51285">
          <w:rPr>
            <w:i/>
            <w:iCs/>
          </w:rPr>
          <w:t>erminolo</w:t>
        </w:r>
      </w:ins>
      <w:r w:rsidR="00886F12" w:rsidRPr="00886F12">
        <w:rPr>
          <w:i/>
          <w:iCs/>
        </w:rPr>
        <w:t xml:space="preserve"> management</w:t>
      </w:r>
      <w:r w:rsidR="00886F12" w:rsidRPr="00886F12">
        <w:t xml:space="preserve"> menetukan </w:t>
      </w:r>
      <w:r w:rsidR="00886F12">
        <w:t xml:space="preserve">proyek </w:t>
      </w:r>
      <w:r w:rsidR="00886F12" w:rsidRPr="00886F12">
        <w:t xml:space="preserve">mana yang di eksekusi dan menentukan prioritas antara project, dan mentukan alokasi </w:t>
      </w:r>
      <w:r w:rsidR="00886F12">
        <w:t xml:space="preserve">sumber daya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SIMP mulai dikembangkan</w:t>
      </w:r>
      <w:r w:rsidR="00D91652">
        <w:t xml:space="preserve"> dan diintegrasikan dengan sistem tambahan</w:t>
      </w:r>
      <w:r>
        <w:t xml:space="preserve"> untuk dapat </w:t>
      </w:r>
      <w:r w:rsidR="00D91652">
        <w:t xml:space="preserve">menerima inputan data yang bersifat </w:t>
      </w:r>
      <w:r w:rsidR="00D91652">
        <w:rPr>
          <w:i/>
          <w:iCs/>
        </w:rPr>
        <w:t>realtime</w:t>
      </w:r>
      <w:r w:rsidR="00D91652">
        <w:t xml:space="preserve"> sehingga dapat menghasilkan olahan data proyek yang dapat menjadi pengetahuan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717" w:name="_Toc120139641"/>
      <w:bookmarkStart w:id="718" w:name="_Toc124884113"/>
      <w:r>
        <w:t>Pengolahan Jadwal</w:t>
      </w:r>
      <w:bookmarkEnd w:id="717"/>
      <w:bookmarkEnd w:id="718"/>
    </w:p>
    <w:p w14:paraId="4C58CCB6" w14:textId="210CCB5E" w:rsidR="000A499B" w:rsidRDefault="000A499B" w:rsidP="000A499B">
      <w:pPr>
        <w:spacing w:line="360" w:lineRule="auto"/>
        <w:ind w:left="709"/>
      </w:pPr>
      <w:r>
        <w:t xml:space="preserve">Pengolahan jadwal dan penjadwalan pekerjaan merupakan tahapan yang kritis dalam melakukan perencanaan proyek. Penjadwalan pekerjaan merupakan </w:t>
      </w:r>
      <w:r w:rsidRPr="00FE33C3">
        <w:t>Tahapan dalam sebuah proyek untuk menentukan list pekerjaan yang akan dilakukan dan kapan akan melakukan pekerjaan tersebut</w:t>
      </w:r>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r>
        <w:t>Penjadwalan pekerjaan</w:t>
      </w:r>
      <w:r w:rsidRPr="00FE33C3">
        <w:t xml:space="preserve"> merupaka</w:t>
      </w:r>
      <w:r>
        <w:t>n</w:t>
      </w:r>
      <w:r w:rsidRPr="00FE33C3">
        <w:t xml:space="preserve"> proses yang kompleks dan memakan waktu yang cukup </w:t>
      </w:r>
      <w:del w:id="719" w:author="ilham.nur@office.ui.ac.id" w:date="2023-01-17T21:44:00Z">
        <w:r w:rsidRPr="00FE33C3" w:rsidDel="00B51285">
          <w:delText>panjang</w:delText>
        </w:r>
      </w:del>
      <w:ins w:id="720" w:author="ilham.nur@office.ui.ac.id" w:date="2023-01-17T21:44:00Z">
        <w:r w:rsidR="00B51285">
          <w:pgNum/>
        </w:r>
        <w:r w:rsidR="00B51285">
          <w:t>ermino</w:t>
        </w:r>
      </w:ins>
      <w:r w:rsidRPr="00FE33C3">
        <w:t xml:space="preserve">, sehingga mulai banyak penelitian yang dilakukan untuk mempersingkat waktu </w:t>
      </w:r>
      <w:r>
        <w:t xml:space="preserve">penjadwalan pekerjaan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menyebutkan dalam penelitianya bahwa pengolahan jadwal yang ada saat ini hampir seluruhnya bias dengan kondisi nyata suatu proyek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poin yang menyebabkan estimasi proyek bergeser dari kondisi nyata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yaitu:</w:t>
      </w:r>
    </w:p>
    <w:p w14:paraId="246A9862" w14:textId="77777777" w:rsidR="000A499B" w:rsidRDefault="000A499B" w:rsidP="0082523B">
      <w:pPr>
        <w:pStyle w:val="ListParagraph"/>
        <w:numPr>
          <w:ilvl w:val="0"/>
          <w:numId w:val="10"/>
        </w:numPr>
        <w:spacing w:line="360" w:lineRule="auto"/>
        <w:ind w:left="1134"/>
      </w:pPr>
      <w:r>
        <w:t>Bias dari penghematan waktu,</w:t>
      </w:r>
    </w:p>
    <w:p w14:paraId="28649AC8" w14:textId="77777777" w:rsidR="000A499B" w:rsidRDefault="000A499B" w:rsidP="0082523B">
      <w:pPr>
        <w:pStyle w:val="ListParagraph"/>
        <w:numPr>
          <w:ilvl w:val="0"/>
          <w:numId w:val="10"/>
        </w:numPr>
        <w:spacing w:line="360" w:lineRule="auto"/>
        <w:ind w:left="1134"/>
      </w:pPr>
      <w:r>
        <w:t>Ketersediaan dan relevansi informasi,</w:t>
      </w:r>
    </w:p>
    <w:p w14:paraId="1779D482" w14:textId="3AE3F3D0" w:rsidR="000A499B" w:rsidRDefault="000A499B" w:rsidP="0082523B">
      <w:pPr>
        <w:pStyle w:val="ListParagraph"/>
        <w:numPr>
          <w:ilvl w:val="0"/>
          <w:numId w:val="10"/>
        </w:numPr>
        <w:spacing w:line="360" w:lineRule="auto"/>
        <w:ind w:left="1134"/>
      </w:pPr>
      <w:r>
        <w:t>Kerangka metode.</w:t>
      </w:r>
    </w:p>
    <w:p w14:paraId="1D62DEFC" w14:textId="1587B81B" w:rsidR="002505C1" w:rsidRDefault="00F41B1F" w:rsidP="00F41B1F">
      <w:pPr>
        <w:pStyle w:val="Heading3"/>
        <w:spacing w:line="360" w:lineRule="auto"/>
      </w:pPr>
      <w:bookmarkStart w:id="721" w:name="_Toc120139642"/>
      <w:bookmarkStart w:id="722" w:name="_Toc124884114"/>
      <w:r>
        <w:lastRenderedPageBreak/>
        <w:t>Pengendali Pengeluaran Proyek</w:t>
      </w:r>
      <w:bookmarkEnd w:id="721"/>
      <w:bookmarkEnd w:id="722"/>
    </w:p>
    <w:p w14:paraId="21D0CA99" w14:textId="1E12CD58" w:rsidR="00040582" w:rsidRDefault="00040582" w:rsidP="00F41B1F">
      <w:pPr>
        <w:spacing w:line="360" w:lineRule="auto"/>
        <w:ind w:left="720"/>
      </w:pPr>
      <w:r>
        <w:t xml:space="preserve">SIMP digunakan oleh manajer proyek untuk melakukan pencatatan terhadap </w:t>
      </w:r>
      <w:r w:rsidR="00F332BF">
        <w:t xml:space="preserve">biaya yang dimiliki oleh proyek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Biaya proyek</w:t>
      </w:r>
      <w:r w:rsidR="00146E9D">
        <w:t xml:space="preserve"> yang terdaftar apda SIMP,</w:t>
      </w:r>
      <w:r w:rsidR="00A919B3">
        <w:t xml:space="preserve"> kemudian dilakukan pembaruan secara berkala seiring dengan berjalanya proyek</w:t>
      </w:r>
      <w:r w:rsidR="00146E9D">
        <w:t xml:space="preserve"> untuk mengetahui keadaan dari proyek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r w:rsidR="00A919B3">
        <w:t xml:space="preserve">diharapkan dapat digunakan </w:t>
      </w:r>
      <w:r>
        <w:t>sebagai pengendali pengeluaran proyek</w:t>
      </w:r>
      <w:r w:rsidR="00A919B3">
        <w:t xml:space="preserve"> yang baik </w:t>
      </w:r>
      <w:r w:rsidR="00BB2575">
        <w:t>apabila</w:t>
      </w:r>
      <w:r>
        <w:t xml:space="preserve"> </w:t>
      </w:r>
      <w:r w:rsidR="00A919B3">
        <w:t xml:space="preserve">dapat </w:t>
      </w:r>
      <w:r>
        <w:t xml:space="preserve">memberi tahu secara dini, Ketika muncul risiko biaya yang tidak sesuai dengan rencana di awal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723" w:name="_Toc120139643"/>
      <w:bookmarkStart w:id="724" w:name="_Toc124884115"/>
      <w:r>
        <w:t>Sistem Pengendali Sumber Daya Proyek</w:t>
      </w:r>
      <w:bookmarkEnd w:id="723"/>
      <w:bookmarkEnd w:id="724"/>
    </w:p>
    <w:p w14:paraId="36E19D74" w14:textId="735A3988" w:rsidR="00662118" w:rsidRDefault="00543F1D" w:rsidP="00433FE2">
      <w:pPr>
        <w:spacing w:line="360" w:lineRule="auto"/>
        <w:ind w:left="720"/>
      </w:pPr>
      <w:r>
        <w:t>Manajemen dari be</w:t>
      </w:r>
      <w:r w:rsidR="00552697">
        <w:t xml:space="preserve">berapa proyek yang berjalan bersamaan akan mempersulit </w:t>
      </w:r>
      <w:r w:rsidR="00433FE2">
        <w:t xml:space="preserve">pekerjaan yang akan dilakukan, terlebih jika sumber daya yang digunakan adalah sumber daya yang sama. Permasalahan seperti ini umum disebut sebagai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r w:rsidR="009E5673">
        <w:t xml:space="preserve">Masalah utama yang ingin dipecahkan dari permasalahan RCMPSP adalah </w:t>
      </w:r>
      <w:r w:rsidR="00805FB8">
        <w:t>bagaimana cara untu menemukan penjadwalan  aktifitas dari berbagai proyek untuk dengan sumber daya yang terbatas</w:t>
      </w:r>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r>
        <w:t xml:space="preserve">Permasalahan RCMPSP merupakan permasalahan yang </w:t>
      </w:r>
      <w:r w:rsidR="00DC0F4D">
        <w:t xml:space="preserve">berhubungan dengan ketidakjelasan waktu penyelesaian proyek. </w:t>
      </w:r>
      <w:r w:rsidR="00B70561">
        <w:t xml:space="preserve">Ketidakjelasan pada </w:t>
      </w:r>
      <w:r w:rsidR="00CE373A">
        <w:t xml:space="preserve">parameter waktu yang membuat RCMPSP termasuk kedalam permasalahan stokastik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r w:rsidR="007749AB">
        <w:t xml:space="preserve">Satic et al., 2022 mengembangan penelitian sebelumnya yang dilakukan untuk memecahkan permasalahan penjadwalan dengan </w:t>
      </w:r>
      <w:r w:rsidR="00ED1866">
        <w:t xml:space="preserve">menambahkan keterangan waktu lebih awal, normal, dan terlambat untuk setiap pekerjaan yang dilakukan untuk mempertajam prediksi dari probabilitas yang ada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r w:rsidR="007A55FE">
        <w:t xml:space="preserve">saat ini digunakan untuk menyelesaikan permasalahan RCMPSP dengan melakukan perencanaan </w:t>
      </w:r>
      <w:r w:rsidR="007C3C0E">
        <w:t>di</w:t>
      </w:r>
      <w:r w:rsidR="004379C6">
        <w:t xml:space="preserve"> </w:t>
      </w:r>
      <w:r w:rsidR="007C3C0E">
        <w:t>depan</w:t>
      </w:r>
      <w:r w:rsidR="004379C6">
        <w:t xml:space="preserve">, dengan menghubungkan pekerjaan dari suatu proyek dengan sumber daya manusia yang akan mengerjakan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diharapkan dapat menghasilkan rekomendasi dari kapabilitas sumber daya yang ada sehingga dapat mempermudah proses </w:t>
      </w:r>
      <w:r w:rsidR="00A25033">
        <w:t xml:space="preserve">pengendalian sumber daya dari suatu proyek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725" w:name="_Toc120139644"/>
      <w:bookmarkStart w:id="726" w:name="_Toc124884116"/>
      <w:r>
        <w:t xml:space="preserve">Sistem </w:t>
      </w:r>
      <w:r w:rsidR="00D12FC4">
        <w:t>K</w:t>
      </w:r>
      <w:r>
        <w:t xml:space="preserve">ontrol </w:t>
      </w:r>
      <w:r w:rsidR="00D12FC4">
        <w:t>D</w:t>
      </w:r>
      <w:r>
        <w:t xml:space="preserve">okumen </w:t>
      </w:r>
      <w:r w:rsidR="00D12FC4">
        <w:t>P</w:t>
      </w:r>
      <w:r>
        <w:t>royek</w:t>
      </w:r>
      <w:bookmarkEnd w:id="725"/>
      <w:bookmarkEnd w:id="726"/>
    </w:p>
    <w:p w14:paraId="1C5ACC35" w14:textId="3F29468D" w:rsidR="00467D97" w:rsidRDefault="00CD41C3" w:rsidP="00D81740">
      <w:pPr>
        <w:spacing w:line="360" w:lineRule="auto"/>
        <w:ind w:left="720"/>
      </w:pPr>
      <w:r>
        <w:t>Penyimpanan dokumen proyek merupakan hal yang penting</w:t>
      </w:r>
      <w:r w:rsidR="00D81740">
        <w:t xml:space="preserve">, dikarenakan grup proses perencanaan, eksekusi, pengendalian dan pemantauan dan juga penutupan proyek mengacu pada dokument tertentu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digunakan untuk mengumpulkan dokumen yang sudah ada dan dikelompokan kedalam grup proses yang sudah ada, agar mempermudah apabila diperlukan adanya </w:t>
      </w:r>
      <w:r w:rsidR="00401D9F">
        <w:t xml:space="preserve">referensi dokumen terhadap grup proses tertentu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6DB0818B" w:rsidR="00823B22" w:rsidRDefault="00823B22" w:rsidP="00823B22">
      <w:pPr>
        <w:spacing w:line="360" w:lineRule="auto"/>
      </w:pPr>
      <w:r>
        <w:t xml:space="preserve">Adapun </w:t>
      </w:r>
      <w:r w:rsidR="00DF058D">
        <w:t xml:space="preserve">pada kondisi saat ini SIMP yang tersedia secara komersil untuk dapat digunakan dalam kebutuhan sehari-hari dapat dilihat pada </w:t>
      </w:r>
      <w:r w:rsidR="00E73855">
        <w:fldChar w:fldCharType="begin"/>
      </w:r>
      <w:r w:rsidR="00E73855">
        <w:instrText xml:space="preserve"> REF _Ref114057743 \h </w:instrText>
      </w:r>
      <w:r w:rsidR="00E73855">
        <w:fldChar w:fldCharType="separate"/>
      </w:r>
      <w:r w:rsidR="00AF75ED">
        <w:t xml:space="preserve">Tabel </w:t>
      </w:r>
      <w:r w:rsidR="00AF75ED">
        <w:rPr>
          <w:noProof/>
        </w:rPr>
        <w:t>2</w:t>
      </w:r>
      <w:r w:rsidR="00AF75ED">
        <w:t>.</w:t>
      </w:r>
      <w:r w:rsidR="00AF75ED">
        <w:rPr>
          <w:noProof/>
        </w:rPr>
        <w:t>2</w:t>
      </w:r>
      <w:r w:rsidR="00E73855">
        <w:fldChar w:fldCharType="end"/>
      </w:r>
      <w:r w:rsidR="00E73855">
        <w:t>.</w:t>
      </w:r>
    </w:p>
    <w:p w14:paraId="14B13B2E" w14:textId="4CC8407C" w:rsidR="003945E1" w:rsidRDefault="003945E1" w:rsidP="00827EC8">
      <w:pPr>
        <w:pStyle w:val="Caption"/>
      </w:pPr>
      <w:bookmarkStart w:id="727" w:name="_Ref114057743"/>
      <w:bookmarkStart w:id="728" w:name="_Toc124884166"/>
      <w:r>
        <w:t xml:space="preserve">Tabel </w:t>
      </w:r>
      <w:fldSimple w:instr=" STYLEREF 1 \s ">
        <w:r w:rsidR="00AF75ED">
          <w:rPr>
            <w:noProof/>
          </w:rPr>
          <w:t>2</w:t>
        </w:r>
      </w:fldSimple>
      <w:r w:rsidR="00A72F57">
        <w:t>.</w:t>
      </w:r>
      <w:fldSimple w:instr=" SEQ Tabel \* ARABIC \s 1 ">
        <w:r w:rsidR="00AF75ED">
          <w:rPr>
            <w:noProof/>
          </w:rPr>
          <w:t>2</w:t>
        </w:r>
      </w:fldSimple>
      <w:bookmarkEnd w:id="727"/>
      <w:r>
        <w:t xml:space="preserve"> Perbandingan SIMP Komersial berdasarkan kelebihan dan kekurangan</w:t>
      </w:r>
      <w:r w:rsidR="005A0BC0" w:rsidRPr="005A0BC0">
        <w:t xml:space="preserve"> </w:t>
      </w:r>
      <w:r w:rsidR="005A0BC0" w:rsidRPr="005A0BC0">
        <w:fldChar w:fldCharType="begin" w:fldLock="1"/>
      </w:r>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728"/>
      <w:r w:rsidR="005A0BC0" w:rsidRPr="005A0BC0">
        <w:fldChar w:fldCharType="end"/>
      </w:r>
    </w:p>
    <w:tbl>
      <w:tblPr>
        <w:tblStyle w:val="TableGrid"/>
        <w:tblW w:w="0" w:type="auto"/>
        <w:tblLook w:val="04A0" w:firstRow="1" w:lastRow="0" w:firstColumn="1" w:lastColumn="0" w:noHBand="0" w:noVBand="1"/>
      </w:tblPr>
      <w:tblGrid>
        <w:gridCol w:w="2831"/>
        <w:gridCol w:w="2831"/>
        <w:gridCol w:w="2832"/>
      </w:tblGrid>
      <w:tr w:rsidR="009A23F0" w14:paraId="271C1974" w14:textId="77777777" w:rsidTr="00AE58C4">
        <w:trPr>
          <w:tblHeader/>
        </w:trPr>
        <w:tc>
          <w:tcPr>
            <w:tcW w:w="2831" w:type="dxa"/>
          </w:tcPr>
          <w:p w14:paraId="68F0E569" w14:textId="5B64C9AA" w:rsidR="009A23F0" w:rsidRPr="00AE58C4" w:rsidRDefault="003945E1" w:rsidP="00823B22">
            <w:pPr>
              <w:spacing w:line="360" w:lineRule="auto"/>
              <w:rPr>
                <w:b/>
                <w:bCs/>
              </w:rPr>
            </w:pPr>
            <w:r w:rsidRPr="00AE58C4">
              <w:rPr>
                <w:b/>
                <w:bCs/>
              </w:rPr>
              <w:t>Nama SIMP</w:t>
            </w:r>
          </w:p>
        </w:tc>
        <w:tc>
          <w:tcPr>
            <w:tcW w:w="2831" w:type="dxa"/>
          </w:tcPr>
          <w:p w14:paraId="7C9DCAA7" w14:textId="67066347" w:rsidR="009A23F0" w:rsidRPr="00AE58C4" w:rsidRDefault="003945E1" w:rsidP="00823B22">
            <w:pPr>
              <w:spacing w:line="360" w:lineRule="auto"/>
              <w:rPr>
                <w:b/>
                <w:bCs/>
                <w:i/>
                <w:iCs/>
              </w:rPr>
            </w:pPr>
            <w:r w:rsidRPr="00AE58C4">
              <w:rPr>
                <w:b/>
                <w:bCs/>
                <w:i/>
                <w:iCs/>
              </w:rPr>
              <w:t>Core Strength</w:t>
            </w:r>
          </w:p>
        </w:tc>
        <w:tc>
          <w:tcPr>
            <w:tcW w:w="2832" w:type="dxa"/>
          </w:tcPr>
          <w:p w14:paraId="4C745CE2" w14:textId="5D1B2530" w:rsidR="009A23F0" w:rsidRPr="00AE58C4" w:rsidRDefault="003945E1" w:rsidP="00823B22">
            <w:pPr>
              <w:spacing w:line="360" w:lineRule="auto"/>
              <w:rPr>
                <w:b/>
                <w:bCs/>
              </w:rPr>
            </w:pPr>
            <w:r w:rsidRPr="00AE58C4">
              <w:rPr>
                <w:b/>
                <w:bCs/>
              </w:rPr>
              <w:t>Kelemahan</w:t>
            </w:r>
          </w:p>
        </w:tc>
      </w:tr>
      <w:tr w:rsidR="009A23F0" w14:paraId="4F70B5AA" w14:textId="77777777" w:rsidTr="00AE58C4">
        <w:tc>
          <w:tcPr>
            <w:tcW w:w="2831" w:type="dxa"/>
          </w:tcPr>
          <w:p w14:paraId="7C093853" w14:textId="7D730558" w:rsidR="009A23F0" w:rsidRDefault="003945E1" w:rsidP="00823B22">
            <w:pPr>
              <w:spacing w:line="360" w:lineRule="auto"/>
            </w:pPr>
            <w:r>
              <w:t>Microsoft Project</w:t>
            </w:r>
          </w:p>
        </w:tc>
        <w:tc>
          <w:tcPr>
            <w:tcW w:w="2831" w:type="dxa"/>
          </w:tcPr>
          <w:p w14:paraId="3E21FEB2" w14:textId="3970E438" w:rsidR="009A23F0" w:rsidRDefault="003945E1" w:rsidP="003945E1">
            <w:pPr>
              <w:pStyle w:val="ListParagraph"/>
              <w:numPr>
                <w:ilvl w:val="0"/>
                <w:numId w:val="25"/>
              </w:numPr>
              <w:spacing w:line="360" w:lineRule="auto"/>
            </w:pPr>
            <w:r>
              <w:t>Penjadwalan</w:t>
            </w:r>
          </w:p>
          <w:p w14:paraId="244552B8" w14:textId="2AAFFA8D" w:rsidR="003945E1" w:rsidRDefault="003945E1" w:rsidP="003945E1">
            <w:pPr>
              <w:pStyle w:val="ListParagraph"/>
              <w:numPr>
                <w:ilvl w:val="0"/>
                <w:numId w:val="25"/>
              </w:numPr>
              <w:spacing w:line="360" w:lineRule="auto"/>
            </w:pPr>
            <w:r>
              <w:t>Biaya yang terjangkau</w:t>
            </w:r>
          </w:p>
          <w:p w14:paraId="1DAD8214" w14:textId="77777777" w:rsidR="003945E1" w:rsidRDefault="003945E1" w:rsidP="003945E1">
            <w:pPr>
              <w:pStyle w:val="ListParagraph"/>
              <w:numPr>
                <w:ilvl w:val="0"/>
                <w:numId w:val="25"/>
              </w:numPr>
              <w:spacing w:line="360" w:lineRule="auto"/>
            </w:pPr>
            <w:r>
              <w:t>Mudah untuk digunakan</w:t>
            </w:r>
          </w:p>
          <w:p w14:paraId="08C2C968" w14:textId="30BB3618" w:rsidR="003945E1" w:rsidRDefault="003945E1" w:rsidP="00AE58C4">
            <w:pPr>
              <w:pStyle w:val="ListParagraph"/>
              <w:numPr>
                <w:ilvl w:val="0"/>
                <w:numId w:val="25"/>
              </w:numPr>
              <w:spacing w:line="360" w:lineRule="auto"/>
            </w:pPr>
            <w:r>
              <w:t xml:space="preserve">Digunakan pada </w:t>
            </w:r>
            <w:r w:rsidR="00CC408D">
              <w:t>hampir</w:t>
            </w:r>
            <w:r>
              <w:t xml:space="preserve"> seluruh industri</w:t>
            </w:r>
          </w:p>
        </w:tc>
        <w:tc>
          <w:tcPr>
            <w:tcW w:w="2832" w:type="dxa"/>
          </w:tcPr>
          <w:p w14:paraId="46D492B0" w14:textId="77777777" w:rsidR="003945E1" w:rsidRDefault="003945E1" w:rsidP="003945E1">
            <w:pPr>
              <w:pStyle w:val="ListParagraph"/>
              <w:numPr>
                <w:ilvl w:val="0"/>
                <w:numId w:val="25"/>
              </w:numPr>
            </w:pPr>
            <w:r>
              <w:t>Belum tersedia modul manajemen biaya dan manajemen risiko</w:t>
            </w:r>
            <w:r w:rsidR="00BC3EA3">
              <w:t>.</w:t>
            </w:r>
          </w:p>
          <w:p w14:paraId="33B55AFF" w14:textId="4F3AA926" w:rsidR="00BC3EA3" w:rsidRPr="003945E1" w:rsidRDefault="00BC3EA3" w:rsidP="00AE58C4">
            <w:pPr>
              <w:pStyle w:val="ListParagraph"/>
              <w:numPr>
                <w:ilvl w:val="0"/>
                <w:numId w:val="25"/>
              </w:numPr>
            </w:pPr>
            <w:r>
              <w:t xml:space="preserve">Proses input data dilakukan secara teks dan belum dapat dilakukan secara </w:t>
            </w:r>
            <w:r>
              <w:rPr>
                <w:i/>
                <w:iCs/>
              </w:rPr>
              <w:t>graphical user interface</w:t>
            </w:r>
          </w:p>
        </w:tc>
      </w:tr>
      <w:tr w:rsidR="00F4427F" w14:paraId="54909354" w14:textId="77777777" w:rsidTr="00CC408D">
        <w:tc>
          <w:tcPr>
            <w:tcW w:w="2831" w:type="dxa"/>
          </w:tcPr>
          <w:p w14:paraId="66C15D01" w14:textId="3D74D8C7" w:rsidR="00F4427F" w:rsidRDefault="00C97F4F" w:rsidP="00823B22">
            <w:pPr>
              <w:spacing w:line="360" w:lineRule="auto"/>
            </w:pPr>
            <w:r>
              <w:t>Primavera</w:t>
            </w:r>
          </w:p>
        </w:tc>
        <w:tc>
          <w:tcPr>
            <w:tcW w:w="2831" w:type="dxa"/>
          </w:tcPr>
          <w:p w14:paraId="5D28E8CF" w14:textId="77777777" w:rsidR="00F4427F" w:rsidRDefault="00C97F4F" w:rsidP="003945E1">
            <w:pPr>
              <w:pStyle w:val="ListParagraph"/>
              <w:numPr>
                <w:ilvl w:val="0"/>
                <w:numId w:val="25"/>
              </w:numPr>
              <w:spacing w:line="360" w:lineRule="auto"/>
            </w:pPr>
            <w:r>
              <w:t>Penjadwalan</w:t>
            </w:r>
          </w:p>
          <w:p w14:paraId="4540FBB1" w14:textId="77777777" w:rsidR="00C97F4F" w:rsidRDefault="00C97F4F" w:rsidP="003945E1">
            <w:pPr>
              <w:pStyle w:val="ListParagraph"/>
              <w:numPr>
                <w:ilvl w:val="0"/>
                <w:numId w:val="25"/>
              </w:numPr>
              <w:spacing w:line="360" w:lineRule="auto"/>
            </w:pPr>
            <w:r>
              <w:t>Manajemen sumber daya</w:t>
            </w:r>
          </w:p>
          <w:p w14:paraId="00714E43" w14:textId="023D1F4C" w:rsidR="00C97F4F" w:rsidRDefault="00C97F4F" w:rsidP="003945E1">
            <w:pPr>
              <w:pStyle w:val="ListParagraph"/>
              <w:numPr>
                <w:ilvl w:val="0"/>
                <w:numId w:val="25"/>
              </w:numPr>
              <w:spacing w:line="360" w:lineRule="auto"/>
            </w:pPr>
            <w:r>
              <w:t>Manajemen portfolio</w:t>
            </w:r>
          </w:p>
          <w:p w14:paraId="2319E84D" w14:textId="0EBD9094" w:rsidR="00C97F4F" w:rsidRDefault="00C97F4F" w:rsidP="003945E1">
            <w:pPr>
              <w:pStyle w:val="ListParagraph"/>
              <w:numPr>
                <w:ilvl w:val="0"/>
                <w:numId w:val="25"/>
              </w:numPr>
              <w:spacing w:line="360" w:lineRule="auto"/>
            </w:pPr>
            <w:r>
              <w:t>Analisa risiko</w:t>
            </w:r>
          </w:p>
        </w:tc>
        <w:tc>
          <w:tcPr>
            <w:tcW w:w="2832" w:type="dxa"/>
          </w:tcPr>
          <w:p w14:paraId="072F3821" w14:textId="77777777" w:rsidR="00F4427F" w:rsidRDefault="00C97F4F" w:rsidP="003945E1">
            <w:pPr>
              <w:pStyle w:val="ListParagraph"/>
              <w:numPr>
                <w:ilvl w:val="0"/>
                <w:numId w:val="25"/>
              </w:numPr>
            </w:pPr>
            <w:r>
              <w:t>Belum tersedia modul manajemen biaya</w:t>
            </w:r>
          </w:p>
          <w:p w14:paraId="33F18BE5" w14:textId="01CC6465" w:rsidR="00C97F4F" w:rsidRDefault="00C97F4F" w:rsidP="003945E1">
            <w:pPr>
              <w:pStyle w:val="ListParagraph"/>
              <w:numPr>
                <w:ilvl w:val="0"/>
                <w:numId w:val="25"/>
              </w:numPr>
            </w:pPr>
            <w:r>
              <w:t xml:space="preserve">Belum ada mekanisme </w:t>
            </w:r>
            <w:r w:rsidRPr="00AE58C4">
              <w:rPr>
                <w:i/>
                <w:iCs/>
              </w:rPr>
              <w:t>workflow</w:t>
            </w:r>
          </w:p>
        </w:tc>
      </w:tr>
      <w:tr w:rsidR="00214CF6" w14:paraId="66DB2CF8" w14:textId="77777777" w:rsidTr="00CC408D">
        <w:tc>
          <w:tcPr>
            <w:tcW w:w="2831" w:type="dxa"/>
          </w:tcPr>
          <w:p w14:paraId="7DF6497D" w14:textId="21F9F1DC" w:rsidR="00214CF6" w:rsidRDefault="00E73855" w:rsidP="00823B22">
            <w:pPr>
              <w:spacing w:line="360" w:lineRule="auto"/>
            </w:pPr>
            <w:r>
              <w:lastRenderedPageBreak/>
              <w:t>CCS</w:t>
            </w:r>
          </w:p>
        </w:tc>
        <w:tc>
          <w:tcPr>
            <w:tcW w:w="2831" w:type="dxa"/>
          </w:tcPr>
          <w:p w14:paraId="36CA2299" w14:textId="77777777" w:rsidR="00214CF6" w:rsidRDefault="00804E8C" w:rsidP="003945E1">
            <w:pPr>
              <w:pStyle w:val="ListParagraph"/>
              <w:numPr>
                <w:ilvl w:val="0"/>
                <w:numId w:val="25"/>
              </w:numPr>
              <w:spacing w:line="360" w:lineRule="auto"/>
            </w:pPr>
            <w:r>
              <w:t>Manajemen pembiayaan</w:t>
            </w:r>
          </w:p>
          <w:p w14:paraId="43039802" w14:textId="11ED9773" w:rsidR="00804E8C" w:rsidRDefault="00804E8C" w:rsidP="003945E1">
            <w:pPr>
              <w:pStyle w:val="ListParagraph"/>
              <w:numPr>
                <w:ilvl w:val="0"/>
                <w:numId w:val="25"/>
              </w:numPr>
              <w:spacing w:line="360" w:lineRule="auto"/>
            </w:pPr>
            <w:r>
              <w:t>Penjadwalan</w:t>
            </w:r>
          </w:p>
          <w:p w14:paraId="6C6E4E66" w14:textId="6BEF1A47" w:rsidR="00804E8C" w:rsidRDefault="00804E8C" w:rsidP="003945E1">
            <w:pPr>
              <w:pStyle w:val="ListParagraph"/>
              <w:numPr>
                <w:ilvl w:val="0"/>
                <w:numId w:val="25"/>
              </w:numPr>
              <w:spacing w:line="360" w:lineRule="auto"/>
            </w:pPr>
            <w:r>
              <w:rPr>
                <w:i/>
                <w:iCs/>
              </w:rPr>
              <w:t>Earn value integrator</w:t>
            </w:r>
          </w:p>
        </w:tc>
        <w:tc>
          <w:tcPr>
            <w:tcW w:w="2832" w:type="dxa"/>
          </w:tcPr>
          <w:p w14:paraId="18A39B98" w14:textId="57A2C3E0" w:rsidR="00861C2F" w:rsidRDefault="00861C2F" w:rsidP="003945E1">
            <w:pPr>
              <w:pStyle w:val="ListParagraph"/>
              <w:numPr>
                <w:ilvl w:val="0"/>
                <w:numId w:val="25"/>
              </w:numPr>
            </w:pPr>
            <w:r>
              <w:t>Manajemen portfolio</w:t>
            </w:r>
          </w:p>
          <w:p w14:paraId="6E2892D5" w14:textId="210502FD" w:rsidR="00861C2F" w:rsidRDefault="00861C2F" w:rsidP="003945E1">
            <w:pPr>
              <w:pStyle w:val="ListParagraph"/>
              <w:numPr>
                <w:ilvl w:val="0"/>
                <w:numId w:val="25"/>
              </w:numPr>
            </w:pPr>
            <w:r>
              <w:t>Manajemen dokumentasi</w:t>
            </w:r>
          </w:p>
          <w:p w14:paraId="5EC280FC" w14:textId="27E1B32D" w:rsidR="00861C2F" w:rsidRDefault="00861C2F" w:rsidP="00AE58C4"/>
        </w:tc>
      </w:tr>
      <w:tr w:rsidR="006A49A3" w14:paraId="3B15E6B1" w14:textId="77777777" w:rsidTr="00CC408D">
        <w:tc>
          <w:tcPr>
            <w:tcW w:w="2831" w:type="dxa"/>
          </w:tcPr>
          <w:p w14:paraId="4DE6DDE3" w14:textId="5363FEE9" w:rsidR="006A49A3" w:rsidRDefault="000D7873" w:rsidP="00823B22">
            <w:pPr>
              <w:spacing w:line="360" w:lineRule="auto"/>
            </w:pPr>
            <w:r>
              <w:t>Aconex</w:t>
            </w:r>
          </w:p>
        </w:tc>
        <w:tc>
          <w:tcPr>
            <w:tcW w:w="2831" w:type="dxa"/>
          </w:tcPr>
          <w:p w14:paraId="1F6E0067" w14:textId="77777777" w:rsidR="006A49A3" w:rsidRDefault="000D7873" w:rsidP="003945E1">
            <w:pPr>
              <w:pStyle w:val="ListParagraph"/>
              <w:numPr>
                <w:ilvl w:val="0"/>
                <w:numId w:val="25"/>
              </w:numPr>
              <w:spacing w:line="360" w:lineRule="auto"/>
            </w:pPr>
            <w:r>
              <w:t>Manajemen dokumentasi</w:t>
            </w:r>
          </w:p>
          <w:p w14:paraId="2457DF14" w14:textId="77777777" w:rsidR="000D7873" w:rsidRDefault="000D7873" w:rsidP="003945E1">
            <w:pPr>
              <w:pStyle w:val="ListParagraph"/>
              <w:numPr>
                <w:ilvl w:val="0"/>
                <w:numId w:val="25"/>
              </w:numPr>
              <w:spacing w:line="360" w:lineRule="auto"/>
            </w:pPr>
            <w:r>
              <w:t>Manajemen alur pekerjaan</w:t>
            </w:r>
          </w:p>
          <w:p w14:paraId="2CDB237C" w14:textId="68A971FA" w:rsidR="000D7873" w:rsidRDefault="000D7873" w:rsidP="003945E1">
            <w:pPr>
              <w:pStyle w:val="ListParagraph"/>
              <w:numPr>
                <w:ilvl w:val="0"/>
                <w:numId w:val="25"/>
              </w:numPr>
              <w:spacing w:line="360" w:lineRule="auto"/>
            </w:pPr>
            <w:r>
              <w:t>Manajemen pekerjaan lapangan</w:t>
            </w:r>
          </w:p>
        </w:tc>
        <w:tc>
          <w:tcPr>
            <w:tcW w:w="2832" w:type="dxa"/>
          </w:tcPr>
          <w:p w14:paraId="269208E2" w14:textId="77777777" w:rsidR="006A49A3" w:rsidRDefault="000D7873" w:rsidP="003945E1">
            <w:pPr>
              <w:pStyle w:val="ListParagraph"/>
              <w:numPr>
                <w:ilvl w:val="0"/>
                <w:numId w:val="25"/>
              </w:numPr>
            </w:pPr>
            <w:r>
              <w:t>Penjadwalan</w:t>
            </w:r>
          </w:p>
          <w:p w14:paraId="6DED139A" w14:textId="02EBACCF" w:rsidR="000D7873" w:rsidRDefault="000D7873" w:rsidP="003945E1">
            <w:pPr>
              <w:pStyle w:val="ListParagraph"/>
              <w:numPr>
                <w:ilvl w:val="0"/>
                <w:numId w:val="25"/>
              </w:numPr>
            </w:pPr>
            <w:r>
              <w:t>Manajemen pembiayaan</w:t>
            </w:r>
          </w:p>
        </w:tc>
      </w:tr>
      <w:tr w:rsidR="000D7873" w14:paraId="2387146A" w14:textId="77777777" w:rsidTr="00CC408D">
        <w:tc>
          <w:tcPr>
            <w:tcW w:w="2831" w:type="dxa"/>
          </w:tcPr>
          <w:p w14:paraId="4FB6AC1C" w14:textId="73EF85B2" w:rsidR="000D7873" w:rsidRDefault="000D7873" w:rsidP="00823B22">
            <w:pPr>
              <w:spacing w:line="360" w:lineRule="auto"/>
            </w:pPr>
            <w:r>
              <w:t>Trimble</w:t>
            </w:r>
          </w:p>
        </w:tc>
        <w:tc>
          <w:tcPr>
            <w:tcW w:w="2831" w:type="dxa"/>
          </w:tcPr>
          <w:p w14:paraId="256177FC" w14:textId="77777777" w:rsidR="000D7873" w:rsidRDefault="000D7873" w:rsidP="003945E1">
            <w:pPr>
              <w:pStyle w:val="ListParagraph"/>
              <w:numPr>
                <w:ilvl w:val="0"/>
                <w:numId w:val="25"/>
              </w:numPr>
              <w:spacing w:line="360" w:lineRule="auto"/>
            </w:pPr>
            <w:r>
              <w:t>Manajemen pembiayaan</w:t>
            </w:r>
          </w:p>
          <w:p w14:paraId="5508D805" w14:textId="77777777" w:rsidR="000D7873" w:rsidRDefault="000D7873" w:rsidP="003945E1">
            <w:pPr>
              <w:pStyle w:val="ListParagraph"/>
              <w:numPr>
                <w:ilvl w:val="0"/>
                <w:numId w:val="25"/>
              </w:numPr>
              <w:spacing w:line="360" w:lineRule="auto"/>
            </w:pPr>
            <w:r>
              <w:t>Manajemen dokumen</w:t>
            </w:r>
          </w:p>
          <w:p w14:paraId="0F1EE628" w14:textId="77777777" w:rsidR="000D7873" w:rsidRDefault="000D7873" w:rsidP="003945E1">
            <w:pPr>
              <w:pStyle w:val="ListParagraph"/>
              <w:numPr>
                <w:ilvl w:val="0"/>
                <w:numId w:val="25"/>
              </w:numPr>
              <w:spacing w:line="360" w:lineRule="auto"/>
            </w:pPr>
            <w:r>
              <w:t>Manajemen alur pekerjaan</w:t>
            </w:r>
          </w:p>
          <w:p w14:paraId="2DF59F64" w14:textId="7A73B2F5" w:rsidR="000D7873" w:rsidRDefault="000D7873" w:rsidP="003945E1">
            <w:pPr>
              <w:pStyle w:val="ListParagraph"/>
              <w:numPr>
                <w:ilvl w:val="0"/>
                <w:numId w:val="25"/>
              </w:numPr>
              <w:spacing w:line="360" w:lineRule="auto"/>
            </w:pPr>
            <w:r>
              <w:t>Manajemen lapangan</w:t>
            </w:r>
          </w:p>
        </w:tc>
        <w:tc>
          <w:tcPr>
            <w:tcW w:w="2832" w:type="dxa"/>
          </w:tcPr>
          <w:p w14:paraId="55E83CE2" w14:textId="77777777" w:rsidR="000D7873" w:rsidRDefault="000D7873" w:rsidP="003945E1">
            <w:pPr>
              <w:pStyle w:val="ListParagraph"/>
              <w:numPr>
                <w:ilvl w:val="0"/>
                <w:numId w:val="25"/>
              </w:numPr>
            </w:pPr>
            <w:r>
              <w:t xml:space="preserve">Penjadwalan </w:t>
            </w:r>
          </w:p>
          <w:p w14:paraId="42F09B6A" w14:textId="5A34BFC0" w:rsidR="000D7873" w:rsidRDefault="000D7873" w:rsidP="003945E1">
            <w:pPr>
              <w:pStyle w:val="ListParagraph"/>
              <w:numPr>
                <w:ilvl w:val="0"/>
                <w:numId w:val="25"/>
              </w:numPr>
            </w:pPr>
            <w:r>
              <w:t>Manajemen portfolio</w:t>
            </w:r>
          </w:p>
        </w:tc>
      </w:tr>
    </w:tbl>
    <w:p w14:paraId="64B50C88" w14:textId="77777777" w:rsidR="00DF058D" w:rsidRPr="00467D97" w:rsidRDefault="00DF058D" w:rsidP="00AE58C4">
      <w:pPr>
        <w:spacing w:line="360" w:lineRule="auto"/>
      </w:pPr>
    </w:p>
    <w:p w14:paraId="19373125" w14:textId="45B7A129" w:rsidR="001C2483" w:rsidRDefault="001C2483" w:rsidP="00CD75A2">
      <w:pPr>
        <w:pStyle w:val="Heading2"/>
        <w:spacing w:line="360" w:lineRule="auto"/>
      </w:pPr>
      <w:bookmarkStart w:id="729" w:name="_Toc120139645"/>
      <w:bookmarkStart w:id="730" w:name="_Toc124884117"/>
      <w:r>
        <w:rPr>
          <w:i/>
          <w:iCs/>
        </w:rPr>
        <w:t>Enterprise Architecture</w:t>
      </w:r>
      <w:bookmarkEnd w:id="729"/>
      <w:bookmarkEnd w:id="730"/>
      <w:r>
        <w:rPr>
          <w:i/>
          <w:iCs/>
        </w:rPr>
        <w:t xml:space="preserve"> </w:t>
      </w:r>
    </w:p>
    <w:p w14:paraId="7E4F6B9A" w14:textId="77777777" w:rsidR="007F203B" w:rsidRDefault="00CD75A2" w:rsidP="00CD75A2">
      <w:pPr>
        <w:spacing w:line="360" w:lineRule="auto"/>
      </w:pPr>
      <w:r>
        <w:t>Sistem informasi yang ada pada lingkungan perusahaan memiliki kompleksitas yang berbeda dengan sistem informasi yang ada pada umumnya.</w:t>
      </w:r>
      <w:r w:rsidR="006E25A4">
        <w:t xml:space="preserve"> Di mana pada sistem informasi perusahaan atau </w:t>
      </w:r>
      <w:r w:rsidR="006E25A4">
        <w:rPr>
          <w:i/>
          <w:iCs/>
        </w:rPr>
        <w:t xml:space="preserve">enterprise </w:t>
      </w:r>
      <w:r w:rsidR="006E25A4">
        <w:t>memiliki sistem yang saling terintegrasi</w:t>
      </w:r>
      <w:r w:rsidR="005C4143">
        <w:t>, mengandung banyak proses dan hierarki yang saling berhubungan satu dengan yang lain. Untuk dapat menyelesaikan p</w:t>
      </w:r>
      <w:r w:rsidR="003D48CC">
        <w:t xml:space="preserve">ermasalahan dan melakukan perancangan terhadap sistem informasi </w:t>
      </w:r>
      <w:r w:rsidR="003D48CC">
        <w:rPr>
          <w:i/>
          <w:iCs/>
        </w:rPr>
        <w:t xml:space="preserve">enterprise, </w:t>
      </w:r>
      <w:r w:rsidR="003D48CC">
        <w:t xml:space="preserve">dikenal sebuah metode yang biasa di sebut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merupakan sebuah metode </w:t>
      </w:r>
      <w:r w:rsidR="00367B8B">
        <w:t xml:space="preserve">dan sebuah prinsip yang menghubungkan antara tujuan fungsional dari suatu bisnis dengan pemanfaatan teknologi informasi dan strategi sistem </w:t>
      </w:r>
      <w:r w:rsidR="00367B8B">
        <w:lastRenderedPageBreak/>
        <w:t xml:space="preserve">informasi </w:t>
      </w:r>
      <w:r w:rsidR="00674FDB">
        <w:t xml:space="preserve">yang akan dijalankan untuk mendapatkan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menujukan struktur sebuah perusahaan </w:t>
      </w:r>
      <w:r w:rsidR="00F963CC">
        <w:t>dan sistem di dalamnya yang terdiri dari :</w:t>
      </w:r>
    </w:p>
    <w:p w14:paraId="5F721BE4" w14:textId="1EF7FF75" w:rsidR="00F963CC" w:rsidRDefault="003177A8" w:rsidP="003177A8">
      <w:pPr>
        <w:pStyle w:val="ListParagraph"/>
        <w:numPr>
          <w:ilvl w:val="0"/>
          <w:numId w:val="14"/>
        </w:numPr>
        <w:spacing w:line="360" w:lineRule="auto"/>
      </w:pPr>
      <w:r>
        <w:t>Tujuan perusahaan,</w:t>
      </w:r>
    </w:p>
    <w:p w14:paraId="1ADE9560" w14:textId="71F5D04E" w:rsidR="003177A8" w:rsidRDefault="00CC7C2B" w:rsidP="003177A8">
      <w:pPr>
        <w:pStyle w:val="ListParagraph"/>
        <w:numPr>
          <w:ilvl w:val="0"/>
          <w:numId w:val="14"/>
        </w:numPr>
        <w:spacing w:line="360" w:lineRule="auto"/>
      </w:pPr>
      <w:r>
        <w:t>Struktur organisasi,</w:t>
      </w:r>
    </w:p>
    <w:p w14:paraId="3EB90343" w14:textId="1181547B" w:rsidR="00CC7C2B" w:rsidRDefault="00CC7C2B" w:rsidP="003177A8">
      <w:pPr>
        <w:pStyle w:val="ListParagraph"/>
        <w:numPr>
          <w:ilvl w:val="0"/>
          <w:numId w:val="14"/>
        </w:numPr>
        <w:spacing w:line="360" w:lineRule="auto"/>
      </w:pPr>
      <w:r>
        <w:t>Struktur dan hirarki informasi</w:t>
      </w:r>
    </w:p>
    <w:p w14:paraId="7B4AB590" w14:textId="1A7D2DE6" w:rsidR="00CC7C2B" w:rsidRDefault="00CC7C2B" w:rsidP="003177A8">
      <w:pPr>
        <w:pStyle w:val="ListParagraph"/>
        <w:numPr>
          <w:ilvl w:val="0"/>
          <w:numId w:val="14"/>
        </w:numPr>
        <w:spacing w:line="360" w:lineRule="auto"/>
      </w:pPr>
      <w:r>
        <w:t>Proses bisnis yang berjalan.</w:t>
      </w:r>
    </w:p>
    <w:p w14:paraId="572C5C23" w14:textId="7C91A062" w:rsidR="00B95DDF" w:rsidRDefault="00B95DDF" w:rsidP="007E4EFD">
      <w:pPr>
        <w:spacing w:line="360" w:lineRule="auto"/>
      </w:pPr>
      <w:r>
        <w:t xml:space="preserve">Secara umum EA </w:t>
      </w:r>
      <w:r w:rsidR="001B5C58">
        <w:t xml:space="preserve">diadopsi dalam beberapa jenis kerangka berfikir yang bertujuan untuk mengarahkan EA dapat </w:t>
      </w:r>
      <w:r w:rsidR="009B096A">
        <w:t xml:space="preserve">mencapai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r w:rsidR="00735D7D" w:rsidRPr="00735D7D">
        <w:t>yaitu</w:t>
      </w:r>
      <w:r w:rsidR="00735D7D">
        <w:t xml:space="preserve"> :</w:t>
      </w:r>
    </w:p>
    <w:p w14:paraId="2C149A65" w14:textId="3F4D4D33" w:rsidR="00735D7D" w:rsidRDefault="00735D7D" w:rsidP="007E4EFD">
      <w:pPr>
        <w:pStyle w:val="Heading3"/>
        <w:spacing w:line="360" w:lineRule="auto"/>
        <w:rPr>
          <w:i/>
          <w:iCs/>
        </w:rPr>
      </w:pPr>
      <w:bookmarkStart w:id="731" w:name="_Toc120139646"/>
      <w:bookmarkStart w:id="732" w:name="_Toc124884118"/>
      <w:r w:rsidRPr="001E796C">
        <w:rPr>
          <w:i/>
          <w:iCs/>
        </w:rPr>
        <w:t>Zachman</w:t>
      </w:r>
      <w:r w:rsidR="001E796C">
        <w:rPr>
          <w:i/>
          <w:iCs/>
        </w:rPr>
        <w:t xml:space="preserve"> Framework</w:t>
      </w:r>
      <w:bookmarkEnd w:id="731"/>
      <w:bookmarkEnd w:id="732"/>
    </w:p>
    <w:p w14:paraId="02CDEF25" w14:textId="6B594693" w:rsidR="000D6536" w:rsidRDefault="00167128" w:rsidP="007E4EFD">
      <w:pPr>
        <w:spacing w:line="360" w:lineRule="auto"/>
        <w:ind w:left="720"/>
      </w:pPr>
      <w:r>
        <w:rPr>
          <w:i/>
          <w:iCs/>
        </w:rPr>
        <w:t xml:space="preserve">Zachman Framework </w:t>
      </w:r>
      <w:r>
        <w:t xml:space="preserve">merupakan sebuah </w:t>
      </w:r>
      <w:r>
        <w:rPr>
          <w:i/>
          <w:iCs/>
        </w:rPr>
        <w:t xml:space="preserve">framework </w:t>
      </w:r>
      <w:r w:rsidR="00A3697A">
        <w:t>yang klasi</w:t>
      </w:r>
      <w:r w:rsidR="007E59CE">
        <w:t>k</w:t>
      </w:r>
      <w:r w:rsidR="00A3697A">
        <w:t xml:space="preserve"> dan memiliki beberapa istilah dalam memodelkan sistem informasi </w:t>
      </w:r>
      <w:r w:rsidR="00A3697A">
        <w:rPr>
          <w:i/>
          <w:iCs/>
        </w:rPr>
        <w:t xml:space="preserve">enterprise </w:t>
      </w:r>
      <w:r w:rsidR="00A3697A">
        <w:t xml:space="preserve">yang kompleks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r w:rsidR="006261C6">
        <w:t xml:space="preserve">memiliki </w:t>
      </w:r>
      <w:r w:rsidR="00F97866">
        <w:t xml:space="preserve">enam perspektif pandangan dalam melakukan perancangan sebuah sistem informasi </w:t>
      </w:r>
      <w:r w:rsidR="00F97866">
        <w:rPr>
          <w:i/>
          <w:iCs/>
        </w:rPr>
        <w:t>enterprise</w:t>
      </w:r>
      <w:r w:rsidR="000B0BDE">
        <w:rPr>
          <w:i/>
          <w:iCs/>
        </w:rPr>
        <w:t xml:space="preserve">, </w:t>
      </w:r>
      <w:r w:rsidR="000B0BDE">
        <w:t>yaitu,</w:t>
      </w:r>
    </w:p>
    <w:p w14:paraId="4513C278" w14:textId="51E5A100" w:rsidR="000B0BDE" w:rsidRDefault="000B0BDE" w:rsidP="007E4EFD">
      <w:pPr>
        <w:pStyle w:val="ListParagraph"/>
        <w:numPr>
          <w:ilvl w:val="0"/>
          <w:numId w:val="18"/>
        </w:numPr>
        <w:spacing w:line="360" w:lineRule="auto"/>
      </w:pPr>
      <w:r>
        <w:t>Sudut pandang perencana</w:t>
      </w:r>
    </w:p>
    <w:p w14:paraId="4EC29EE9" w14:textId="3E000B75" w:rsidR="000B0BDE" w:rsidRDefault="007E4EFD" w:rsidP="007E4EFD">
      <w:pPr>
        <w:pStyle w:val="ListParagraph"/>
        <w:numPr>
          <w:ilvl w:val="0"/>
          <w:numId w:val="18"/>
        </w:numPr>
        <w:spacing w:line="360" w:lineRule="auto"/>
      </w:pPr>
      <w:r>
        <w:t>Sudut pandang pemilik sistem</w:t>
      </w:r>
    </w:p>
    <w:p w14:paraId="0E23DB04" w14:textId="272218CB" w:rsidR="007E4EFD" w:rsidRDefault="007E4EFD" w:rsidP="007E4EFD">
      <w:pPr>
        <w:pStyle w:val="ListParagraph"/>
        <w:numPr>
          <w:ilvl w:val="0"/>
          <w:numId w:val="18"/>
        </w:numPr>
        <w:spacing w:line="360" w:lineRule="auto"/>
      </w:pPr>
      <w:r>
        <w:t xml:space="preserve">Sudut pandang </w:t>
      </w:r>
      <w:r w:rsidR="004A1B64">
        <w:t>implementor</w:t>
      </w:r>
    </w:p>
    <w:p w14:paraId="2F40A716" w14:textId="3C7CCE5B" w:rsidR="004A1B64" w:rsidRDefault="004A1B64" w:rsidP="007E4EFD">
      <w:pPr>
        <w:pStyle w:val="ListParagraph"/>
        <w:numPr>
          <w:ilvl w:val="0"/>
          <w:numId w:val="18"/>
        </w:numPr>
        <w:spacing w:line="360" w:lineRule="auto"/>
      </w:pPr>
      <w:r>
        <w:t xml:space="preserve">Sudut pandang </w:t>
      </w:r>
      <w:r w:rsidR="00D040CD">
        <w:t>sub</w:t>
      </w:r>
      <w:r w:rsidR="00802170">
        <w:t>-</w:t>
      </w:r>
      <w:r w:rsidR="00D040CD">
        <w:t>kontraktor</w:t>
      </w:r>
    </w:p>
    <w:p w14:paraId="3347CCE4" w14:textId="6AE0D0D4" w:rsidR="00802170" w:rsidRPr="001F2593" w:rsidRDefault="009E2260" w:rsidP="009E2260">
      <w:pPr>
        <w:spacing w:line="360" w:lineRule="auto"/>
        <w:ind w:left="720"/>
      </w:pPr>
      <w:r>
        <w:rPr>
          <w:i/>
          <w:iCs/>
        </w:rPr>
        <w:t>Framework Zachman</w:t>
      </w:r>
      <w:r>
        <w:t xml:space="preserve"> memiliki kekurangan yaitu belum memberikan keterangan urutan pekerjaan yang dilakukan dalam penggunaan </w:t>
      </w:r>
      <w:r>
        <w:rPr>
          <w:i/>
          <w:iCs/>
        </w:rPr>
        <w:t xml:space="preserve">framework </w:t>
      </w:r>
      <w:r>
        <w:t>ini</w:t>
      </w:r>
      <w:r w:rsidR="00983B5E">
        <w:t>,</w:t>
      </w:r>
      <w:r>
        <w:t xml:space="preserve"> sehingga </w:t>
      </w:r>
      <w:r w:rsidR="00983B5E">
        <w:t xml:space="preserve">perlu untuk mendefinisikan urutan fase sebelum menggunakan </w:t>
      </w:r>
      <w:r w:rsidR="00983B5E">
        <w:rPr>
          <w:i/>
          <w:iCs/>
        </w:rPr>
        <w:t>frame</w:t>
      </w:r>
      <w:r w:rsidR="001F2593">
        <w:rPr>
          <w:i/>
          <w:iCs/>
        </w:rPr>
        <w:t xml:space="preserve">work </w:t>
      </w:r>
      <w:r w:rsidR="001F2593">
        <w:t>ini.</w:t>
      </w:r>
    </w:p>
    <w:p w14:paraId="0736B6F2" w14:textId="2DABEB59" w:rsidR="00735D7D" w:rsidRDefault="00735D7D" w:rsidP="003C3E01">
      <w:pPr>
        <w:pStyle w:val="Heading3"/>
        <w:spacing w:line="360" w:lineRule="auto"/>
        <w:rPr>
          <w:i/>
          <w:iCs/>
        </w:rPr>
      </w:pPr>
      <w:bookmarkStart w:id="733" w:name="_Toc120139647"/>
      <w:bookmarkStart w:id="734" w:name="_Toc124884119"/>
      <w:r w:rsidRPr="001E796C">
        <w:rPr>
          <w:i/>
          <w:iCs/>
        </w:rPr>
        <w:t>Gartner</w:t>
      </w:r>
      <w:r w:rsidR="001E796C">
        <w:rPr>
          <w:i/>
          <w:iCs/>
        </w:rPr>
        <w:t xml:space="preserve"> Framework</w:t>
      </w:r>
      <w:bookmarkEnd w:id="733"/>
      <w:bookmarkEnd w:id="734"/>
    </w:p>
    <w:p w14:paraId="57F04BF0" w14:textId="2E9F4AF9"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r>
        <w:t xml:space="preserve">merupakan </w:t>
      </w:r>
      <w:r>
        <w:rPr>
          <w:i/>
          <w:iCs/>
        </w:rPr>
        <w:t xml:space="preserve">framework </w:t>
      </w:r>
      <w:r w:rsidR="00DC3639">
        <w:t xml:space="preserve">EA yang mementingkan proses perpindahan data antar </w:t>
      </w:r>
      <w:r w:rsidR="008D6B02">
        <w:t xml:space="preserve">aspek </w:t>
      </w:r>
      <w:r w:rsidR="008D6B02">
        <w:rPr>
          <w:i/>
          <w:iCs/>
        </w:rPr>
        <w:t xml:space="preserve">framework, </w:t>
      </w:r>
      <w:r w:rsidR="008D6B02">
        <w:t xml:space="preserve">untuk memastikan tujuan bisnis tercapai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AF75ED">
        <w:t xml:space="preserve">Gambar </w:t>
      </w:r>
      <w:r w:rsidR="00AF75ED">
        <w:rPr>
          <w:noProof/>
        </w:rPr>
        <w:t>2.2</w:t>
      </w:r>
      <w:r w:rsidR="0048054D">
        <w:fldChar w:fldCharType="end"/>
      </w:r>
      <w:r w:rsidR="0048054D">
        <w:t xml:space="preserve"> dapat dilihat aspek dan komponen penyusun </w:t>
      </w:r>
      <w:r w:rsidR="001E4E15" w:rsidRPr="001E4E15">
        <w:t>GF</w:t>
      </w:r>
      <w:r w:rsidR="0092321C">
        <w:rPr>
          <w:i/>
          <w:iCs/>
        </w:rPr>
        <w:t xml:space="preserve">. </w:t>
      </w:r>
      <w:r w:rsidR="001E4E15">
        <w:t xml:space="preserve">Dapat dilihat bahwa GF memiliki tiga aspek yang ditinjau ketika akan melakukan </w:t>
      </w:r>
      <w:r w:rsidR="00DD50E3">
        <w:t xml:space="preserve">perancangan dan implementasi sistem informasi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r w:rsidR="00DD50E3">
        <w:t>yaitu:</w:t>
      </w:r>
    </w:p>
    <w:p w14:paraId="23D4216A" w14:textId="1C199536" w:rsidR="00DD50E3" w:rsidRDefault="00DD50E3" w:rsidP="003C3E01">
      <w:pPr>
        <w:pStyle w:val="ListParagraph"/>
        <w:numPr>
          <w:ilvl w:val="0"/>
          <w:numId w:val="19"/>
        </w:numPr>
        <w:spacing w:line="360" w:lineRule="auto"/>
      </w:pPr>
      <w:r>
        <w:t xml:space="preserve">Infrastruktur </w:t>
      </w:r>
    </w:p>
    <w:p w14:paraId="2877C821" w14:textId="3EA12325" w:rsidR="00DD50E3" w:rsidRDefault="00DD50E3" w:rsidP="003C3E01">
      <w:pPr>
        <w:pStyle w:val="ListParagraph"/>
        <w:numPr>
          <w:ilvl w:val="0"/>
          <w:numId w:val="19"/>
        </w:numPr>
        <w:spacing w:line="360" w:lineRule="auto"/>
      </w:pPr>
      <w:r>
        <w:lastRenderedPageBreak/>
        <w:t>Teknologi</w:t>
      </w:r>
    </w:p>
    <w:p w14:paraId="6D957703" w14:textId="19CF4BC1" w:rsidR="00DD50E3" w:rsidRDefault="00DD50E3" w:rsidP="003C3E01">
      <w:pPr>
        <w:pStyle w:val="ListParagraph"/>
        <w:numPr>
          <w:ilvl w:val="0"/>
          <w:numId w:val="19"/>
        </w:numPr>
        <w:spacing w:line="360" w:lineRule="auto"/>
      </w:pPr>
      <w:r>
        <w:t>Perangkat Lunak</w:t>
      </w:r>
    </w:p>
    <w:p w14:paraId="6A8CD20F" w14:textId="522B05E8" w:rsidR="00DD50E3" w:rsidRDefault="00AC3B8E" w:rsidP="003C3E01">
      <w:pPr>
        <w:pStyle w:val="ListParagraph"/>
        <w:numPr>
          <w:ilvl w:val="0"/>
          <w:numId w:val="19"/>
        </w:numPr>
        <w:spacing w:line="360" w:lineRule="auto"/>
      </w:pPr>
      <w:r>
        <w:t>Model dan algoriitma</w:t>
      </w:r>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007FB157">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12820"/>
                    </a:xfrm>
                    <a:prstGeom prst="rect">
                      <a:avLst/>
                    </a:prstGeom>
                  </pic:spPr>
                </pic:pic>
              </a:graphicData>
            </a:graphic>
          </wp:inline>
        </w:drawing>
      </w:r>
    </w:p>
    <w:p w14:paraId="33D2DF34" w14:textId="4F3F3089" w:rsidR="00476566" w:rsidRDefault="00140223" w:rsidP="00827EC8">
      <w:pPr>
        <w:pStyle w:val="Caption"/>
      </w:pPr>
      <w:bookmarkStart w:id="735" w:name="_Ref110974351"/>
      <w:bookmarkStart w:id="736" w:name="_Toc124884151"/>
      <w:r>
        <w:t xml:space="preserve">Gambar </w:t>
      </w:r>
      <w:ins w:id="737"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38"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39" w:author="ilham.nur@office.ui.ac.id" w:date="2023-01-18T05:52:00Z">
        <w:r w:rsidR="00C53EB8">
          <w:rPr>
            <w:noProof/>
          </w:rPr>
          <w:t>2</w:t>
        </w:r>
        <w:r w:rsidR="00C53EB8">
          <w:fldChar w:fldCharType="end"/>
        </w:r>
      </w:ins>
      <w:del w:id="740"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2</w:delText>
        </w:r>
        <w:r w:rsidR="0030521D" w:rsidDel="00E614FF">
          <w:fldChar w:fldCharType="end"/>
        </w:r>
      </w:del>
      <w:bookmarkEnd w:id="735"/>
      <w:r>
        <w:t xml:space="preserve"> Aspek dan komponen penyusun </w:t>
      </w:r>
      <w:r>
        <w:rPr>
          <w:i/>
        </w:rPr>
        <w:t>Gartner Framework</w:t>
      </w:r>
      <w:r w:rsidRPr="00140223">
        <w:t xml:space="preserve"> </w:t>
      </w:r>
      <w:r w:rsidRPr="00140223">
        <w:fldChar w:fldCharType="begin" w:fldLock="1"/>
      </w:r>
      <w:r w:rsidR="00043D25">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0066279A" w:rsidRPr="0066279A">
        <w:rPr>
          <w:noProof/>
        </w:rPr>
        <w:t>(Valeev et al., 2021)</w:t>
      </w:r>
      <w:bookmarkEnd w:id="736"/>
      <w:r w:rsidRPr="00140223">
        <w:fldChar w:fldCharType="end"/>
      </w:r>
    </w:p>
    <w:p w14:paraId="23BF7FFD" w14:textId="248AA821" w:rsidR="003C3E01" w:rsidRPr="003C3E01" w:rsidRDefault="003C3E01" w:rsidP="006808D3">
      <w:pPr>
        <w:spacing w:line="360" w:lineRule="auto"/>
        <w:ind w:left="720"/>
      </w:pPr>
      <w:r>
        <w:t xml:space="preserve">Masing-masing aspek dari GF memiliki </w:t>
      </w:r>
      <w:r w:rsidR="003F730B">
        <w:t>komponen yang bersifat hirarki untuk memasikan fundamental kelangsungan bisnis tetap di pertimbangan seiring pengembangan sistem</w:t>
      </w:r>
      <w:r w:rsidR="006808D3">
        <w:t>.</w:t>
      </w:r>
    </w:p>
    <w:p w14:paraId="5538FFDF" w14:textId="31CC53DC" w:rsidR="00760CFF" w:rsidRDefault="00760CFF" w:rsidP="003752BB">
      <w:pPr>
        <w:pStyle w:val="Heading3"/>
        <w:spacing w:line="360" w:lineRule="auto"/>
        <w:rPr>
          <w:i/>
          <w:iCs/>
        </w:rPr>
      </w:pPr>
      <w:bookmarkStart w:id="741" w:name="_Toc120139648"/>
      <w:bookmarkStart w:id="742" w:name="_Toc124884120"/>
      <w:r w:rsidRPr="001E796C">
        <w:rPr>
          <w:i/>
          <w:iCs/>
        </w:rPr>
        <w:t>Federal Enterprise Architecture Framework</w:t>
      </w:r>
      <w:bookmarkEnd w:id="741"/>
      <w:bookmarkEnd w:id="742"/>
    </w:p>
    <w:p w14:paraId="7FD8A525" w14:textId="4B912667" w:rsidR="003752BB" w:rsidRPr="000F1101" w:rsidRDefault="00052A44" w:rsidP="003752BB">
      <w:pPr>
        <w:spacing w:line="360" w:lineRule="auto"/>
        <w:ind w:left="720"/>
      </w:pPr>
      <w:r>
        <w:rPr>
          <w:i/>
          <w:iCs/>
        </w:rPr>
        <w:t xml:space="preserve">Federal Enterprise Architecture Framework </w:t>
      </w:r>
      <w:r>
        <w:t xml:space="preserve">(FEAF) merupakan sebuah </w:t>
      </w:r>
      <w:r>
        <w:rPr>
          <w:i/>
          <w:iCs/>
        </w:rPr>
        <w:t xml:space="preserve">framework </w:t>
      </w:r>
      <w:r>
        <w:t xml:space="preserve">yang dibuat oleh </w:t>
      </w:r>
      <w:r w:rsidR="000F1101">
        <w:rPr>
          <w:i/>
          <w:iCs/>
        </w:rPr>
        <w:t xml:space="preserve">Federal Chief Information Officers </w:t>
      </w:r>
      <w:r w:rsidR="000F1101">
        <w:t>(CIO)</w:t>
      </w:r>
      <w:r w:rsidR="00EF7638">
        <w:t xml:space="preserve"> untuk membuat sebuah kerangka </w:t>
      </w:r>
      <w:r w:rsidR="007F203B">
        <w:t xml:space="preserve">EA yang dapat menyelesaikan permasalahan perusahaan yang memilki hambatan atau tantangan ke berbagai </w:t>
      </w:r>
      <w:del w:id="743" w:author="ilham.nur@office.ui.ac.id" w:date="2023-01-17T21:44:00Z">
        <w:r w:rsidR="007F203B" w:rsidDel="00B51285">
          <w:delText>lembaga</w:delText>
        </w:r>
      </w:del>
      <w:ins w:id="744" w:author="ilham.nur@office.ui.ac.id" w:date="2023-01-17T21:44:00Z">
        <w:r w:rsidR="00B51285">
          <w:pgNum/>
        </w:r>
        <w:r w:rsidR="00B51285">
          <w:t>ermino</w:t>
        </w:r>
      </w:ins>
      <w:r w:rsidR="007F203B">
        <w:t xml:space="preserve"> yang berbeda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745" w:name="_Toc120139649"/>
      <w:bookmarkStart w:id="746" w:name="_Toc124884121"/>
      <w:r w:rsidRPr="001E796C">
        <w:rPr>
          <w:i/>
          <w:iCs/>
        </w:rPr>
        <w:t>The Open Group Architecture Framework</w:t>
      </w:r>
      <w:bookmarkEnd w:id="745"/>
      <w:bookmarkEnd w:id="746"/>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merupakan </w:t>
      </w:r>
      <w:r>
        <w:rPr>
          <w:i/>
          <w:iCs/>
        </w:rPr>
        <w:t xml:space="preserve">framework </w:t>
      </w:r>
      <w:r>
        <w:t xml:space="preserve">standar sistem informasi </w:t>
      </w:r>
      <w:r>
        <w:rPr>
          <w:i/>
          <w:iCs/>
        </w:rPr>
        <w:t>enterprise</w:t>
      </w:r>
      <w:r w:rsidR="00494C02">
        <w:t xml:space="preserve"> yang memiliki hampir seluruh komponen </w:t>
      </w:r>
      <w:r w:rsidR="00494C02">
        <w:lastRenderedPageBreak/>
        <w:t xml:space="preserve">yang dimiliki oleh metode </w:t>
      </w:r>
      <w:r w:rsidR="00A51816">
        <w:t>pengembangan arsitektur yang lainya</w:t>
      </w:r>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pengembangan arsitektur yang dimiliki oleh TOGAF terdiri dari beberapa fase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yaitu</w:t>
      </w:r>
      <w:r w:rsidR="00731793">
        <w:t>:</w:t>
      </w:r>
    </w:p>
    <w:p w14:paraId="60E6DB52" w14:textId="3517C04B" w:rsidR="00731793" w:rsidRDefault="00E51E9E" w:rsidP="00E51E9E">
      <w:pPr>
        <w:pStyle w:val="ListParagraph"/>
        <w:numPr>
          <w:ilvl w:val="0"/>
          <w:numId w:val="16"/>
        </w:numPr>
        <w:spacing w:line="360" w:lineRule="auto"/>
      </w:pPr>
      <w:r>
        <w:t>Fase preliminari</w:t>
      </w:r>
    </w:p>
    <w:p w14:paraId="35195EF7" w14:textId="4FC021AC" w:rsidR="00E51E9E" w:rsidRDefault="003832BF" w:rsidP="00E51E9E">
      <w:pPr>
        <w:pStyle w:val="ListParagraph"/>
        <w:numPr>
          <w:ilvl w:val="0"/>
          <w:numId w:val="16"/>
        </w:numPr>
        <w:spacing w:line="360" w:lineRule="auto"/>
      </w:pPr>
      <w:r>
        <w:t>Penentuan visi arsitektur</w:t>
      </w:r>
    </w:p>
    <w:p w14:paraId="4857B37D" w14:textId="6C30E38E" w:rsidR="003832BF" w:rsidRDefault="003832BF" w:rsidP="00E51E9E">
      <w:pPr>
        <w:pStyle w:val="ListParagraph"/>
        <w:numPr>
          <w:ilvl w:val="0"/>
          <w:numId w:val="16"/>
        </w:numPr>
        <w:spacing w:line="360" w:lineRule="auto"/>
      </w:pPr>
      <w:r>
        <w:t>Perencanaan bisnis</w:t>
      </w:r>
    </w:p>
    <w:p w14:paraId="71002122" w14:textId="778719AA" w:rsidR="003832BF" w:rsidRDefault="003832BF" w:rsidP="00E51E9E">
      <w:pPr>
        <w:pStyle w:val="ListParagraph"/>
        <w:numPr>
          <w:ilvl w:val="0"/>
          <w:numId w:val="16"/>
        </w:numPr>
        <w:spacing w:line="360" w:lineRule="auto"/>
      </w:pPr>
      <w:r>
        <w:t>Perencanaan sistem inf</w:t>
      </w:r>
      <w:r w:rsidR="006974B8">
        <w:t>or</w:t>
      </w:r>
      <w:r>
        <w:t>masi</w:t>
      </w:r>
    </w:p>
    <w:p w14:paraId="1397C295" w14:textId="090AE406" w:rsidR="003832BF" w:rsidRDefault="003832BF" w:rsidP="00E51E9E">
      <w:pPr>
        <w:pStyle w:val="ListParagraph"/>
        <w:numPr>
          <w:ilvl w:val="0"/>
          <w:numId w:val="16"/>
        </w:numPr>
        <w:spacing w:line="360" w:lineRule="auto"/>
      </w:pPr>
      <w:r>
        <w:t>Perencanaan teknologi yang digunakan</w:t>
      </w:r>
    </w:p>
    <w:p w14:paraId="325D46D6" w14:textId="14F0745D" w:rsidR="003832BF" w:rsidRDefault="00651810" w:rsidP="00E51E9E">
      <w:pPr>
        <w:pStyle w:val="ListParagraph"/>
        <w:numPr>
          <w:ilvl w:val="0"/>
          <w:numId w:val="16"/>
        </w:numPr>
        <w:spacing w:line="360" w:lineRule="auto"/>
      </w:pPr>
      <w:r>
        <w:t xml:space="preserve">Studi peluang dan solusi yang </w:t>
      </w:r>
      <w:r w:rsidR="004C6077">
        <w:t>dapat</w:t>
      </w:r>
      <w:r>
        <w:t xml:space="preserve"> diselesaikan</w:t>
      </w:r>
    </w:p>
    <w:p w14:paraId="7F166FAA" w14:textId="043EBE3D" w:rsidR="00651810" w:rsidRDefault="00043C93" w:rsidP="00E51E9E">
      <w:pPr>
        <w:pStyle w:val="ListParagraph"/>
        <w:numPr>
          <w:ilvl w:val="0"/>
          <w:numId w:val="16"/>
        </w:numPr>
        <w:spacing w:line="360" w:lineRule="auto"/>
      </w:pPr>
      <w:r>
        <w:t>Perencanaan mekanisme migrasi layanan</w:t>
      </w:r>
    </w:p>
    <w:p w14:paraId="1BBAEE8B" w14:textId="67ACD2F3" w:rsidR="00043C93" w:rsidRDefault="00043C93" w:rsidP="00E51E9E">
      <w:pPr>
        <w:pStyle w:val="ListParagraph"/>
        <w:numPr>
          <w:ilvl w:val="0"/>
          <w:numId w:val="16"/>
        </w:numPr>
        <w:spacing w:line="360" w:lineRule="auto"/>
      </w:pPr>
      <w:r>
        <w:t>Implementasi kebijakan yang telah dibuat</w:t>
      </w:r>
    </w:p>
    <w:p w14:paraId="6A1A7B20" w14:textId="691AE693" w:rsidR="00043C93" w:rsidRDefault="00FB0042" w:rsidP="00E51E9E">
      <w:pPr>
        <w:pStyle w:val="ListParagraph"/>
        <w:numPr>
          <w:ilvl w:val="0"/>
          <w:numId w:val="16"/>
        </w:numPr>
        <w:spacing w:line="360" w:lineRule="auto"/>
      </w:pPr>
      <w:r>
        <w:t xml:space="preserve">Mekanisme manajemen perubahan </w:t>
      </w:r>
    </w:p>
    <w:p w14:paraId="2483DC1D" w14:textId="6F5D6815" w:rsidR="00FB0042" w:rsidRDefault="00FB0042" w:rsidP="00E51E9E">
      <w:pPr>
        <w:pStyle w:val="ListParagraph"/>
        <w:numPr>
          <w:ilvl w:val="0"/>
          <w:numId w:val="16"/>
        </w:numPr>
        <w:spacing w:line="360" w:lineRule="auto"/>
      </w:pPr>
      <w:r>
        <w:t>Manajemen kebutuhan</w:t>
      </w:r>
    </w:p>
    <w:p w14:paraId="50317DF5" w14:textId="465E8A1E" w:rsidR="00FB0042" w:rsidRDefault="00FB0042" w:rsidP="000D6536">
      <w:pPr>
        <w:spacing w:line="360" w:lineRule="auto"/>
        <w:ind w:left="720"/>
      </w:pPr>
      <w:r>
        <w:t>TOGAF juga memiliki empat domain arsitektur sistem informasi</w:t>
      </w:r>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r w:rsidR="00A01EF6">
        <w:t>yaitu :</w:t>
      </w:r>
    </w:p>
    <w:p w14:paraId="6D3B3F36" w14:textId="0EF777FC" w:rsidR="00A01EF6" w:rsidRDefault="00A01EF6" w:rsidP="00A01EF6">
      <w:pPr>
        <w:pStyle w:val="ListParagraph"/>
        <w:numPr>
          <w:ilvl w:val="0"/>
          <w:numId w:val="17"/>
        </w:numPr>
        <w:spacing w:line="360" w:lineRule="auto"/>
      </w:pPr>
      <w:r>
        <w:t>Arsitektur bisnis</w:t>
      </w:r>
    </w:p>
    <w:p w14:paraId="3659C02C" w14:textId="7EE8C41B" w:rsidR="00A01EF6" w:rsidRDefault="00A01EF6" w:rsidP="00A01EF6">
      <w:pPr>
        <w:pStyle w:val="ListParagraph"/>
        <w:numPr>
          <w:ilvl w:val="0"/>
          <w:numId w:val="17"/>
        </w:numPr>
        <w:spacing w:line="360" w:lineRule="auto"/>
      </w:pPr>
      <w:r>
        <w:t>Arsitektur data</w:t>
      </w:r>
    </w:p>
    <w:p w14:paraId="2E8886C7" w14:textId="5D555417" w:rsidR="00A01EF6" w:rsidRDefault="00A01EF6" w:rsidP="00A01EF6">
      <w:pPr>
        <w:pStyle w:val="ListParagraph"/>
        <w:numPr>
          <w:ilvl w:val="0"/>
          <w:numId w:val="17"/>
        </w:numPr>
        <w:spacing w:line="360" w:lineRule="auto"/>
      </w:pPr>
      <w:r>
        <w:t>Arsitektur aplikasi</w:t>
      </w:r>
    </w:p>
    <w:p w14:paraId="3C8F524C" w14:textId="3907BFA4" w:rsidR="00042585" w:rsidRDefault="00A01EF6" w:rsidP="00042585">
      <w:pPr>
        <w:pStyle w:val="ListParagraph"/>
        <w:numPr>
          <w:ilvl w:val="0"/>
          <w:numId w:val="17"/>
        </w:numPr>
        <w:spacing w:line="360" w:lineRule="auto"/>
      </w:pPr>
      <w:r>
        <w:t xml:space="preserve">Arsitektur </w:t>
      </w:r>
      <w:r w:rsidR="002C1D19">
        <w:t>teknologi</w:t>
      </w:r>
    </w:p>
    <w:p w14:paraId="203C7DE1" w14:textId="05BB52C5" w:rsidR="000A7A4A" w:rsidRDefault="00E77A44" w:rsidP="000A7A4A">
      <w:pPr>
        <w:spacing w:line="360" w:lineRule="auto"/>
      </w:pPr>
      <w:r>
        <w:t xml:space="preserve">Prinsip utama dari EA adalah untuk memberikan aturan dan juga arahan bagi perusahaan untuk </w:t>
      </w:r>
      <w:r w:rsidR="008E5139">
        <w:t xml:space="preserve">penggunaan dan pengadaan teknologi informasi </w:t>
      </w:r>
      <w:r w:rsidR="003A25E8">
        <w:t>yang ada di suatu perusahaan.</w:t>
      </w:r>
      <w:r w:rsidR="00DD4A83">
        <w:t xml:space="preserve"> Dengan mengimplementasikan EA di dalam perancangan sistem informasi akan lebih mudah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memiliki beberapa manfaat ketika diimplementasikan pada sebuah perusahaan yang akan mengadopsi teknologi untuk meningkatkan nilai bisnis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yaitu:</w:t>
      </w:r>
    </w:p>
    <w:p w14:paraId="482D9BC2" w14:textId="6C2592D6" w:rsidR="007F203B" w:rsidRDefault="00685C1D" w:rsidP="007F203B">
      <w:pPr>
        <w:pStyle w:val="ListParagraph"/>
        <w:numPr>
          <w:ilvl w:val="0"/>
          <w:numId w:val="20"/>
        </w:numPr>
        <w:spacing w:line="360" w:lineRule="auto"/>
      </w:pPr>
      <w:r>
        <w:t xml:space="preserve">Penyelarasan: </w:t>
      </w:r>
      <w:r w:rsidR="007A210C">
        <w:t>Ad</w:t>
      </w:r>
      <w:r w:rsidR="00346711">
        <w:t>opsi dari EA diharapkan dapat menyelaraskan investasi pada teknologi dan sistem informasi sejalan dengan kebutuhan bisnis.</w:t>
      </w:r>
    </w:p>
    <w:p w14:paraId="17D5AF0D" w14:textId="787EFE6B" w:rsidR="00FE0D5A" w:rsidRDefault="007A210C" w:rsidP="007F203B">
      <w:pPr>
        <w:pStyle w:val="ListParagraph"/>
        <w:numPr>
          <w:ilvl w:val="0"/>
          <w:numId w:val="20"/>
        </w:numPr>
        <w:spacing w:line="360" w:lineRule="auto"/>
      </w:pPr>
      <w:r>
        <w:lastRenderedPageBreak/>
        <w:t xml:space="preserve">Terintegrasi: </w:t>
      </w:r>
      <w:r w:rsidR="007959ED">
        <w:t xml:space="preserve">Penyelarasan antara segmen yang ada pada suatu perusahaan membuat data yang digunakan tidak </w:t>
      </w:r>
      <w:r w:rsidR="00FE0D5A">
        <w:t>berubah-ubah dan alur informasi terstandarisasi dengan baik.</w:t>
      </w:r>
    </w:p>
    <w:p w14:paraId="69CDC199" w14:textId="3AF3579E" w:rsidR="00346711" w:rsidRDefault="00FE0D5A" w:rsidP="007F203B">
      <w:pPr>
        <w:pStyle w:val="ListParagraph"/>
        <w:numPr>
          <w:ilvl w:val="0"/>
          <w:numId w:val="20"/>
        </w:numPr>
        <w:spacing w:line="360" w:lineRule="auto"/>
      </w:pPr>
      <w:r>
        <w:t xml:space="preserve">Perubahan: Adopsi EA memungkinkan </w:t>
      </w:r>
      <w:r w:rsidR="00780546">
        <w:t xml:space="preserve">adanya kemudahan dalam melakukan perubahan pada suatu perusahaan. Hal ini diakibatkan oleh EA membagi </w:t>
      </w:r>
      <w:r w:rsidR="009F5C46">
        <w:t>aspek dan komponen dalam melakukan perancangan sehingga perluasan ataupun perubahan dapat dilakukan dengan mudah dan sistematis.</w:t>
      </w:r>
    </w:p>
    <w:p w14:paraId="11FB279C" w14:textId="24750EE8" w:rsidR="009F5C46" w:rsidRDefault="00D87E5B" w:rsidP="007F203B">
      <w:pPr>
        <w:pStyle w:val="ListParagraph"/>
        <w:numPr>
          <w:ilvl w:val="0"/>
          <w:numId w:val="20"/>
        </w:numPr>
        <w:spacing w:line="360" w:lineRule="auto"/>
      </w:pPr>
      <w:r>
        <w:t xml:space="preserve">Mempercepat </w:t>
      </w:r>
      <w:r>
        <w:rPr>
          <w:i/>
          <w:iCs/>
        </w:rPr>
        <w:t>time to market</w:t>
      </w:r>
      <w:r>
        <w:t xml:space="preserve">: </w:t>
      </w:r>
      <w:r>
        <w:rPr>
          <w:i/>
          <w:iCs/>
        </w:rPr>
        <w:t xml:space="preserve">Framework </w:t>
      </w:r>
      <w:r>
        <w:t xml:space="preserve">EA memudahkan perusahaan dalam melakukan perancangan dan implementasi dari perancangan, sehingga akan mengurangi waktu untuk </w:t>
      </w:r>
      <w:r w:rsidR="00FD7820">
        <w:t xml:space="preserve">proses pengembangan suatu </w:t>
      </w:r>
      <w:r w:rsidR="00573AB0">
        <w:t>layanan.</w:t>
      </w:r>
    </w:p>
    <w:p w14:paraId="0FF04567" w14:textId="7C280A56" w:rsidR="00AD02E2" w:rsidRDefault="00AD02E2" w:rsidP="00AE58C4">
      <w:pPr>
        <w:pStyle w:val="Heading2"/>
        <w:spacing w:line="360" w:lineRule="auto"/>
        <w:rPr>
          <w:i/>
          <w:iCs/>
        </w:rPr>
      </w:pPr>
      <w:bookmarkStart w:id="747" w:name="_Toc120139650"/>
      <w:bookmarkStart w:id="748" w:name="_Toc124884122"/>
      <w:r w:rsidRPr="00AE58C4">
        <w:rPr>
          <w:i/>
          <w:iCs/>
        </w:rPr>
        <w:t>Business Process</w:t>
      </w:r>
      <w:bookmarkEnd w:id="747"/>
      <w:bookmarkEnd w:id="748"/>
    </w:p>
    <w:p w14:paraId="7A4671D4" w14:textId="1E37FC24" w:rsidR="00132A56" w:rsidRPr="00CE1B19" w:rsidRDefault="00DC76D3" w:rsidP="00AE58C4">
      <w:pPr>
        <w:spacing w:line="360" w:lineRule="auto"/>
      </w:pPr>
      <w:r>
        <w:rPr>
          <w:i/>
          <w:iCs/>
        </w:rPr>
        <w:t xml:space="preserve">Business process </w:t>
      </w:r>
      <w:r w:rsidR="007F375B">
        <w:t xml:space="preserve">urutan pekerjaan yang dikerjakan oleh suatu organisasi untuk mencapai </w:t>
      </w:r>
      <w:r w:rsidR="006674B8">
        <w:t xml:space="preserve">suatu tujuan yang telah ditentukan </w:t>
      </w:r>
      <w:del w:id="749" w:author="ilham.nur@office.ui.ac.id" w:date="2023-01-17T21:44:00Z">
        <w:r w:rsidR="00CD25E5" w:rsidDel="00B51285">
          <w:delText>b</w:delText>
        </w:r>
        <w:r w:rsidR="006674B8" w:rsidDel="00B51285">
          <w:delText>ersama</w:delText>
        </w:r>
      </w:del>
      <w:ins w:id="750" w:author="ilham.nur@office.ui.ac.id" w:date="2023-01-17T21:44:00Z">
        <w:r w:rsidR="00B51285">
          <w:pgNum/>
        </w:r>
        <w:r w:rsidR="00B51285">
          <w:t>ermino</w:t>
        </w:r>
      </w:ins>
      <w:r w:rsidR="00CD25E5">
        <w:t xml:space="preserve"> </w:t>
      </w:r>
      <w:r w:rsidR="009632F3">
        <w:fldChar w:fldCharType="begin" w:fldLock="1"/>
      </w:r>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r w:rsidR="009632F3">
        <w:fldChar w:fldCharType="end"/>
      </w:r>
      <w:r w:rsidR="006674B8">
        <w:t>.</w:t>
      </w:r>
      <w:r>
        <w:t xml:space="preserve"> </w:t>
      </w:r>
      <w:r w:rsidR="007B0F43">
        <w:rPr>
          <w:i/>
          <w:iCs/>
        </w:rPr>
        <w:t xml:space="preserve">Business process </w:t>
      </w:r>
      <w:r w:rsidR="007B0F43">
        <w:t xml:space="preserve">perlu untuk dikelola agar suatu perusahaan dapat </w:t>
      </w:r>
      <w:r w:rsidR="00DB7DC6">
        <w:t xml:space="preserve">memastikan tujuan yang ingin dicapai </w:t>
      </w:r>
      <w:r w:rsidR="00DF00D2">
        <w:t xml:space="preserve">dengan lebih effisien dan memberikan kepuasan pada pelanggan. Proses pengelolaan </w:t>
      </w:r>
      <w:r w:rsidR="00DF00D2">
        <w:rPr>
          <w:i/>
          <w:iCs/>
        </w:rPr>
        <w:t xml:space="preserve">business process </w:t>
      </w:r>
      <w:r w:rsidR="00DF00D2">
        <w:t xml:space="preserve">disebut sebagai </w:t>
      </w:r>
      <w:r w:rsidR="00DF00D2">
        <w:rPr>
          <w:i/>
          <w:iCs/>
        </w:rPr>
        <w:t xml:space="preserve">Business Process Management </w:t>
      </w:r>
      <w:r w:rsidR="00DF00D2">
        <w:t xml:space="preserve">(BPM) </w:t>
      </w:r>
      <w:r w:rsidR="00DF00D2">
        <w:fldChar w:fldCharType="begin" w:fldLock="1"/>
      </w:r>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r w:rsidR="00DF00D2">
        <w:fldChar w:fldCharType="end"/>
      </w:r>
      <w:r w:rsidR="00DF00D2">
        <w:t>.</w:t>
      </w:r>
      <w:r w:rsidR="00295F0E">
        <w:t xml:space="preserve"> BPM merupakan kemampuan dari suatu organisasi yang termasuk </w:t>
      </w:r>
      <w:r w:rsidR="00F63541">
        <w:t>kebijakan, formulasi strategi, metode, teknologi, dan manusia untuk menganalisis</w:t>
      </w:r>
      <w:r w:rsidR="00F7307C">
        <w:t xml:space="preserve">, merancang, mengimplementasikan dan mengembangkan secara berkala sebuah </w:t>
      </w:r>
      <w:r w:rsidR="00F7307C">
        <w:rPr>
          <w:i/>
          <w:iCs/>
        </w:rPr>
        <w:t xml:space="preserve">business process </w:t>
      </w:r>
      <w:r w:rsidR="00F7307C">
        <w:rPr>
          <w:i/>
          <w:iCs/>
        </w:rPr>
        <w:fldChar w:fldCharType="begin" w:fldLock="1"/>
      </w:r>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r w:rsidR="00F7307C">
        <w:rPr>
          <w:i/>
          <w:iCs/>
        </w:rPr>
        <w:fldChar w:fldCharType="end"/>
      </w:r>
      <w:r w:rsidR="00F7307C">
        <w:rPr>
          <w:i/>
          <w:iCs/>
        </w:rPr>
        <w:t>.</w:t>
      </w:r>
      <w:r w:rsidR="00D86969">
        <w:rPr>
          <w:i/>
          <w:iCs/>
        </w:rPr>
        <w:t xml:space="preserve"> </w:t>
      </w:r>
      <w:r w:rsidR="00D86969">
        <w:t xml:space="preserve">BPM secara umum memiliki dua fase dalam proses pengembanganya yaitu </w:t>
      </w:r>
      <w:r w:rsidR="00011550">
        <w:t xml:space="preserve">pengembangan proses dan </w:t>
      </w:r>
      <w:r w:rsidR="00011550">
        <w:rPr>
          <w:i/>
          <w:iCs/>
        </w:rPr>
        <w:t xml:space="preserve">reengineering </w:t>
      </w:r>
      <w:r w:rsidR="00011550">
        <w:t xml:space="preserve">proses </w:t>
      </w:r>
      <w:r w:rsidR="00011550">
        <w:fldChar w:fldCharType="begin" w:fldLock="1"/>
      </w:r>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r w:rsidR="00011550">
        <w:fldChar w:fldCharType="end"/>
      </w:r>
      <w:r w:rsidR="00011550">
        <w:t>.</w:t>
      </w:r>
      <w:r w:rsidR="00654A33">
        <w:t xml:space="preserve"> Pengembangan proses merupakan tahapan di mana suatu organisasi </w:t>
      </w:r>
      <w:r w:rsidR="001C10C6">
        <w:t>menganalisis</w:t>
      </w:r>
      <w:r w:rsidR="00654A33">
        <w:t xml:space="preserve"> proses bisnis yang berjalan saat ini dan memberikan </w:t>
      </w:r>
      <w:r w:rsidR="001C10C6">
        <w:t xml:space="preserve">perbaikan ataupun inovasi pada proses bisnis yang berjalan untuk mengejar </w:t>
      </w:r>
      <w:r w:rsidR="00CE1B19">
        <w:t xml:space="preserve">pengembangan yang berkelanjutan. </w:t>
      </w:r>
      <w:r w:rsidR="00CE1B19">
        <w:rPr>
          <w:i/>
          <w:iCs/>
        </w:rPr>
        <w:t xml:space="preserve">Reengineering </w:t>
      </w:r>
      <w:r w:rsidR="00CE1B19">
        <w:t xml:space="preserve">proses merupakan tahapan di mana </w:t>
      </w:r>
      <w:r w:rsidR="00C83C50">
        <w:t>proses bisnis yang berjalan, diuji dan ditantang untuk dapat memenuhi kebutuhan yang diinginkan. Apabila proses bisnis tidak dapat memenuhi pengujian</w:t>
      </w:r>
      <w:r w:rsidR="002D55B3">
        <w:t xml:space="preserve"> maka dilakukan perubahan secara radikal terhadap proses bisnis yang berjalan untuk dapat memenuhi tuntutan yang diinginkan </w:t>
      </w:r>
      <w:r w:rsidR="002D55B3">
        <w:fldChar w:fldCharType="begin" w:fldLock="1"/>
      </w:r>
      <w:r w:rsidR="0066279A">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2D55B3">
        <w:fldChar w:fldCharType="separate"/>
      </w:r>
      <w:r w:rsidR="002D55B3" w:rsidRPr="002D55B3">
        <w:rPr>
          <w:noProof/>
        </w:rPr>
        <w:t>(vom Brocke, 2018)</w:t>
      </w:r>
      <w:r w:rsidR="002D55B3">
        <w:fldChar w:fldCharType="end"/>
      </w:r>
      <w:r w:rsidR="002D55B3">
        <w:t>.</w:t>
      </w:r>
    </w:p>
    <w:p w14:paraId="07B6FB0E" w14:textId="71397771" w:rsidR="00AD02E2" w:rsidRDefault="00AD02E2" w:rsidP="00AD1AD6">
      <w:pPr>
        <w:pStyle w:val="Heading3"/>
        <w:spacing w:line="360" w:lineRule="auto"/>
        <w:rPr>
          <w:i/>
          <w:iCs/>
        </w:rPr>
      </w:pPr>
      <w:bookmarkStart w:id="751" w:name="_Toc120139651"/>
      <w:bookmarkStart w:id="752" w:name="_Toc124884123"/>
      <w:r w:rsidRPr="00AE58C4">
        <w:rPr>
          <w:i/>
          <w:iCs/>
        </w:rPr>
        <w:lastRenderedPageBreak/>
        <w:t>Business Process Modelling Notation</w:t>
      </w:r>
      <w:bookmarkEnd w:id="751"/>
      <w:bookmarkEnd w:id="752"/>
    </w:p>
    <w:p w14:paraId="20742EEF" w14:textId="0758CCD6" w:rsidR="007976A6" w:rsidRPr="007976A6" w:rsidRDefault="007976A6" w:rsidP="00AE58C4">
      <w:pPr>
        <w:spacing w:line="360" w:lineRule="auto"/>
        <w:ind w:left="720"/>
      </w:pPr>
      <w:r>
        <w:rPr>
          <w:i/>
          <w:iCs/>
        </w:rPr>
        <w:t xml:space="preserve">Business Process Modelling Notation </w:t>
      </w:r>
      <w:r>
        <w:t>(BPMN) merupakan sebuah alat yang digunakan untuk menggambarkan sebuah proses bisnis yang ada di dalam suatu proses</w:t>
      </w:r>
      <w:r w:rsidR="00AD1AD6">
        <w:t xml:space="preserve"> </w:t>
      </w:r>
      <w:r w:rsidR="00AD1AD6">
        <w:fldChar w:fldCharType="begin" w:fldLock="1"/>
      </w:r>
      <w:r w:rsidR="00BC4F07">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2022a)","plainTextFormattedCitation":"(González Moyano et al., 2022a)","previouslyFormattedCitation":"(González Moyano et al., 2022a)"},"properties":{"noteIndex":0},"schema":"https://github.com/citation-style-language/schema/raw/master/csl-citation.json"}</w:instrText>
      </w:r>
      <w:r w:rsidR="00AD1AD6">
        <w:fldChar w:fldCharType="separate"/>
      </w:r>
      <w:r w:rsidR="009F400B" w:rsidRPr="009F400B">
        <w:rPr>
          <w:noProof/>
        </w:rPr>
        <w:t>(González Moyano et al., 2022a)</w:t>
      </w:r>
      <w:r w:rsidR="00AD1AD6">
        <w:fldChar w:fldCharType="end"/>
      </w:r>
      <w:r>
        <w:t>.</w:t>
      </w:r>
      <w:r w:rsidR="000A593B">
        <w:t xml:space="preserve"> </w:t>
      </w:r>
      <w:r w:rsidR="009F24AF">
        <w:t xml:space="preserve">BPMN merupakan alat pemodelan proses bisnis yang banyak digunakan pada industri yang menjalankan </w:t>
      </w:r>
      <w:r w:rsidR="009F24AF">
        <w:rPr>
          <w:i/>
          <w:iCs/>
        </w:rPr>
        <w:t xml:space="preserve">agile software development </w:t>
      </w:r>
      <w:r w:rsidR="009F24AF">
        <w:rPr>
          <w:i/>
          <w:iCs/>
        </w:rPr>
        <w:fldChar w:fldCharType="begin" w:fldLock="1"/>
      </w:r>
      <w:r w:rsidR="00BC4F07">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2022b)","plainTextFormattedCitation":"(González Moyano et al., 2022b)","previouslyFormattedCitation":"(González Moyano et al., 2022b)"},"properties":{"noteIndex":0},"schema":"https://github.com/citation-style-language/schema/raw/master/csl-citation.json"}</w:instrText>
      </w:r>
      <w:r w:rsidR="009F24AF">
        <w:rPr>
          <w:i/>
          <w:iCs/>
        </w:rPr>
        <w:fldChar w:fldCharType="separate"/>
      </w:r>
      <w:r w:rsidR="009F400B" w:rsidRPr="009F400B">
        <w:rPr>
          <w:iCs/>
          <w:noProof/>
        </w:rPr>
        <w:t>(González Moyano et al., 2022b)</w:t>
      </w:r>
      <w:r w:rsidR="009F24AF">
        <w:rPr>
          <w:i/>
          <w:iCs/>
        </w:rPr>
        <w:fldChar w:fldCharType="end"/>
      </w:r>
      <w:r w:rsidR="009F24AF">
        <w:rPr>
          <w:i/>
          <w:iCs/>
        </w:rPr>
        <w:t>.</w:t>
      </w:r>
      <w:r w:rsidR="00D54EE9">
        <w:t>Dalam sebuah BPMN</w:t>
      </w:r>
      <w:r w:rsidR="00BD3BFD">
        <w:t>, proses bisnis di</w:t>
      </w:r>
      <w:r w:rsidR="00032110">
        <w:t>tandai dengan tanda mulai dan tanda berhenti dari suatu bisnis proses</w:t>
      </w:r>
      <w:r w:rsidR="00986DB7">
        <w:t>, dan berisi komponen proses dan juga keputusan yang menunjukan bagaimana suatu bisnis dapat berjalan</w:t>
      </w:r>
      <w:r w:rsidR="00032110">
        <w:t xml:space="preserve">. </w:t>
      </w:r>
    </w:p>
    <w:p w14:paraId="059785DB" w14:textId="0E6D0649" w:rsidR="00C1279D" w:rsidRDefault="00C1279D" w:rsidP="00D02935">
      <w:pPr>
        <w:pStyle w:val="Heading2"/>
        <w:spacing w:line="360" w:lineRule="auto"/>
      </w:pPr>
      <w:bookmarkStart w:id="753" w:name="_Toc120139652"/>
      <w:bookmarkStart w:id="754" w:name="_Toc124884124"/>
      <w:r>
        <w:t>Teori Pengambilan Keputusan</w:t>
      </w:r>
      <w:bookmarkEnd w:id="753"/>
      <w:bookmarkEnd w:id="754"/>
    </w:p>
    <w:p w14:paraId="60957CD2" w14:textId="43860A88" w:rsidR="00C1279D" w:rsidRDefault="00C1279D" w:rsidP="00D02935">
      <w:pPr>
        <w:spacing w:line="360" w:lineRule="auto"/>
      </w:pPr>
      <w:r>
        <w:t xml:space="preserve">Pengambilan keputusan menurut </w:t>
      </w:r>
      <w:r w:rsidR="00695900">
        <w:t xml:space="preserve">Shi et al. adalah sebuah </w:t>
      </w:r>
      <w:r w:rsidR="00F1055F">
        <w:t>kombinasi dari proses dan hasil, yang mengacu pada proses</w:t>
      </w:r>
      <w:r w:rsidR="004C4BEE">
        <w:t xml:space="preserve"> </w:t>
      </w:r>
      <w:r w:rsidR="00766140">
        <w:t xml:space="preserve">identifikasi masalah dan memilih skema akhir yang akan digunakan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dalam pengambilan </w:t>
      </w:r>
      <w:r w:rsidR="0088260B">
        <w:t>keputusa</w:t>
      </w:r>
      <w:r w:rsidR="00447F66">
        <w:t>n pada manajemen Proyek memiliki definisi yang berbeda dari pengambilan keputusan secara umum yaitu seb</w:t>
      </w:r>
      <w:r w:rsidR="008B7BC0">
        <w:t>u</w:t>
      </w:r>
      <w:r w:rsidR="00447F66">
        <w:t>ah proses membuat dan melakukan pemilihan pada isu-isu yang berkaitan dengan perencanaan</w:t>
      </w:r>
      <w:r w:rsidR="006A3283">
        <w:t xml:space="preserve">, penawaran, dan operasional dari sebuah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r>
        <w:t>Dalam pengambilan keputusan terdapat hal yang perlu dipertimbangkan</w:t>
      </w:r>
      <w:r w:rsidR="00B47966">
        <w:t>, yaitu</w:t>
      </w:r>
      <w:r>
        <w:t xml:space="preserve"> ketika </w:t>
      </w:r>
      <w:r w:rsidR="004627DA">
        <w:t>suatu proses pengambilan keputusan mengacu pada serangkaian fitur dalam konteks keputusan yang membuat pengambilan keputusan semakin kompleks.</w:t>
      </w:r>
      <w:r w:rsidR="00B47966">
        <w:t xml:space="preserve"> Kondisi seperti ini dapat juga disebut sebagai </w:t>
      </w:r>
      <w:r w:rsidR="004C0D06">
        <w:t xml:space="preserve">kompleksitas pengambilan keputusan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r>
        <w:t>Kompleksitas dalam pengambilan keputusan dapat dibedakan menjadi dua jenis yaitu kompleksitas detil dan kompleksitas dinamis</w:t>
      </w:r>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Kompleksitas detil </w:t>
      </w:r>
      <w:r w:rsidR="00EB5DF8">
        <w:t>menggambarkan suatu kompleksitas yang terkait dengan hasil akhir dari pengambilan keputusan</w:t>
      </w:r>
      <w:r w:rsidR="000F615A">
        <w:t xml:space="preserve">. Sedangkan kompleksitas dinamis merupakan </w:t>
      </w:r>
      <w:r w:rsidR="00E66B7C">
        <w:t>jenis kompleksitas yang berubah-ubah seiring berjalan</w:t>
      </w:r>
      <w:r w:rsidR="009C363A">
        <w:t xml:space="preserve">ya proyek, kompleksitas ini terkait dengan proses pengambilan keputusan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755" w:name="_Toc120139653"/>
      <w:bookmarkStart w:id="756" w:name="_Toc124884125"/>
      <w:r w:rsidRPr="004139ED">
        <w:t>Multi Criteria Decision Making</w:t>
      </w:r>
      <w:bookmarkEnd w:id="755"/>
      <w:bookmarkEnd w:id="756"/>
    </w:p>
    <w:p w14:paraId="4B2C4B1A" w14:textId="4D6AA0C0" w:rsidR="00F25C66" w:rsidRDefault="00E16BED" w:rsidP="004C4BEE">
      <w:pPr>
        <w:spacing w:line="360" w:lineRule="auto"/>
        <w:ind w:left="720"/>
      </w:pPr>
      <w:r>
        <w:rPr>
          <w:i/>
          <w:iCs/>
        </w:rPr>
        <w:t xml:space="preserve">Multi Criteria Decision Making </w:t>
      </w:r>
      <w:r>
        <w:t xml:space="preserve">(MCDM) merupakan salah satu </w:t>
      </w:r>
      <w:r w:rsidR="004E712D">
        <w:t>teknik</w:t>
      </w:r>
      <w:r>
        <w:t xml:space="preserve"> untuk melakukan pemili</w:t>
      </w:r>
      <w:r w:rsidR="00DF1F13">
        <w:t>han</w:t>
      </w:r>
      <w:r w:rsidR="00F7343B">
        <w:t xml:space="preserve"> atau pengambilan keputusan</w:t>
      </w:r>
      <w:r w:rsidR="00DF1F13">
        <w:t xml:space="preserve"> berdasarkan pilihan-pilihan yang diformalisasi secara transparan dan dengan cara tertentu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merupakan </w:t>
      </w:r>
      <w:r w:rsidR="00C84DFE">
        <w:t xml:space="preserve">ilmu yang mempelajari metode dan juga prosedur yang </w:t>
      </w:r>
      <w:r w:rsidR="00C84DFE">
        <w:lastRenderedPageBreak/>
        <w:t xml:space="preserve">mempertimbangkan </w:t>
      </w:r>
      <w:r w:rsidR="00700F14">
        <w:t xml:space="preserve">beberapa kriteria yang mungkin akan saling berhubungan untuk </w:t>
      </w:r>
      <w:r w:rsidR="004C6077">
        <w:t>dapat</w:t>
      </w:r>
      <w:r w:rsidR="00700F14">
        <w:t xml:space="preserve"> dihubungkan dengan mekanisme </w:t>
      </w:r>
      <w:r w:rsidR="008509FC">
        <w:t xml:space="preserve">proses manajemen perencanaan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merupakan sebuah </w:t>
      </w:r>
      <w:r w:rsidR="00361AED">
        <w:t xml:space="preserve">pendekatan yang dapat menghasilkan beberapa set solusi yang baik ataupun mendekati terbaik untuk permasalahan yang berhubungan </w:t>
      </w:r>
      <w:r w:rsidR="001075B4">
        <w:t xml:space="preserve">antara satu pilihan dengan pilihan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membantu </w:t>
      </w:r>
      <w:r w:rsidR="00236231">
        <w:t>pengambil keputusan dengan menggunakan kriteria untuk memilih alternatif pilihan atau prioritas dari peringkat</w:t>
      </w:r>
      <w:r w:rsidR="00E75F42">
        <w:t xml:space="preserve"> alternatif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membantu individual yang cenderung</w:t>
      </w:r>
      <w:r w:rsidR="00521EB7">
        <w:t xml:space="preserve"> ketika berpikir dipengaruhi oleh perasaan yang dirasakan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telah di klasifikasi berdasarkan data yang menjadi masukan, kriteria yang digunakan dan juga berapa banyak </w:t>
      </w:r>
      <w:r w:rsidR="009B7412">
        <w:t xml:space="preserve">alternatif pilihan yang dapat di hasilkan. </w:t>
      </w:r>
      <w:r w:rsidR="00D737B1">
        <w:t xml:space="preserve">Pada </w:t>
      </w:r>
      <w:r w:rsidR="009B7412">
        <w:t>klasifikasi ini MCDM dapat dibedakan menjadi 3 kelompok</w:t>
      </w:r>
      <w:r w:rsidR="00EF1ECD">
        <w:t xml:space="preserve"> yaitu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3DC2F8A0">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44190"/>
                    </a:xfrm>
                    <a:prstGeom prst="rect">
                      <a:avLst/>
                    </a:prstGeom>
                  </pic:spPr>
                </pic:pic>
              </a:graphicData>
            </a:graphic>
          </wp:inline>
        </w:drawing>
      </w:r>
    </w:p>
    <w:p w14:paraId="5A442C50" w14:textId="71900138" w:rsidR="006650A4" w:rsidRPr="001B62F8" w:rsidRDefault="006650A4" w:rsidP="00827EC8">
      <w:pPr>
        <w:pStyle w:val="Caption"/>
      </w:pPr>
      <w:bookmarkStart w:id="757" w:name="_Toc124884152"/>
      <w:r>
        <w:t xml:space="preserve">Gambar </w:t>
      </w:r>
      <w:ins w:id="758"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59"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60" w:author="ilham.nur@office.ui.ac.id" w:date="2023-01-18T05:52:00Z">
        <w:r w:rsidR="00C53EB8">
          <w:rPr>
            <w:noProof/>
          </w:rPr>
          <w:t>3</w:t>
        </w:r>
        <w:r w:rsidR="00C53EB8">
          <w:fldChar w:fldCharType="end"/>
        </w:r>
      </w:ins>
      <w:del w:id="761"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3</w:delText>
        </w:r>
        <w:r w:rsidR="0030521D" w:rsidDel="00E614FF">
          <w:fldChar w:fldCharType="end"/>
        </w:r>
      </w:del>
      <w:r>
        <w:t xml:space="preserve"> Pembagian MCDM berdasarkan data, kriteria yang digunakan, dan jumlah hasil yang dikeluarkan</w:t>
      </w:r>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757"/>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merupakan jenis MCDM sederhana yang terdiri dari satu model matematis penyelesaian seperti metode programa linier, programa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merupakan jenis MCDM yang mengadopsi </w:t>
      </w:r>
      <w:r>
        <w:rPr>
          <w:i/>
          <w:iCs/>
        </w:rPr>
        <w:t xml:space="preserve">basic methode </w:t>
      </w:r>
      <w:r>
        <w:t xml:space="preserve">sebagai dasar, kemudian dikembakgan dengan variasi model analisis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r>
        <w:t xml:space="preserve">merupakan jenis MCDM yang menggabungkan satu atau lebih jenis MCDM untuk mendapatkan hasil alternatif pilihan yang lebih tepat dan saling mengisi kekurangan dari sistem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r>
        <w:t>dapat di bentuk dengan mengombinasikan beberapa kombinasi</w:t>
      </w:r>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r>
        <w:t>Kombinasi</w:t>
      </w:r>
      <w:r w:rsidR="00E81779">
        <w:t xml:space="preserve"> antara metode </w:t>
      </w:r>
      <w:r w:rsidR="00E81779">
        <w:rPr>
          <w:i/>
          <w:iCs/>
        </w:rPr>
        <w:t xml:space="preserve">single analysis model </w:t>
      </w:r>
      <w:r w:rsidR="00E81779">
        <w:t xml:space="preserve">dengan </w:t>
      </w:r>
      <w:r w:rsidR="00E81779">
        <w:rPr>
          <w:i/>
          <w:iCs/>
        </w:rPr>
        <w:t xml:space="preserve">single analysis model </w:t>
      </w:r>
      <w:r w:rsidR="00E81779">
        <w:t>yang lainya.</w:t>
      </w:r>
    </w:p>
    <w:p w14:paraId="40AD1152" w14:textId="792FBD57" w:rsidR="00633D88" w:rsidRDefault="00E5126B" w:rsidP="004C4BEE">
      <w:pPr>
        <w:pStyle w:val="ListParagraph"/>
        <w:numPr>
          <w:ilvl w:val="0"/>
          <w:numId w:val="21"/>
        </w:numPr>
        <w:spacing w:line="360" w:lineRule="auto"/>
        <w:ind w:left="1080"/>
      </w:pPr>
      <w:r>
        <w:t xml:space="preserve">Kombinasi </w:t>
      </w:r>
      <w:r w:rsidR="004E0FF6">
        <w:t xml:space="preserve">metode MCDM dengan metode </w:t>
      </w:r>
      <w:r w:rsidR="004E0FF6">
        <w:rPr>
          <w:i/>
          <w:iCs/>
        </w:rPr>
        <w:t xml:space="preserve">single analysis model </w:t>
      </w:r>
      <w:r w:rsidR="004E0FF6">
        <w:t>yang dapat mengidentifikasi kriteria lebih baik.</w:t>
      </w:r>
    </w:p>
    <w:p w14:paraId="3F797CF3" w14:textId="68439714" w:rsidR="00E81779" w:rsidRPr="009C1B5D" w:rsidRDefault="00E5126B" w:rsidP="004C4BEE">
      <w:pPr>
        <w:pStyle w:val="ListParagraph"/>
        <w:numPr>
          <w:ilvl w:val="0"/>
          <w:numId w:val="21"/>
        </w:numPr>
        <w:spacing w:line="360" w:lineRule="auto"/>
        <w:ind w:left="1080"/>
      </w:pPr>
      <w:r>
        <w:t>Kombinasi</w:t>
      </w:r>
      <w:r w:rsidR="009C1B5D">
        <w:t xml:space="preserve"> teori logika </w:t>
      </w:r>
      <w:r w:rsidR="009C1B5D">
        <w:rPr>
          <w:i/>
          <w:iCs/>
        </w:rPr>
        <w:t xml:space="preserve">fuzzy </w:t>
      </w:r>
      <w:r w:rsidR="009C1B5D">
        <w:t xml:space="preserve">dengan salah satu metode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r>
        <w:t xml:space="preserve">Kombinasi antara </w:t>
      </w:r>
      <w:r w:rsidR="006650A4">
        <w:rPr>
          <w:i/>
          <w:iCs/>
        </w:rPr>
        <w:t>single analysis</w:t>
      </w:r>
      <w:r w:rsidR="00633D88">
        <w:rPr>
          <w:i/>
          <w:iCs/>
        </w:rPr>
        <w:t xml:space="preserve"> model </w:t>
      </w:r>
      <w:r w:rsidR="00633D88">
        <w:t>dengan model optimasi lainya.</w:t>
      </w:r>
    </w:p>
    <w:p w14:paraId="65D1F639" w14:textId="3D62787E" w:rsidR="00DC6689" w:rsidRDefault="00DC6689" w:rsidP="004C4BEE">
      <w:pPr>
        <w:spacing w:line="360" w:lineRule="auto"/>
        <w:ind w:left="360"/>
      </w:pPr>
      <w:r>
        <w:t xml:space="preserve">Kombinasi dari model </w:t>
      </w:r>
      <w:r>
        <w:rPr>
          <w:i/>
          <w:iCs/>
        </w:rPr>
        <w:t xml:space="preserve">hybrid </w:t>
      </w:r>
      <w:r>
        <w:t xml:space="preserve">MCDM dapat di lihat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7BC8D76E">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800350"/>
                    </a:xfrm>
                    <a:prstGeom prst="rect">
                      <a:avLst/>
                    </a:prstGeom>
                  </pic:spPr>
                </pic:pic>
              </a:graphicData>
            </a:graphic>
          </wp:inline>
        </w:drawing>
      </w:r>
    </w:p>
    <w:p w14:paraId="6AA436F5" w14:textId="4B928CBE" w:rsidR="00A53354" w:rsidRPr="00DC6689" w:rsidRDefault="00A53354" w:rsidP="00827EC8">
      <w:pPr>
        <w:pStyle w:val="Caption"/>
      </w:pPr>
      <w:bookmarkStart w:id="762" w:name="_Toc124884153"/>
      <w:r>
        <w:t xml:space="preserve">Gambar </w:t>
      </w:r>
      <w:ins w:id="763"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64"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65" w:author="ilham.nur@office.ui.ac.id" w:date="2023-01-18T05:52:00Z">
        <w:r w:rsidR="00C53EB8">
          <w:rPr>
            <w:noProof/>
          </w:rPr>
          <w:t>4</w:t>
        </w:r>
        <w:r w:rsidR="00C53EB8">
          <w:fldChar w:fldCharType="end"/>
        </w:r>
      </w:ins>
      <w:del w:id="766"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4</w:delText>
        </w:r>
        <w:r w:rsidR="0030521D" w:rsidDel="00E614FF">
          <w:fldChar w:fldCharType="end"/>
        </w:r>
      </w:del>
      <w:r>
        <w:t xml:space="preserve"> Kombinasi MCDM untuk membentuk sebuah MCDM yang bersifat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762"/>
      <w:r>
        <w:fldChar w:fldCharType="end"/>
      </w:r>
    </w:p>
    <w:p w14:paraId="2BE2BDE1" w14:textId="57110765" w:rsidR="00AF2C35" w:rsidRDefault="00915435" w:rsidP="004C4BEE">
      <w:pPr>
        <w:spacing w:line="360" w:lineRule="auto"/>
        <w:ind w:left="360"/>
      </w:pPr>
      <w:r>
        <w:t xml:space="preserve">Setiap MCDM memiliki perhitungan dan Metode yang berbeda yang akan menghasilkan </w:t>
      </w:r>
      <w:r w:rsidR="002272A5">
        <w:t xml:space="preserve">data yang kemungkinan berbeda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r w:rsidR="00AF75ED">
        <w:t xml:space="preserve">Tabel </w:t>
      </w:r>
      <w:r w:rsidR="00AF75ED">
        <w:rPr>
          <w:noProof/>
        </w:rPr>
        <w:t>2</w:t>
      </w:r>
      <w:r w:rsidR="00AF75ED">
        <w:t>.</w:t>
      </w:r>
      <w:r w:rsidR="00AF75ED">
        <w:rPr>
          <w:noProof/>
        </w:rPr>
        <w:t>3</w:t>
      </w:r>
      <w:r w:rsidR="007B6769">
        <w:fldChar w:fldCharType="end"/>
      </w:r>
      <w:r w:rsidR="006121DF">
        <w:t xml:space="preserve"> dapat dilihat perbandingan Metode MCDM yang umum digunakan dari berbagai aspek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41"/>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312B6C10" w:rsidR="000B3340" w:rsidRDefault="000B3340" w:rsidP="00827EC8">
      <w:pPr>
        <w:pStyle w:val="Caption"/>
      </w:pPr>
      <w:bookmarkStart w:id="767" w:name="_Ref110974311"/>
      <w:bookmarkStart w:id="768" w:name="_Toc124884167"/>
      <w:r>
        <w:t xml:space="preserve">Tabel </w:t>
      </w:r>
      <w:fldSimple w:instr=" STYLEREF 1 \s ">
        <w:r w:rsidR="00AF75ED">
          <w:rPr>
            <w:noProof/>
          </w:rPr>
          <w:t>2</w:t>
        </w:r>
      </w:fldSimple>
      <w:r w:rsidR="00A72F57">
        <w:t>.</w:t>
      </w:r>
      <w:fldSimple w:instr=" SEQ Tabel \* ARABIC \s 1 ">
        <w:r w:rsidR="00AF75ED">
          <w:rPr>
            <w:noProof/>
          </w:rPr>
          <w:t>3</w:t>
        </w:r>
      </w:fldSimple>
      <w:bookmarkEnd w:id="767"/>
      <w:r>
        <w:t xml:space="preserve"> Rangkuman perbandingan metode MCDM yang umum digunakan</w:t>
      </w:r>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768"/>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r w:rsidRPr="00E14C61">
              <w:rPr>
                <w:b/>
                <w:bCs/>
                <w:sz w:val="20"/>
                <w:szCs w:val="18"/>
              </w:rPr>
              <w:t>Jenis normalisasi</w:t>
            </w:r>
          </w:p>
        </w:tc>
        <w:tc>
          <w:tcPr>
            <w:tcW w:w="1044" w:type="pct"/>
          </w:tcPr>
          <w:p w14:paraId="10F7C73B" w14:textId="597AD4E7" w:rsidR="00CC3480" w:rsidRPr="00E14C61" w:rsidRDefault="00CC3480" w:rsidP="00DF1F13">
            <w:pPr>
              <w:spacing w:line="360" w:lineRule="auto"/>
              <w:rPr>
                <w:sz w:val="20"/>
                <w:szCs w:val="18"/>
              </w:rPr>
            </w:pPr>
            <w:r w:rsidRPr="00E14C61">
              <w:rPr>
                <w:sz w:val="20"/>
                <w:szCs w:val="18"/>
              </w:rPr>
              <w:t>Normalisasi vektor</w:t>
            </w:r>
          </w:p>
        </w:tc>
        <w:tc>
          <w:tcPr>
            <w:tcW w:w="1044" w:type="pct"/>
          </w:tcPr>
          <w:p w14:paraId="0CA2D2EA" w14:textId="15B68449" w:rsidR="00CC3480" w:rsidRPr="00E14C61" w:rsidRDefault="00CC3480" w:rsidP="00DF1F13">
            <w:pPr>
              <w:spacing w:line="360" w:lineRule="auto"/>
              <w:rPr>
                <w:sz w:val="20"/>
                <w:szCs w:val="18"/>
              </w:rPr>
            </w:pPr>
            <w:r>
              <w:rPr>
                <w:sz w:val="20"/>
                <w:szCs w:val="18"/>
              </w:rPr>
              <w:t>Normalisasi linier</w:t>
            </w:r>
          </w:p>
        </w:tc>
        <w:tc>
          <w:tcPr>
            <w:tcW w:w="1044" w:type="pct"/>
          </w:tcPr>
          <w:p w14:paraId="5D82227D" w14:textId="5F26FA81" w:rsidR="00CC3480" w:rsidRPr="00E14C61" w:rsidRDefault="00CC3480" w:rsidP="00DF1F13">
            <w:pPr>
              <w:spacing w:line="360" w:lineRule="auto"/>
              <w:rPr>
                <w:sz w:val="20"/>
                <w:szCs w:val="18"/>
              </w:rPr>
            </w:pPr>
            <w:r>
              <w:rPr>
                <w:sz w:val="20"/>
                <w:szCs w:val="18"/>
              </w:rPr>
              <w:t>Normalisasi vektor</w:t>
            </w:r>
          </w:p>
        </w:tc>
        <w:tc>
          <w:tcPr>
            <w:tcW w:w="868" w:type="pct"/>
          </w:tcPr>
          <w:p w14:paraId="75D40A28" w14:textId="305A0D76" w:rsidR="00CC3480" w:rsidRPr="00E14C61" w:rsidRDefault="00CC3480" w:rsidP="00DF1F13">
            <w:pPr>
              <w:spacing w:line="360" w:lineRule="auto"/>
              <w:rPr>
                <w:sz w:val="20"/>
                <w:szCs w:val="18"/>
              </w:rPr>
            </w:pPr>
            <w:r>
              <w:rPr>
                <w:sz w:val="20"/>
                <w:szCs w:val="18"/>
              </w:rPr>
              <w:t>Normalisasi vektor</w:t>
            </w:r>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r w:rsidRPr="00E14C61">
              <w:rPr>
                <w:b/>
                <w:bCs/>
                <w:sz w:val="20"/>
                <w:szCs w:val="18"/>
              </w:rPr>
              <w:t>Kegunaan</w:t>
            </w:r>
          </w:p>
        </w:tc>
        <w:tc>
          <w:tcPr>
            <w:tcW w:w="1044" w:type="pct"/>
          </w:tcPr>
          <w:p w14:paraId="33425A9E" w14:textId="3C9459E4" w:rsidR="00CC3480" w:rsidRPr="00E14C61" w:rsidRDefault="00CC3480" w:rsidP="00C248D3">
            <w:pPr>
              <w:spacing w:line="360" w:lineRule="auto"/>
              <w:rPr>
                <w:sz w:val="20"/>
                <w:szCs w:val="18"/>
              </w:rPr>
            </w:pPr>
            <w:r>
              <w:rPr>
                <w:sz w:val="20"/>
                <w:szCs w:val="18"/>
              </w:rPr>
              <w:t>Pengambilan keputusan, penentuan peringkat</w:t>
            </w:r>
          </w:p>
        </w:tc>
        <w:tc>
          <w:tcPr>
            <w:tcW w:w="1044" w:type="pct"/>
          </w:tcPr>
          <w:p w14:paraId="139B3C03" w14:textId="68532D9A" w:rsidR="00CC3480" w:rsidRPr="00E14C61" w:rsidRDefault="00CC3480" w:rsidP="00C248D3">
            <w:pPr>
              <w:spacing w:line="360" w:lineRule="auto"/>
              <w:rPr>
                <w:sz w:val="20"/>
                <w:szCs w:val="18"/>
              </w:rPr>
            </w:pPr>
            <w:r w:rsidRPr="006A1FD6">
              <w:rPr>
                <w:sz w:val="20"/>
                <w:szCs w:val="18"/>
              </w:rPr>
              <w:t>Pengambilan keputusan, penentuan peringkat</w:t>
            </w:r>
          </w:p>
        </w:tc>
        <w:tc>
          <w:tcPr>
            <w:tcW w:w="1044" w:type="pct"/>
          </w:tcPr>
          <w:p w14:paraId="455A060C" w14:textId="5A0957A4" w:rsidR="00CC3480" w:rsidRPr="00E14C61" w:rsidRDefault="00CC3480" w:rsidP="00C248D3">
            <w:pPr>
              <w:spacing w:line="360" w:lineRule="auto"/>
              <w:rPr>
                <w:sz w:val="20"/>
                <w:szCs w:val="18"/>
              </w:rPr>
            </w:pPr>
            <w:r w:rsidRPr="006A1FD6">
              <w:rPr>
                <w:sz w:val="20"/>
                <w:szCs w:val="18"/>
              </w:rPr>
              <w:t>Pengambilan keputusan, penentuan peringkat</w:t>
            </w:r>
          </w:p>
        </w:tc>
        <w:tc>
          <w:tcPr>
            <w:tcW w:w="868" w:type="pct"/>
          </w:tcPr>
          <w:p w14:paraId="0974B528" w14:textId="56E01C90" w:rsidR="00CC3480" w:rsidRPr="00E14C61" w:rsidRDefault="00CC3480" w:rsidP="00C248D3">
            <w:pPr>
              <w:spacing w:line="360" w:lineRule="auto"/>
              <w:rPr>
                <w:sz w:val="20"/>
                <w:szCs w:val="18"/>
              </w:rPr>
            </w:pPr>
            <w:r>
              <w:rPr>
                <w:sz w:val="20"/>
                <w:szCs w:val="18"/>
              </w:rPr>
              <w:t xml:space="preserve">Keperluan sortasi, </w:t>
            </w:r>
            <w:r w:rsidRPr="006A1FD6">
              <w:rPr>
                <w:sz w:val="20"/>
                <w:szCs w:val="18"/>
              </w:rPr>
              <w:t>Pengambilan keputusan, penentuan peringkat</w:t>
            </w:r>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r w:rsidRPr="00E14C61">
              <w:rPr>
                <w:b/>
                <w:bCs/>
                <w:sz w:val="20"/>
                <w:szCs w:val="18"/>
              </w:rPr>
              <w:t>Masukan</w:t>
            </w:r>
          </w:p>
        </w:tc>
        <w:tc>
          <w:tcPr>
            <w:tcW w:w="1044" w:type="pct"/>
          </w:tcPr>
          <w:p w14:paraId="0E4C887A" w14:textId="40CEF44B" w:rsidR="00CC3480" w:rsidRPr="00E14C61" w:rsidRDefault="00CC3480" w:rsidP="00233D16">
            <w:pPr>
              <w:spacing w:line="360" w:lineRule="auto"/>
              <w:rPr>
                <w:sz w:val="20"/>
                <w:szCs w:val="18"/>
              </w:rPr>
            </w:pPr>
            <w:r>
              <w:rPr>
                <w:sz w:val="20"/>
                <w:szCs w:val="18"/>
              </w:rPr>
              <w:t>Pembobotan yang berentang dari yang ideal-tidak ideal</w:t>
            </w:r>
          </w:p>
        </w:tc>
        <w:tc>
          <w:tcPr>
            <w:tcW w:w="1044" w:type="pct"/>
          </w:tcPr>
          <w:p w14:paraId="291C6FDC" w14:textId="72D63587" w:rsidR="00CC3480" w:rsidRPr="00E14C61" w:rsidRDefault="00CC3480" w:rsidP="00233D16">
            <w:pPr>
              <w:spacing w:line="360" w:lineRule="auto"/>
              <w:rPr>
                <w:sz w:val="20"/>
                <w:szCs w:val="18"/>
              </w:rPr>
            </w:pPr>
            <w:r>
              <w:rPr>
                <w:sz w:val="20"/>
                <w:szCs w:val="18"/>
              </w:rPr>
              <w:t>Pembobotan terbaik-terburuk</w:t>
            </w:r>
          </w:p>
        </w:tc>
        <w:tc>
          <w:tcPr>
            <w:tcW w:w="1044" w:type="pct"/>
          </w:tcPr>
          <w:p w14:paraId="42FC25F6" w14:textId="168973A9" w:rsidR="00CC3480" w:rsidRPr="00E14C61" w:rsidRDefault="00CC3480" w:rsidP="00233D16">
            <w:pPr>
              <w:spacing w:line="360" w:lineRule="auto"/>
              <w:rPr>
                <w:sz w:val="20"/>
                <w:szCs w:val="18"/>
              </w:rPr>
            </w:pPr>
            <w:r w:rsidRPr="000F18ED">
              <w:rPr>
                <w:sz w:val="20"/>
                <w:szCs w:val="18"/>
              </w:rPr>
              <w:t>Pembobotan terbaik-terburuk</w:t>
            </w:r>
          </w:p>
        </w:tc>
        <w:tc>
          <w:tcPr>
            <w:tcW w:w="868" w:type="pct"/>
          </w:tcPr>
          <w:p w14:paraId="47504EA7" w14:textId="468A4992" w:rsidR="00CC3480" w:rsidRPr="00E14C61" w:rsidRDefault="00CC3480" w:rsidP="00233D16">
            <w:pPr>
              <w:spacing w:line="360" w:lineRule="auto"/>
              <w:rPr>
                <w:sz w:val="20"/>
                <w:szCs w:val="18"/>
              </w:rPr>
            </w:pPr>
            <w:r>
              <w:rPr>
                <w:sz w:val="20"/>
                <w:szCs w:val="18"/>
              </w:rPr>
              <w:t>Perbandingan pasangan pilihan dari skala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r w:rsidRPr="00E14C61">
              <w:rPr>
                <w:b/>
                <w:bCs/>
                <w:sz w:val="20"/>
                <w:szCs w:val="18"/>
              </w:rPr>
              <w:t>Keluaran</w:t>
            </w:r>
          </w:p>
        </w:tc>
        <w:tc>
          <w:tcPr>
            <w:tcW w:w="1044" w:type="pct"/>
          </w:tcPr>
          <w:p w14:paraId="12393F6A" w14:textId="5B7CB1A8" w:rsidR="00CC3480" w:rsidRPr="00E14C61" w:rsidRDefault="00CC3480" w:rsidP="00DF1F13">
            <w:pPr>
              <w:spacing w:line="360" w:lineRule="auto"/>
              <w:rPr>
                <w:sz w:val="20"/>
                <w:szCs w:val="18"/>
              </w:rPr>
            </w:pPr>
            <w:r>
              <w:rPr>
                <w:sz w:val="20"/>
                <w:szCs w:val="18"/>
              </w:rPr>
              <w:t>Peringkat lengkap dari yang paling ideal-hingga tidak ideal, dengan kedekatan antar pilihan</w:t>
            </w:r>
          </w:p>
        </w:tc>
        <w:tc>
          <w:tcPr>
            <w:tcW w:w="1044" w:type="pct"/>
          </w:tcPr>
          <w:p w14:paraId="39428FB0" w14:textId="543043D4" w:rsidR="00CC3480" w:rsidRPr="00E14C61" w:rsidRDefault="00CC3480" w:rsidP="00DF1F13">
            <w:pPr>
              <w:spacing w:line="360" w:lineRule="auto"/>
              <w:rPr>
                <w:sz w:val="20"/>
                <w:szCs w:val="18"/>
              </w:rPr>
            </w:pPr>
            <w:r>
              <w:rPr>
                <w:sz w:val="20"/>
                <w:szCs w:val="18"/>
              </w:rPr>
              <w:t>Peringkat dari yang terbaik hingga terburuk, dengan kedekatan antar pilihan</w:t>
            </w:r>
          </w:p>
        </w:tc>
        <w:tc>
          <w:tcPr>
            <w:tcW w:w="1044" w:type="pct"/>
          </w:tcPr>
          <w:p w14:paraId="498F2608" w14:textId="1073584E" w:rsidR="00CC3480" w:rsidRPr="00E14C61" w:rsidRDefault="00CC3480" w:rsidP="00DF1F13">
            <w:pPr>
              <w:spacing w:line="360" w:lineRule="auto"/>
              <w:rPr>
                <w:sz w:val="20"/>
                <w:szCs w:val="18"/>
              </w:rPr>
            </w:pPr>
            <w:r>
              <w:rPr>
                <w:sz w:val="20"/>
                <w:szCs w:val="18"/>
              </w:rPr>
              <w:t>Peringkat dari yang terbaik hingga terburuk,</w:t>
            </w:r>
          </w:p>
        </w:tc>
        <w:tc>
          <w:tcPr>
            <w:tcW w:w="868" w:type="pct"/>
          </w:tcPr>
          <w:p w14:paraId="3425613D" w14:textId="2DB4E6BB" w:rsidR="00CC3480" w:rsidRPr="00E14C61" w:rsidRDefault="00CC3480" w:rsidP="00DF1F13">
            <w:pPr>
              <w:spacing w:line="360" w:lineRule="auto"/>
              <w:rPr>
                <w:sz w:val="20"/>
                <w:szCs w:val="18"/>
              </w:rPr>
            </w:pPr>
            <w:r>
              <w:rPr>
                <w:sz w:val="20"/>
                <w:szCs w:val="18"/>
              </w:rPr>
              <w:t>Peringkat dengan nilai pada masing-masing peringkat.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42"/>
          <w:headerReference w:type="default" r:id="rId43"/>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merupakan metode alternatif yang digunakan untuk membandingkan pasangan pilihan, umumnya kategori dan sub kategori untuk mendapatkan urutan pilihan dengan nilai, sehingga dapat di ambil keputusan dari </w:t>
      </w:r>
      <w:r w:rsidR="0003695E">
        <w:t xml:space="preserve">peringkat yang dihasilkan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1AA4EE85" w:rsidR="008F73AC" w:rsidRDefault="007179B6" w:rsidP="004C4BEE">
      <w:pPr>
        <w:spacing w:line="360" w:lineRule="auto"/>
        <w:ind w:left="360"/>
      </w:pPr>
      <w:r>
        <w:t xml:space="preserve">Permasalahan </w:t>
      </w:r>
      <w:r w:rsidR="00BB16CB">
        <w:t xml:space="preserve">pengambilan keputusan tidak selalu dapat ditentukan dengan dengan menggunakan hirarki proses, hal ini disebabkan oleh adanya keterkaitan yang tidak tergambar antar </w:t>
      </w:r>
      <w:del w:id="769" w:author="ilham.nur@office.ui.ac.id" w:date="2023-01-17T21:44:00Z">
        <w:r w:rsidR="000E55FB" w:rsidDel="00B51285">
          <w:delText>variabel</w:delText>
        </w:r>
      </w:del>
      <w:ins w:id="770" w:author="ilham.nur@office.ui.ac.id" w:date="2023-01-17T21:44:00Z">
        <w:r w:rsidR="00B51285">
          <w:pgNum/>
        </w:r>
        <w:r w:rsidR="00B51285">
          <w:t>erminol</w:t>
        </w:r>
      </w:ins>
      <w:r w:rsidR="000E55FB">
        <w:t xml:space="preserve"> yang di kendalikan dengan hirarki di atasnya. </w:t>
      </w:r>
      <w:r w:rsidR="000E55FB">
        <w:rPr>
          <w:i/>
          <w:iCs/>
        </w:rPr>
        <w:t xml:space="preserve">Analytical Network Process </w:t>
      </w:r>
      <w:r w:rsidR="000E55FB">
        <w:t>(ANP)</w:t>
      </w:r>
      <w:r w:rsidR="00FA659A">
        <w:t xml:space="preserve"> merupakan Teknik MCDM yang menggunakan jaringan hirarki di mana memungkinkan adanya keterkaitan antara elemen </w:t>
      </w:r>
      <w:r w:rsidR="004236C5">
        <w:t xml:space="preserve">yang di kendalikan dan hirarki </w:t>
      </w:r>
      <w:del w:id="771" w:author="ilham.nur@office.ui.ac.id" w:date="2023-01-17T21:44:00Z">
        <w:r w:rsidR="004236C5" w:rsidDel="00B51285">
          <w:delText>kontrol</w:delText>
        </w:r>
      </w:del>
      <w:ins w:id="772" w:author="ilham.nur@office.ui.ac.id" w:date="2023-01-17T21:44:00Z">
        <w:r w:rsidR="00B51285">
          <w:pgNum/>
        </w:r>
        <w:r w:rsidR="00B51285">
          <w:t>ermino</w:t>
        </w:r>
      </w:ins>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dari ANP dapat di gambarkan pada </w:t>
      </w:r>
      <w:r w:rsidR="00864CCA">
        <w:fldChar w:fldCharType="begin"/>
      </w:r>
      <w:r w:rsidR="00864CCA">
        <w:instrText xml:space="preserve"> REF _Ref111275031 \h </w:instrText>
      </w:r>
      <w:r w:rsidR="00864CCA">
        <w:fldChar w:fldCharType="separate"/>
      </w:r>
      <w:r w:rsidR="00AF75ED">
        <w:t xml:space="preserve">Gambar </w:t>
      </w:r>
      <w:r w:rsidR="00AF75ED">
        <w:rPr>
          <w:noProof/>
        </w:rPr>
        <w:t>2</w:t>
      </w:r>
      <w:r w:rsidR="00AF75ED">
        <w:t>.</w:t>
      </w:r>
      <w:r w:rsidR="00AF75ED">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62FDA34D">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4"/>
                    <a:stretch>
                      <a:fillRect/>
                    </a:stretch>
                  </pic:blipFill>
                  <pic:spPr>
                    <a:xfrm>
                      <a:off x="0" y="0"/>
                      <a:ext cx="5400040" cy="2450465"/>
                    </a:xfrm>
                    <a:prstGeom prst="rect">
                      <a:avLst/>
                    </a:prstGeom>
                  </pic:spPr>
                </pic:pic>
              </a:graphicData>
            </a:graphic>
          </wp:inline>
        </w:drawing>
      </w:r>
    </w:p>
    <w:p w14:paraId="6C30C0BF" w14:textId="17E4BA1E" w:rsidR="00864CCA" w:rsidRDefault="00864CCA" w:rsidP="00827EC8">
      <w:pPr>
        <w:pStyle w:val="Caption"/>
      </w:pPr>
      <w:bookmarkStart w:id="773" w:name="_Ref111275031"/>
      <w:bookmarkStart w:id="774" w:name="_Toc124884154"/>
      <w:r>
        <w:t xml:space="preserve">Gambar </w:t>
      </w:r>
      <w:ins w:id="775"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76"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77" w:author="ilham.nur@office.ui.ac.id" w:date="2023-01-18T05:52:00Z">
        <w:r w:rsidR="00C53EB8">
          <w:rPr>
            <w:noProof/>
          </w:rPr>
          <w:t>5</w:t>
        </w:r>
        <w:r w:rsidR="00C53EB8">
          <w:fldChar w:fldCharType="end"/>
        </w:r>
      </w:ins>
      <w:del w:id="778"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5</w:delText>
        </w:r>
        <w:r w:rsidR="0030521D" w:rsidDel="00E614FF">
          <w:fldChar w:fldCharType="end"/>
        </w:r>
      </w:del>
      <w:bookmarkEnd w:id="773"/>
      <w:r>
        <w:t xml:space="preserve"> Koneksi hirarki pada teknik penentuan keputusan menggunakan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774"/>
      <w:r w:rsidRPr="00864CCA">
        <w:fldChar w:fldCharType="end"/>
      </w:r>
    </w:p>
    <w:p w14:paraId="0B8E6644" w14:textId="32263435" w:rsidR="007A4ACA" w:rsidRDefault="003242E9" w:rsidP="004C4BEE">
      <w:pPr>
        <w:spacing w:line="360" w:lineRule="auto"/>
        <w:ind w:left="424"/>
      </w:pPr>
      <w:r>
        <w:t>ANP membagi elemen dari sistem</w:t>
      </w:r>
      <w:r w:rsidR="007A4C16">
        <w:t xml:space="preserve"> menjadi </w:t>
      </w:r>
      <w:r w:rsidR="00C27342">
        <w:t>2 hirarki</w:t>
      </w:r>
      <w:r w:rsidR="007A4ACA">
        <w:t>,</w:t>
      </w:r>
      <w:r w:rsidR="00C27342">
        <w:t xml:space="preserve"> yaitu</w:t>
      </w:r>
      <w:r w:rsidR="007A4ACA">
        <w:t xml:space="preserve"> :</w:t>
      </w:r>
    </w:p>
    <w:p w14:paraId="274202EA" w14:textId="26E31924" w:rsidR="009F46B0" w:rsidRDefault="007A4ACA" w:rsidP="004C4BEE">
      <w:pPr>
        <w:pStyle w:val="ListParagraph"/>
        <w:numPr>
          <w:ilvl w:val="0"/>
          <w:numId w:val="23"/>
        </w:numPr>
        <w:spacing w:line="360" w:lineRule="auto"/>
        <w:ind w:left="1208"/>
      </w:pPr>
      <w:r>
        <w:t>Hirarki kendali</w:t>
      </w:r>
    </w:p>
    <w:p w14:paraId="7AA09FE4" w14:textId="64D75EDE" w:rsidR="007A4ACA" w:rsidRDefault="007A4ACA" w:rsidP="004C4BEE">
      <w:pPr>
        <w:pStyle w:val="ListParagraph"/>
        <w:numPr>
          <w:ilvl w:val="0"/>
          <w:numId w:val="23"/>
        </w:numPr>
        <w:spacing w:line="360" w:lineRule="auto"/>
        <w:ind w:left="1208"/>
      </w:pPr>
      <w:r>
        <w:t>Hirarki jaringan</w:t>
      </w:r>
    </w:p>
    <w:p w14:paraId="277C2B6A" w14:textId="1087E841" w:rsidR="007A4ACA" w:rsidRPr="000E55FB" w:rsidRDefault="008F73AC" w:rsidP="004C4BEE">
      <w:pPr>
        <w:spacing w:line="360" w:lineRule="auto"/>
        <w:ind w:left="424"/>
      </w:pPr>
      <w:r>
        <w:t xml:space="preserve">ANP sudah banyak di adopsi oleh berbagai area dalam membantu menentukan </w:t>
      </w:r>
      <w:r w:rsidR="009A5DF1">
        <w:t xml:space="preserve">keputusan yang meliputi manajemen rantai pasok, manajemen limbah, energi, analisis risiko konstruksi dan </w:t>
      </w:r>
      <w:del w:id="779" w:author="ilham.nur@office.ui.ac.id" w:date="2023-01-17T21:44:00Z">
        <w:r w:rsidR="009A5DF1" w:rsidDel="00B51285">
          <w:delText>kesehatan</w:delText>
        </w:r>
      </w:del>
      <w:ins w:id="780" w:author="ilham.nur@office.ui.ac.id" w:date="2023-01-17T21:44:00Z">
        <w:r w:rsidR="00B51285">
          <w:pgNum/>
        </w:r>
        <w:r w:rsidR="00B51285">
          <w:t>erminolo</w:t>
        </w:r>
      </w:ins>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r w:rsidR="00C3385A">
        <w:t>merupakan metode MCDM yang memungkinkan input yang lebih sedikit dibandingkan dengan AHP, namun masih dapat menghasilkan peringkat terbaik dari pilihan yang ada</w:t>
      </w:r>
      <w:r w:rsidR="00B67C04">
        <w:t xml:space="preserve">, dengan nilai kedekatan antar pilihan yang ada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r w:rsidR="00135D39">
        <w:t>merupakan metode MCD</w:t>
      </w:r>
      <w:r w:rsidR="003E25CE">
        <w:t>M yang ditujukan untuk menyelesaikan permsalahan yang bersifat kompleks dan dianggap sebagai meto</w:t>
      </w:r>
      <w:r w:rsidR="007829B4">
        <w:t xml:space="preserve">de yang </w:t>
      </w:r>
      <w:r w:rsidR="00D35468">
        <w:t>dapat mengkompromi</w:t>
      </w:r>
      <w:r w:rsidR="0030388A">
        <w:t xml:space="preserve"> pemanfaatan secara maksimal sumber daya yang ada dan meminimalkan limbah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merupakan sebuah metode MCDM yang digunakan umumnya pada bidang sains dan teknologi khususnya di bidang manufaktur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diminati oleh pengguna MCDM dikarenakan fleksibilitas yang dimiliki dalam melakukan penentuan kriteria. COPRAS </w:t>
      </w:r>
      <w:r w:rsidR="008A6542">
        <w:t xml:space="preserve">dapat menunjukan alternatif terbaik berdasarkan dengan mempertimbangkan kondisi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menawarkan beberapa kelebihan di bandingkan jenis MCDM yang lain seperti, mudah digunakan, transparan dan mudah untuk diinterpretasikan dalam bentuk grafik. COPRAS juga memiliki kelebihan dibandingkan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yaitu:</w:t>
      </w:r>
    </w:p>
    <w:p w14:paraId="6427A663" w14:textId="4B1AE873" w:rsidR="00C77938" w:rsidRDefault="00C77938" w:rsidP="004C4BEE">
      <w:pPr>
        <w:pStyle w:val="ListParagraph"/>
        <w:numPr>
          <w:ilvl w:val="0"/>
          <w:numId w:val="22"/>
        </w:numPr>
        <w:spacing w:line="360" w:lineRule="auto"/>
        <w:ind w:left="1144"/>
      </w:pPr>
      <w:r>
        <w:t>Waktu kalkulasi relative cepat</w:t>
      </w:r>
    </w:p>
    <w:p w14:paraId="591CADA1" w14:textId="7BF6E903" w:rsidR="00C77938" w:rsidRDefault="00C77938" w:rsidP="004C4BEE">
      <w:pPr>
        <w:pStyle w:val="ListParagraph"/>
        <w:numPr>
          <w:ilvl w:val="0"/>
          <w:numId w:val="22"/>
        </w:numPr>
        <w:spacing w:line="360" w:lineRule="auto"/>
        <w:ind w:left="1144"/>
      </w:pPr>
      <w:r>
        <w:t>Transparan</w:t>
      </w:r>
    </w:p>
    <w:p w14:paraId="626218D7" w14:textId="3B97DC9B" w:rsidR="00C77938" w:rsidRDefault="00C77938" w:rsidP="004C4BEE">
      <w:pPr>
        <w:pStyle w:val="ListParagraph"/>
        <w:numPr>
          <w:ilvl w:val="0"/>
          <w:numId w:val="22"/>
        </w:numPr>
        <w:spacing w:line="360" w:lineRule="auto"/>
        <w:ind w:left="1144"/>
      </w:pPr>
      <w:r>
        <w:t>Mudah digunakan</w:t>
      </w:r>
    </w:p>
    <w:p w14:paraId="5CE78DD2" w14:textId="5ACEE0D6" w:rsidR="00C77938" w:rsidRDefault="00C77938" w:rsidP="004C4BEE">
      <w:pPr>
        <w:pStyle w:val="ListParagraph"/>
        <w:numPr>
          <w:ilvl w:val="0"/>
          <w:numId w:val="22"/>
        </w:numPr>
        <w:spacing w:line="360" w:lineRule="auto"/>
        <w:ind w:left="1144"/>
      </w:pPr>
      <w:r>
        <w:t>Mudah untuk diinterpretasikan kedalam grafik</w:t>
      </w:r>
    </w:p>
    <w:p w14:paraId="7C9ACCCE" w14:textId="36605BBB" w:rsidR="00C77938" w:rsidRDefault="00C77938" w:rsidP="004C4BEE">
      <w:pPr>
        <w:spacing w:line="360" w:lineRule="auto"/>
        <w:ind w:left="424"/>
      </w:pPr>
      <w:r>
        <w:t>Langkah umum yang dilakukan dalam menggunakan metode COPRAS ditunjukan secara umum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376EA30E">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3875" cy="5029200"/>
                    </a:xfrm>
                    <a:prstGeom prst="rect">
                      <a:avLst/>
                    </a:prstGeom>
                  </pic:spPr>
                </pic:pic>
              </a:graphicData>
            </a:graphic>
          </wp:inline>
        </w:drawing>
      </w:r>
    </w:p>
    <w:p w14:paraId="09EE5629" w14:textId="08ED07D9" w:rsidR="00C77938" w:rsidRDefault="008E3FD4" w:rsidP="00827EC8">
      <w:pPr>
        <w:pStyle w:val="Caption"/>
      </w:pPr>
      <w:bookmarkStart w:id="781" w:name="_Toc124884155"/>
      <w:r>
        <w:t xml:space="preserve">Gambar </w:t>
      </w:r>
      <w:ins w:id="782"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83"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84" w:author="ilham.nur@office.ui.ac.id" w:date="2023-01-18T05:52:00Z">
        <w:r w:rsidR="00C53EB8">
          <w:rPr>
            <w:noProof/>
          </w:rPr>
          <w:t>6</w:t>
        </w:r>
        <w:r w:rsidR="00C53EB8">
          <w:fldChar w:fldCharType="end"/>
        </w:r>
      </w:ins>
      <w:del w:id="785"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6</w:delText>
        </w:r>
        <w:r w:rsidR="0030521D" w:rsidDel="00E614FF">
          <w:fldChar w:fldCharType="end"/>
        </w:r>
      </w:del>
      <w:r>
        <w:t xml:space="preserve"> Tata cara MCDM menggunakan metode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781"/>
      <w:r w:rsidR="00FF6406" w:rsidRPr="00FF6406">
        <w:fldChar w:fldCharType="end"/>
      </w:r>
    </w:p>
    <w:p w14:paraId="3FCF4353" w14:textId="792F7484" w:rsidR="00CB1CD8" w:rsidRDefault="00F83345" w:rsidP="00536480">
      <w:pPr>
        <w:pStyle w:val="Heading3"/>
        <w:spacing w:line="360" w:lineRule="auto"/>
        <w:rPr>
          <w:i/>
          <w:iCs/>
        </w:rPr>
      </w:pPr>
      <w:bookmarkStart w:id="786" w:name="_Toc120139654"/>
      <w:bookmarkStart w:id="787" w:name="_Toc124884126"/>
      <w:r>
        <w:t xml:space="preserve">Kecerdasan Buatan dan </w:t>
      </w:r>
      <w:r w:rsidR="00CB1CD8">
        <w:rPr>
          <w:i/>
          <w:iCs/>
        </w:rPr>
        <w:t>Machine Learning</w:t>
      </w:r>
      <w:bookmarkEnd w:id="786"/>
      <w:bookmarkEnd w:id="787"/>
    </w:p>
    <w:p w14:paraId="34F9D407" w14:textId="04D44E4B" w:rsidR="003B7656" w:rsidRPr="003B7656" w:rsidRDefault="003B7656" w:rsidP="00536480">
      <w:pPr>
        <w:spacing w:line="360" w:lineRule="auto"/>
        <w:ind w:left="720"/>
      </w:pPr>
      <w:r>
        <w:t xml:space="preserve">Kecerdasan buatan sudah menjadi salah satu </w:t>
      </w:r>
      <w:r w:rsidR="0017568B">
        <w:t>alat yang digunakan untuk membantu menyelesaikan permasalahan modern yang tidak dapat diselesaikan oleh solusi terdahulu. Kecerdasan buatan</w:t>
      </w:r>
      <w:r w:rsidR="007B5280">
        <w:t xml:space="preserve"> dapat diartikan sebagai kemampuan dari sebuah sistem buatan untuk dapat menirukan fungsi kecerdasan yang dimiliki oleh manusia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Kecerdasan buatan merupakan payung keilmuan yang mendasari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r w:rsidR="00BF4BF7">
        <w:t xml:space="preserve">Kecerdasan buatan membantu manajer proyek untuk melakukan penugasan pekerjaan berdasarkan kemampuan dari individu yang mengerjakan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(ML) merupakan sebuah bentuk dari kecerdasan buatan yang memungkinkan sebuah sistem untuk melakukan pembelajaran dari sebuah data</w:t>
      </w:r>
      <w:r w:rsidR="00536480">
        <w:t xml:space="preserve"> latih dibandingkan membuat pemrograman dari sebuah model yang ditentukan sejak awal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ML merupakan bagian yang lebih spesifik dalam kecerdasan buatan, dikarenakan pada</w:t>
      </w:r>
      <w:r w:rsidR="00732C44">
        <w:t xml:space="preserve"> </w:t>
      </w:r>
      <w:r w:rsidR="00733FEA">
        <w:t>ML</w:t>
      </w:r>
      <w:r w:rsidR="00732C44">
        <w:t xml:space="preserve"> sudah </w:t>
      </w:r>
      <w:r w:rsidR="00733FEA">
        <w:t xml:space="preserve"> menggunakan berbagai alogirtma yang dilakukan secara iterastif untuk </w:t>
      </w:r>
      <w:r w:rsidR="00CC64A1">
        <w:t xml:space="preserve">mengembangkan dan mendeskripsikan data agar dapat memprediksi keluaran dari sebuah masukan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2A722103">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422650"/>
                    </a:xfrm>
                    <a:prstGeom prst="rect">
                      <a:avLst/>
                    </a:prstGeom>
                  </pic:spPr>
                </pic:pic>
              </a:graphicData>
            </a:graphic>
          </wp:inline>
        </w:drawing>
      </w:r>
    </w:p>
    <w:p w14:paraId="15540D18" w14:textId="42AB76B7" w:rsidR="00E97AB9" w:rsidRDefault="00E97AB9" w:rsidP="00827EC8">
      <w:pPr>
        <w:pStyle w:val="Caption"/>
      </w:pPr>
      <w:bookmarkStart w:id="788" w:name="_Ref112208028"/>
      <w:bookmarkStart w:id="789" w:name="_Toc124884156"/>
      <w:r>
        <w:t xml:space="preserve">Gambar </w:t>
      </w:r>
      <w:ins w:id="790"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91"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92" w:author="ilham.nur@office.ui.ac.id" w:date="2023-01-18T05:52:00Z">
        <w:r w:rsidR="00C53EB8">
          <w:rPr>
            <w:noProof/>
          </w:rPr>
          <w:t>7</w:t>
        </w:r>
        <w:r w:rsidR="00C53EB8">
          <w:fldChar w:fldCharType="end"/>
        </w:r>
      </w:ins>
      <w:del w:id="793"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7</w:delText>
        </w:r>
        <w:r w:rsidR="0030521D" w:rsidDel="00E614FF">
          <w:fldChar w:fldCharType="end"/>
        </w:r>
      </w:del>
      <w:bookmarkEnd w:id="788"/>
      <w:r>
        <w:t xml:space="preserve"> </w:t>
      </w:r>
      <w:r w:rsidR="003B7656">
        <w:t>Jenis k</w:t>
      </w:r>
      <w:r>
        <w:t>ecerdasan buatan dan ML secara lingkup garis besar</w:t>
      </w:r>
      <w:bookmarkEnd w:id="789"/>
    </w:p>
    <w:p w14:paraId="1726A9A5" w14:textId="61F78421"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AF75ED">
        <w:t xml:space="preserve">Gambar </w:t>
      </w:r>
      <w:r w:rsidR="00AF75ED">
        <w:rPr>
          <w:noProof/>
        </w:rPr>
        <w:t>2.7</w:t>
      </w:r>
      <w:r>
        <w:fldChar w:fldCharType="end"/>
      </w:r>
      <w:r>
        <w:t xml:space="preserve"> dapat dilihat gambar </w:t>
      </w:r>
      <w:r w:rsidR="008C377F">
        <w:t xml:space="preserve">lingkup kecerdasan buatan dan juga ML yang ada saat ini. </w:t>
      </w:r>
      <w:r w:rsidR="00E10010">
        <w:rPr>
          <w:i/>
          <w:iCs/>
        </w:rPr>
        <w:t xml:space="preserve">Reasoning </w:t>
      </w:r>
      <w:r w:rsidR="00E10010">
        <w:t xml:space="preserve">dalam kecerdasan buatan merupakan </w:t>
      </w:r>
      <w:r w:rsidR="003B7656">
        <w:t xml:space="preserve">jenis kecerdasan buatan yang biasa digunakan untuk </w:t>
      </w:r>
      <w:r w:rsidR="0043415F">
        <w:t xml:space="preserve">menjawab pertanyaan yang diajukan oleh manusia kepada sistem berdasarkan set data acuan yang telah di masukan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merupakan jenis kecerdasan buatan yang memungkinkan sebuah sistem mengidentifikasi </w:t>
      </w:r>
      <w:r w:rsidR="00273F30">
        <w:t xml:space="preserve">Bahasa umum yang digunakan manusia untuk berkomunikasi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r>
        <w:t>merupakan jenis dari kecerdasan buatan yang memungkinkan sebuah sistem untuk melakukan perencanaan dari masukan yang telah di berikan</w:t>
      </w:r>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Adapun jenis dari kecerdasan buatan yang telah disebutkan di persempit</w:t>
      </w:r>
      <w:r w:rsidR="00420490">
        <w:t xml:space="preserve"> lagi kedalam ML dan jenis dari ML.</w:t>
      </w:r>
      <w:r w:rsidR="00AE12C0">
        <w:t xml:space="preserve"> </w:t>
      </w:r>
    </w:p>
    <w:p w14:paraId="57E27268" w14:textId="320A781B"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AF75ED">
        <w:t xml:space="preserve">Gambar </w:t>
      </w:r>
      <w:r w:rsidR="00AF75ED">
        <w:rPr>
          <w:noProof/>
        </w:rPr>
        <w:t>2</w:t>
      </w:r>
      <w:r w:rsidR="00AF75ED">
        <w:t>.</w:t>
      </w:r>
      <w:r w:rsidR="00AF75ED">
        <w:rPr>
          <w:noProof/>
        </w:rPr>
        <w:t>7</w:t>
      </w:r>
      <w:r>
        <w:fldChar w:fldCharType="end"/>
      </w:r>
      <w:r>
        <w:t xml:space="preserve"> dapat dilihat juga ML memilki beberapa jenis yaitu </w:t>
      </w:r>
      <w:r>
        <w:rPr>
          <w:i/>
          <w:iCs/>
        </w:rPr>
        <w:t xml:space="preserve">supervised learning, unsupervised learning, reinforce learning, </w:t>
      </w:r>
      <w:r>
        <w:t xml:space="preserve">dan </w:t>
      </w:r>
      <w:r>
        <w:rPr>
          <w:i/>
          <w:iCs/>
        </w:rPr>
        <w:t xml:space="preserve">deep learning. </w:t>
      </w:r>
      <w:r>
        <w:t xml:space="preserve">Perbedaan jenis dari masing-masing ML berada pada masukan dan juga keluaran dari jenis ML yang digunakan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r w:rsidR="000669CB">
        <w:t xml:space="preserve">merupakan jenis dari ML yang </w:t>
      </w:r>
      <w:r w:rsidR="00012129">
        <w:t xml:space="preserve">sudah diketahui </w:t>
      </w:r>
      <w:r w:rsidR="00F27AA5">
        <w:t xml:space="preserve">dan ditentukan keluaran dari sistem seperti apa, sehingga sistem hanya melakukan identifikasi yang dilanjutkan dengan regresi atau klasifikasi dari data yang dimasukkan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r w:rsidR="00393D28">
        <w:t>dibagi menjadi dua jenis yaitu regresi dan klasifikasi</w:t>
      </w:r>
      <w:r w:rsidR="00D9035B">
        <w:t xml:space="preserve">. SL dengan jenis regresi digunakan ketika ingin memprediksi keluaran dari sebuah sistem </w:t>
      </w:r>
      <w:r w:rsidR="00B41934">
        <w:t xml:space="preserve">dalam bentuk kontinu, sedangkan SL dengan jenis klasifikasi digunakan ketika ingin memprediksi keluaran dari sebuah sistem dalam bentuk diskrit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SL Regresi dapat di bagi lagi menjadi beberapa jenis yaitu regresi linier,</w:t>
      </w:r>
      <w:r w:rsidR="008C3FF0">
        <w:t xml:space="preserve"> regresi logistik, </w:t>
      </w:r>
      <w:r w:rsidR="008C3FF0">
        <w:rPr>
          <w:i/>
          <w:iCs/>
        </w:rPr>
        <w:t xml:space="preserve">Support Vector Machine </w:t>
      </w:r>
      <w:r w:rsidR="008C3FF0">
        <w:t>(SVM)</w:t>
      </w:r>
      <w:r w:rsidR="003541C2">
        <w:t xml:space="preserve">, dan </w:t>
      </w:r>
      <w:r w:rsidR="003541C2">
        <w:rPr>
          <w:i/>
          <w:iCs/>
        </w:rPr>
        <w:t xml:space="preserve">nearest neighbor. </w:t>
      </w:r>
      <w:r w:rsidR="003541C2">
        <w:t xml:space="preserve">Seluruh jenis SL regresi memiliki kesamaan yaitu seluruhnya menggunakan sebuah model matematika yang menggambarkan fenomena fisis dari suatu logika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Klasifikasi </w:t>
      </w:r>
      <w:r w:rsidR="003D01DC">
        <w:t xml:space="preserve">dapat di bagi juga menjadi beberapa jenis yaitu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merupakan jenis SL klasifikasi yang juga merupakan SL regresi, di mana </w:t>
      </w:r>
      <w:r w:rsidR="00B24229">
        <w:t>data yang di miliki di interpretasi dalam sebuah grafik. Garis kepu</w:t>
      </w:r>
      <w:r w:rsidR="00815D41">
        <w:t>t</w:t>
      </w:r>
      <w:r w:rsidR="00B24229">
        <w:t xml:space="preserve">usan di gambar untuk memisahkan </w:t>
      </w:r>
      <w:r w:rsidR="00E97F7C">
        <w:t xml:space="preserve">2 jenis klasifikasi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r w:rsidR="00AE58A4">
        <w:t xml:space="preserve">Apabila </w:t>
      </w:r>
      <w:r w:rsidR="00815D41">
        <w:t xml:space="preserve">elemen </w:t>
      </w:r>
      <w:r w:rsidR="00815D41">
        <w:rPr>
          <w:i/>
          <w:iCs/>
        </w:rPr>
        <w:t xml:space="preserve">support </w:t>
      </w:r>
      <w:r w:rsidR="00815D41">
        <w:t xml:space="preserve">berada pada batasan garis keputusan maka dianggap sebagai suatu klasifikasi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7692A28">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2409825"/>
                    </a:xfrm>
                    <a:prstGeom prst="rect">
                      <a:avLst/>
                    </a:prstGeom>
                  </pic:spPr>
                </pic:pic>
              </a:graphicData>
            </a:graphic>
          </wp:inline>
        </w:drawing>
      </w:r>
    </w:p>
    <w:p w14:paraId="20A5903B" w14:textId="0D6F3933" w:rsidR="00230EF2" w:rsidRPr="00815D41" w:rsidRDefault="000212E9" w:rsidP="00827EC8">
      <w:pPr>
        <w:pStyle w:val="Caption"/>
      </w:pPr>
      <w:bookmarkStart w:id="794" w:name="_Toc124884157"/>
      <w:r>
        <w:t xml:space="preserve">Gambar </w:t>
      </w:r>
      <w:ins w:id="795"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796"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797" w:author="ilham.nur@office.ui.ac.id" w:date="2023-01-18T05:52:00Z">
        <w:r w:rsidR="00C53EB8">
          <w:rPr>
            <w:noProof/>
          </w:rPr>
          <w:t>8</w:t>
        </w:r>
        <w:r w:rsidR="00C53EB8">
          <w:fldChar w:fldCharType="end"/>
        </w:r>
      </w:ins>
      <w:del w:id="798"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8</w:delText>
        </w:r>
        <w:r w:rsidR="0030521D" w:rsidDel="00E614FF">
          <w:fldChar w:fldCharType="end"/>
        </w:r>
      </w:del>
      <w:r>
        <w:t xml:space="preserve"> Contoh Plot </w:t>
      </w:r>
      <w:r>
        <w:rPr>
          <w:i/>
        </w:rPr>
        <w:t xml:space="preserve">Support Vector </w:t>
      </w:r>
      <w:r>
        <w:t>dalam sebuah bidang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794"/>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merupakan jenis ML klasifikasi yang melihat </w:t>
      </w:r>
      <w:r w:rsidR="00542CBB">
        <w:t xml:space="preserve">posisi relatif sebuah nilai terhadap tetangga terdekat dari posisi nilai tersebut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melakukan proses </w:t>
      </w:r>
      <w:r w:rsidR="004A171E">
        <w:t xml:space="preserve">pembelajaran data </w:t>
      </w:r>
      <w:r w:rsidR="00172F76">
        <w:t xml:space="preserve">dan </w:t>
      </w:r>
      <w:r w:rsidR="004A171E">
        <w:t xml:space="preserve">hanya melakukan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r>
        <w:t xml:space="preserve">merupakan jenis ML klasifikasi yang berbentuk seperti pohon. Pada </w:t>
      </w:r>
      <w:r>
        <w:rPr>
          <w:i/>
          <w:iCs/>
        </w:rPr>
        <w:t xml:space="preserve">decision tree </w:t>
      </w:r>
      <w:r>
        <w:t xml:space="preserve">terdapat tiga komponen penyusun yaitu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merupakan </w:t>
      </w:r>
      <w:r w:rsidR="00A066C6">
        <w:t xml:space="preserve">titik </w:t>
      </w:r>
      <w:r w:rsidR="00CF6824">
        <w:t xml:space="preserve">di mana proses pengambilan keputusan dilakukan. </w:t>
      </w:r>
      <w:r w:rsidR="00CF6824">
        <w:rPr>
          <w:i/>
          <w:iCs/>
        </w:rPr>
        <w:t xml:space="preserve">Node </w:t>
      </w:r>
      <w:r w:rsidR="00CF6824">
        <w:t xml:space="preserve">terhubung pada </w:t>
      </w:r>
      <w:r w:rsidR="00CF6824">
        <w:rPr>
          <w:i/>
          <w:iCs/>
        </w:rPr>
        <w:t xml:space="preserve">branch, </w:t>
      </w:r>
      <w:r w:rsidR="00CF6824">
        <w:t xml:space="preserve">yang merupakan cabang dari </w:t>
      </w:r>
      <w:r w:rsidR="001737AD">
        <w:rPr>
          <w:i/>
          <w:iCs/>
        </w:rPr>
        <w:t xml:space="preserve">node </w:t>
      </w:r>
      <w:r w:rsidR="001737AD">
        <w:t xml:space="preserve">yang menunjukan opsi pilihan yang akan di ambil. Pada akhir </w:t>
      </w:r>
      <w:r w:rsidR="001737AD">
        <w:rPr>
          <w:i/>
          <w:iCs/>
        </w:rPr>
        <w:t xml:space="preserve">branch </w:t>
      </w:r>
      <w:r w:rsidR="001737AD">
        <w:t xml:space="preserve">terdapat </w:t>
      </w:r>
      <w:r w:rsidR="001737AD">
        <w:rPr>
          <w:i/>
          <w:iCs/>
        </w:rPr>
        <w:t xml:space="preserve">leaf </w:t>
      </w:r>
      <w:r w:rsidR="001737AD">
        <w:t xml:space="preserve">di mana </w:t>
      </w:r>
      <w:r w:rsidR="001737AD">
        <w:rPr>
          <w:i/>
          <w:iCs/>
        </w:rPr>
        <w:t xml:space="preserve">leaf </w:t>
      </w:r>
      <w:r w:rsidR="001737AD">
        <w:t xml:space="preserve">merupakan pilihan akhir yang akan menjadi keluaran pada sistem </w:t>
      </w:r>
      <w:r w:rsidR="00EC0D17">
        <w:t xml:space="preserve">ML </w:t>
      </w:r>
      <w:r w:rsidR="00EC0D17">
        <w:rPr>
          <w:i/>
          <w:iCs/>
        </w:rPr>
        <w:t>Decision Tree.</w:t>
      </w:r>
    </w:p>
    <w:p w14:paraId="0B0B3163" w14:textId="6B475C46" w:rsidR="00712883" w:rsidRDefault="00EC0D17" w:rsidP="0043415F">
      <w:pPr>
        <w:spacing w:line="360" w:lineRule="auto"/>
        <w:ind w:left="720"/>
      </w:pPr>
      <w:r>
        <w:t xml:space="preserve">Akan tetapi </w:t>
      </w:r>
      <w:r>
        <w:rPr>
          <w:i/>
          <w:iCs/>
        </w:rPr>
        <w:t xml:space="preserve">Decision Tree </w:t>
      </w:r>
      <w:r>
        <w:t xml:space="preserve">memiliki kelemahan, di mana model yang di buat dari ML </w:t>
      </w:r>
      <w:r w:rsidR="00C30972">
        <w:rPr>
          <w:i/>
          <w:iCs/>
        </w:rPr>
        <w:t xml:space="preserve">Decision Tree </w:t>
      </w:r>
      <w:r>
        <w:t xml:space="preserve">akan </w:t>
      </w:r>
      <w:r w:rsidR="006D3180">
        <w:t xml:space="preserve">lebih mudah terjadi </w:t>
      </w:r>
      <w:r w:rsidR="006D3180">
        <w:rPr>
          <w:i/>
          <w:iCs/>
        </w:rPr>
        <w:t>overfitting</w:t>
      </w:r>
      <w:r w:rsidR="00C638C2">
        <w:t xml:space="preserve">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mengatasi permasalahan ini model ML baru </w:t>
      </w:r>
      <w:r w:rsidR="00967AC8">
        <w:t xml:space="preserve">digunakan yaitu </w:t>
      </w:r>
      <w:r w:rsidR="00967AC8">
        <w:rPr>
          <w:i/>
          <w:iCs/>
        </w:rPr>
        <w:t xml:space="preserve">Random Forest. Random Forest </w:t>
      </w:r>
      <w:r w:rsidR="00B22FF1">
        <w:t>merupakan</w:t>
      </w:r>
      <w:r w:rsidR="004C459D">
        <w:t xml:space="preserve"> </w:t>
      </w:r>
      <w:r w:rsidR="00CC2B7A">
        <w:t xml:space="preserve">sebuah teknik ML yang dapat menyelesaikan permasalahan regresi dan klasifikasi, dengan menggunakan </w:t>
      </w:r>
      <w:r w:rsidR="00740EB0">
        <w:t xml:space="preserve">gabungan dari beberapa sistem </w:t>
      </w:r>
      <w:r w:rsidR="00740EB0">
        <w:rPr>
          <w:i/>
          <w:iCs/>
        </w:rPr>
        <w:t xml:space="preserve">Decision Tree </w:t>
      </w:r>
      <w:r w:rsidR="00740EB0">
        <w:t xml:space="preserve">untuk dapat mengambil keputusan yang lebih presisi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88337F8">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80765"/>
                    </a:xfrm>
                    <a:prstGeom prst="rect">
                      <a:avLst/>
                    </a:prstGeom>
                  </pic:spPr>
                </pic:pic>
              </a:graphicData>
            </a:graphic>
          </wp:inline>
        </w:drawing>
      </w:r>
    </w:p>
    <w:p w14:paraId="0B7E9B4A" w14:textId="20A8B958" w:rsidR="00712883" w:rsidRDefault="00712883" w:rsidP="00827EC8">
      <w:pPr>
        <w:pStyle w:val="Caption"/>
        <w:rPr>
          <w:i/>
        </w:rPr>
      </w:pPr>
      <w:bookmarkStart w:id="799" w:name="_Ref113421484"/>
      <w:bookmarkStart w:id="800" w:name="_Toc124884158"/>
      <w:r>
        <w:t xml:space="preserve">Gambar </w:t>
      </w:r>
      <w:ins w:id="801" w:author="ilham.nur@office.ui.ac.id" w:date="2023-01-18T05:52:00Z">
        <w:r w:rsidR="00C53EB8">
          <w:fldChar w:fldCharType="begin"/>
        </w:r>
        <w:r w:rsidR="00C53EB8">
          <w:instrText xml:space="preserve"> STYLEREF 1 \s </w:instrText>
        </w:r>
      </w:ins>
      <w:r w:rsidR="00C53EB8">
        <w:fldChar w:fldCharType="separate"/>
      </w:r>
      <w:r w:rsidR="00C53EB8">
        <w:rPr>
          <w:noProof/>
        </w:rPr>
        <w:t>2</w:t>
      </w:r>
      <w:ins w:id="802"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803" w:author="ilham.nur@office.ui.ac.id" w:date="2023-01-18T05:52:00Z">
        <w:r w:rsidR="00C53EB8">
          <w:rPr>
            <w:noProof/>
          </w:rPr>
          <w:t>9</w:t>
        </w:r>
        <w:r w:rsidR="00C53EB8">
          <w:fldChar w:fldCharType="end"/>
        </w:r>
      </w:ins>
      <w:del w:id="804"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2</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9</w:delText>
        </w:r>
        <w:r w:rsidR="0030521D" w:rsidDel="00E614FF">
          <w:fldChar w:fldCharType="end"/>
        </w:r>
      </w:del>
      <w:bookmarkEnd w:id="799"/>
      <w:r>
        <w:t xml:space="preserve"> Ilustrasi struktur </w:t>
      </w:r>
      <w:r>
        <w:rPr>
          <w:i/>
        </w:rPr>
        <w:t>random forest</w:t>
      </w:r>
      <w:r>
        <w:t xml:space="preserve"> dalam menyelesaikan permasalahan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800"/>
      <w:r w:rsidRPr="00712883">
        <w:fldChar w:fldCharType="end"/>
      </w:r>
    </w:p>
    <w:p w14:paraId="5EE785C6" w14:textId="6CEFDA47"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AF75ED">
        <w:t xml:space="preserve">Gambar </w:t>
      </w:r>
      <w:r w:rsidR="00AF75ED">
        <w:rPr>
          <w:noProof/>
        </w:rPr>
        <w:t>2</w:t>
      </w:r>
      <w:r w:rsidR="00AF75ED">
        <w:t>.</w:t>
      </w:r>
      <w:r w:rsidR="00AF75ED">
        <w:rPr>
          <w:noProof/>
        </w:rPr>
        <w:t>9</w:t>
      </w:r>
      <w:r>
        <w:fldChar w:fldCharType="end"/>
      </w:r>
      <w:r>
        <w:t xml:space="preserve"> ditunjukkan bagaimana </w:t>
      </w:r>
      <w:r w:rsidR="00551B1D">
        <w:t xml:space="preserve">struktur dari </w:t>
      </w:r>
      <w:r>
        <w:rPr>
          <w:i/>
          <w:iCs/>
        </w:rPr>
        <w:t>random forest</w:t>
      </w:r>
      <w:r w:rsidR="00551B1D">
        <w:rPr>
          <w:i/>
          <w:iCs/>
        </w:rPr>
        <w:t xml:space="preserve">. </w:t>
      </w:r>
      <w:r w:rsidR="00B05405">
        <w:rPr>
          <w:i/>
          <w:iCs/>
        </w:rPr>
        <w:t xml:space="preserve">Random Forest </w:t>
      </w:r>
      <w:r w:rsidR="00B05405">
        <w:t xml:space="preserve">bekerja dengan melakukan pemilihan terhadap </w:t>
      </w:r>
      <w:r w:rsidR="00B05405">
        <w:rPr>
          <w:i/>
          <w:iCs/>
        </w:rPr>
        <w:t xml:space="preserve">root </w:t>
      </w:r>
      <w:r w:rsidR="00B05405">
        <w:t xml:space="preserve">utama, kemudian dibagikan kepada </w:t>
      </w:r>
      <w:r w:rsidR="00342DF8">
        <w:t xml:space="preserve">masing-masing </w:t>
      </w:r>
      <w:r w:rsidR="00342DF8">
        <w:rPr>
          <w:i/>
          <w:iCs/>
        </w:rPr>
        <w:t xml:space="preserve">decision tree </w:t>
      </w:r>
      <w:r w:rsidR="00342DF8">
        <w:t xml:space="preserve">yang ada pada sistem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r w:rsidR="00465A1B">
        <w:t xml:space="preserve">Kelebihan yang didapatkan ketikan menggunakan ML </w:t>
      </w:r>
      <w:r w:rsidR="00465A1B">
        <w:rPr>
          <w:i/>
          <w:iCs/>
        </w:rPr>
        <w:t xml:space="preserve">random forest </w:t>
      </w:r>
      <w:r w:rsidR="00465A1B">
        <w:t xml:space="preserve">adalah memiliki hasil prediksi yang lebih </w:t>
      </w:r>
      <w:r w:rsidR="00E1649B">
        <w:t xml:space="preserve">valid dan mudah untuk di pahami, dan dapat digunakan untuk data yang banyak </w:t>
      </w:r>
      <w:r w:rsidR="00E1649B">
        <w:fldChar w:fldCharType="begin" w:fldLock="1"/>
      </w:r>
      <w:r w:rsidR="001F097B">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12","7"]]},"author":[{"dropping-particle":"","family":"Onesmus","given":"Mbaabu","non-dropping-particle":"","parse-names":false,"suffix":""}],"container-title":"Section.Io","id":"ITEM-1","issued":{"date-parts":[["2020"]]},"publisher":"Section","title":"Introduction to Random Forest in Machine Learning","type":"webpage"},"uris":["http://www.mendeley.com/documents/?uuid=43fa98a3-b781-4cd1-a811-059035328ff8"]},{"id":"ITEM-2","itemData":{"URL":"https://builtin.com/data-science/supervised-machine-learning-classification","abstract":"Machine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tetapi penggunaan </w:t>
      </w:r>
      <w:r w:rsidR="00E1649B">
        <w:rPr>
          <w:i/>
          <w:iCs/>
        </w:rPr>
        <w:t xml:space="preserve">random forest </w:t>
      </w:r>
      <w:r w:rsidR="00E1649B">
        <w:t>juga memiliki kekurangan di mana</w:t>
      </w:r>
      <w:r w:rsidR="00FB327F">
        <w:t xml:space="preserve"> perlu banyak </w:t>
      </w:r>
      <w:r w:rsidR="00FB327F">
        <w:rPr>
          <w:i/>
          <w:iCs/>
        </w:rPr>
        <w:t xml:space="preserve">resource computation </w:t>
      </w:r>
      <w:r w:rsidR="00FB327F">
        <w:t xml:space="preserve">yang digunakan sehingga relatif lebih lambat dibandingkan dengan </w:t>
      </w:r>
      <w:r w:rsidR="00FB327F">
        <w:rPr>
          <w:i/>
          <w:iCs/>
        </w:rPr>
        <w:t>decision tree</w:t>
      </w:r>
      <w:r w:rsidR="00897DE3">
        <w:rPr>
          <w:i/>
          <w:iCs/>
        </w:rPr>
        <w:t xml:space="preserve"> </w:t>
      </w:r>
      <w:r w:rsidR="00897DE3">
        <w:rPr>
          <w:i/>
          <w:iCs/>
        </w:rPr>
        <w:fldChar w:fldCharType="begin" w:fldLock="1"/>
      </w:r>
      <w:r w:rsidR="001F097B">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12","7"]]},"author":[{"dropping-particle":"","family":"Onesmus","given":"Mbaabu","non-dropping-particle":"","parse-names":false,"suffix":""}],"container-title":"Section.Io","id":"ITEM-1","issued":{"date-parts":[["2020"]]},"publisher":"Section","title":"Introduction to Random Forest in Machine Learning","type":"webpage"},"uris":["http://www.mendeley.com/documents/?uuid=43fa98a3-b781-4cd1-a811-059035328ff8"]}],"mendeley":{"formattedCitation":"(Onesmus,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merupakan jenis dari ML yang tidak memiliki keluaran tetap untuk di prediksi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digunakan untuk mengungkap keunikan dari sebuah data yang dimasukkan ke dalam sistem. UL dapat dibedakan menjadi dua jenis yaitu </w:t>
      </w:r>
      <w:r w:rsidR="0043125D">
        <w:rPr>
          <w:i/>
          <w:iCs/>
        </w:rPr>
        <w:t xml:space="preserve">clustering </w:t>
      </w:r>
      <w:r w:rsidR="0043125D">
        <w:t xml:space="preserve">dan </w:t>
      </w:r>
      <w:r w:rsidR="0043125D">
        <w:rPr>
          <w:i/>
          <w:iCs/>
        </w:rPr>
        <w:t xml:space="preserve">dimensionality reduction. </w:t>
      </w:r>
      <w:r w:rsidR="0043125D">
        <w:t xml:space="preserve">UL dengan jenis </w:t>
      </w:r>
      <w:r w:rsidR="0043125D" w:rsidRPr="0043125D">
        <w:rPr>
          <w:i/>
          <w:iCs/>
        </w:rPr>
        <w:t>clustering</w:t>
      </w:r>
      <w:r w:rsidR="0043125D">
        <w:t>, bekerja dengan mengelompokan kelompok data dengan kesamaan dan perbedaan</w:t>
      </w:r>
      <w:r w:rsidR="005876DA">
        <w:t xml:space="preserve">, akan tetapi </w:t>
      </w:r>
      <w:r w:rsidR="005876DA">
        <w:lastRenderedPageBreak/>
        <w:t xml:space="preserve">tidak ada label yang ditambahkan setelah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merupakan pelengkap antara SL dan UL </w:t>
      </w:r>
      <w:r w:rsidR="00D162A7">
        <w:t>di mana kelompok atau dimensi yang sudah diapatkan pada UL diharapkan kedepanya dapat dilakukan identifikasi sesuai dengan analisa yang telah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merupakan teknik </w:t>
      </w:r>
      <w:r w:rsidR="00177BA3">
        <w:t xml:space="preserve">lanjut dari ML di mana terdapat sebuah lapisan logika yang saling terhubung dengan masukkan yang diberikan pada suatu sistem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805" w:name="_Toc120139655"/>
      <w:bookmarkStart w:id="806" w:name="_Toc124884127"/>
      <w:r>
        <w:t>Pemilihan Proyek</w:t>
      </w:r>
      <w:bookmarkEnd w:id="805"/>
      <w:bookmarkEnd w:id="806"/>
    </w:p>
    <w:p w14:paraId="4AAF8884" w14:textId="08A84CF9" w:rsidR="00D418BA" w:rsidRDefault="00D260D0" w:rsidP="009E1792">
      <w:pPr>
        <w:spacing w:line="360" w:lineRule="auto"/>
      </w:pPr>
      <w:r>
        <w:t>Tidak semua p</w:t>
      </w:r>
      <w:r w:rsidR="00D418BA">
        <w:t xml:space="preserve">royek yang masuk kedalam suatu organisasi </w:t>
      </w:r>
      <w:r>
        <w:t>akan di</w:t>
      </w:r>
      <w:r w:rsidR="00970F1C">
        <w:t xml:space="preserve">jalankan. Hal ini diakibatkan oleh organisasi memiliki keterbatasan dari kondisi fisik dan juga </w:t>
      </w:r>
      <w:r w:rsidR="009E1792">
        <w:t xml:space="preserve">finansial dari suatu perusahaan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Akibat ini proyek yang masuk ke organisasi harus di seleksi melalui tahapan yang di kenal sebagai pemilihan proyek. </w:t>
      </w:r>
    </w:p>
    <w:p w14:paraId="3D4334FE" w14:textId="333373E9" w:rsidR="0038145E" w:rsidRDefault="00A43C17" w:rsidP="009E1792">
      <w:pPr>
        <w:spacing w:line="360" w:lineRule="auto"/>
      </w:pPr>
      <w:r>
        <w:t xml:space="preserve">Pemilihan proyek </w:t>
      </w:r>
      <w:r w:rsidR="00825CF3">
        <w:t xml:space="preserve">merupakan kegiatan untuk melakukan pemilihan </w:t>
      </w:r>
      <w:r w:rsidR="00F31541">
        <w:t xml:space="preserve">proyek yang masuk keorganisasi berdasarkan kondisi fisik dan finansial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Menurut Conde &amp; </w:t>
      </w:r>
      <w:r w:rsidR="00A919AA">
        <w:t xml:space="preserve">Martens </w:t>
      </w:r>
      <w:r w:rsidR="00AD1803">
        <w:t>salah satu cara untuk melakukan pemillihan proyek adalah dengan mengimplementasikan Six Sigma ketika melakukan pemilihan proyek</w:t>
      </w:r>
      <w:r w:rsidR="00F7694C">
        <w:t>.</w:t>
      </w:r>
      <w:r w:rsidR="006436E2">
        <w:t xml:space="preserve"> </w:t>
      </w:r>
      <w:r w:rsidR="00C05D13">
        <w:t xml:space="preserve">Six Sigma </w:t>
      </w:r>
      <w:r w:rsidR="00C05D13" w:rsidRPr="00C05D13">
        <w:t xml:space="preserve">merupakan </w:t>
      </w:r>
      <w:del w:id="807" w:author="ilham.nur@office.ui.ac.id" w:date="2023-01-17T21:44:00Z">
        <w:r w:rsidR="00C05D13" w:rsidRPr="00C05D13" w:rsidDel="00B51285">
          <w:delText>terminologi</w:delText>
        </w:r>
      </w:del>
      <w:ins w:id="808" w:author="ilham.nur@office.ui.ac.id" w:date="2023-01-17T21:44:00Z">
        <w:r w:rsidR="00B51285">
          <w:pgNum/>
        </w:r>
        <w:r w:rsidR="00B51285">
          <w:t>erminology</w:t>
        </w:r>
      </w:ins>
      <w:r w:rsidR="00C05D13" w:rsidRPr="00C05D13">
        <w:t xml:space="preserve"> yang berhubungan dengan manufaktur dan pemodelan statistik yang bertujuan untuk mengurangi adanya kegagalan pada suatu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memiliki 6 area konseptualisasi untuk meningkatkan performa untuk pemilihan proyek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yaitu:</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mengidentifikasi dan mengurangi cacat dari suatu proses,</w:t>
      </w:r>
    </w:p>
    <w:p w14:paraId="0E4A6FB1" w14:textId="4420481E" w:rsidR="00DF37DF" w:rsidRDefault="00DF37DF" w:rsidP="00DF37DF">
      <w:pPr>
        <w:pStyle w:val="ListParagraph"/>
        <w:numPr>
          <w:ilvl w:val="0"/>
          <w:numId w:val="9"/>
        </w:numPr>
        <w:spacing w:line="360" w:lineRule="auto"/>
      </w:pPr>
      <w:r>
        <w:t>Merupakan sebuah alat statistik yang digunakan untuk pengembangan proses,</w:t>
      </w:r>
    </w:p>
    <w:p w14:paraId="58ABA1E8" w14:textId="66A7882E" w:rsidR="00DF37DF" w:rsidRDefault="00DF37DF" w:rsidP="00DF37DF">
      <w:pPr>
        <w:pStyle w:val="ListParagraph"/>
        <w:numPr>
          <w:ilvl w:val="0"/>
          <w:numId w:val="9"/>
        </w:numPr>
        <w:spacing w:line="360" w:lineRule="auto"/>
      </w:pPr>
      <w:r>
        <w:t>Merupakan filosofi operasional untuk manajemen,</w:t>
      </w:r>
    </w:p>
    <w:p w14:paraId="4B6F1B7F" w14:textId="0DCEE55F" w:rsidR="00DF37DF" w:rsidRDefault="00DF37DF" w:rsidP="00DF37DF">
      <w:pPr>
        <w:pStyle w:val="ListParagraph"/>
        <w:numPr>
          <w:ilvl w:val="0"/>
          <w:numId w:val="9"/>
        </w:numPr>
        <w:spacing w:line="360" w:lineRule="auto"/>
      </w:pPr>
      <w:r>
        <w:t>Merupakan metodologi analisis,</w:t>
      </w:r>
    </w:p>
    <w:p w14:paraId="43851704" w14:textId="55422C3A" w:rsidR="00F7694C" w:rsidRDefault="00DF37DF" w:rsidP="00DF37DF">
      <w:pPr>
        <w:pStyle w:val="ListParagraph"/>
        <w:numPr>
          <w:ilvl w:val="0"/>
          <w:numId w:val="9"/>
        </w:numPr>
        <w:spacing w:line="360" w:lineRule="auto"/>
      </w:pPr>
      <w:r>
        <w:t>dan sebagai kultur bisnis.</w:t>
      </w:r>
    </w:p>
    <w:p w14:paraId="435FB7D9" w14:textId="5301868B" w:rsidR="008902DE" w:rsidRDefault="008902DE" w:rsidP="008902DE">
      <w:pPr>
        <w:spacing w:line="360" w:lineRule="auto"/>
      </w:pPr>
      <w:r>
        <w:t xml:space="preserve">Implementasi Six Sigma pada manajemen proyek </w:t>
      </w:r>
      <w:r w:rsidR="000B5EB5">
        <w:t xml:space="preserve">disarankan untuk dikerjakan pada grup proses eksekusi, untuk mengurangi adanya variasi proses yang akan mengarah pada keterlambatan pekerjaan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575868FD" w14:textId="7DF8EEC1" w:rsidR="00EE77AC" w:rsidRDefault="00FF2F12" w:rsidP="009E1792">
      <w:pPr>
        <w:spacing w:line="360" w:lineRule="auto"/>
      </w:pPr>
      <w:r>
        <w:lastRenderedPageBreak/>
        <w:t xml:space="preserve">Setelah proyek berhasil terpilih maka proyek tersebut akan dilakukan perencanaan jadwal, lingkup dan biaya. Perencanaan jadwal </w:t>
      </w:r>
      <w:r w:rsidR="00A919AA">
        <w:t>juga perlu untuk diimbangi dengan teori pemilihan proyek, sehingga pekerjaan yang dilakukan dapat menyesuaikan kondisi fisik dan finansial yang dimiliki oleh perusahaan.</w:t>
      </w:r>
    </w:p>
    <w:p w14:paraId="5093B4BD" w14:textId="7FFDAF5D" w:rsidR="006258D8" w:rsidRDefault="006258D8" w:rsidP="00AE58C4">
      <w:pPr>
        <w:pStyle w:val="Heading2"/>
      </w:pPr>
      <w:bookmarkStart w:id="809" w:name="_Toc121280602"/>
      <w:bookmarkStart w:id="810" w:name="_Toc121280663"/>
      <w:bookmarkStart w:id="811" w:name="_Toc121280724"/>
      <w:bookmarkStart w:id="812" w:name="_Toc121280785"/>
      <w:bookmarkStart w:id="813" w:name="_Toc121280603"/>
      <w:bookmarkStart w:id="814" w:name="_Toc121280664"/>
      <w:bookmarkStart w:id="815" w:name="_Toc121280725"/>
      <w:bookmarkStart w:id="816" w:name="_Toc121280786"/>
      <w:bookmarkStart w:id="817" w:name="_Toc121280604"/>
      <w:bookmarkStart w:id="818" w:name="_Toc121280665"/>
      <w:bookmarkStart w:id="819" w:name="_Toc121280726"/>
      <w:bookmarkStart w:id="820" w:name="_Toc121280787"/>
      <w:bookmarkStart w:id="821" w:name="_Toc124884128"/>
      <w:bookmarkEnd w:id="809"/>
      <w:bookmarkEnd w:id="810"/>
      <w:bookmarkEnd w:id="811"/>
      <w:bookmarkEnd w:id="812"/>
      <w:bookmarkEnd w:id="813"/>
      <w:bookmarkEnd w:id="814"/>
      <w:bookmarkEnd w:id="815"/>
      <w:bookmarkEnd w:id="816"/>
      <w:bookmarkEnd w:id="817"/>
      <w:bookmarkEnd w:id="818"/>
      <w:bookmarkEnd w:id="819"/>
      <w:bookmarkEnd w:id="820"/>
      <w:r>
        <w:t>Analisis Statistik</w:t>
      </w:r>
      <w:bookmarkEnd w:id="821"/>
    </w:p>
    <w:p w14:paraId="1DD17A0E" w14:textId="771AA0B3" w:rsidR="00C7020F" w:rsidRPr="00D15BB4" w:rsidRDefault="009001E8" w:rsidP="00A4210C">
      <w:pPr>
        <w:spacing w:line="360" w:lineRule="auto"/>
        <w:rPr>
          <w:rFonts w:eastAsiaTheme="minorEastAsia"/>
        </w:rPr>
      </w:pPr>
      <w:bookmarkStart w:id="822" w:name="_Toc120139657"/>
      <w:bookmarkEnd w:id="822"/>
      <w:r>
        <w:t xml:space="preserve">Analisis </w:t>
      </w:r>
      <w:r w:rsidR="008069B4">
        <w:t>statistik</w:t>
      </w:r>
      <w:r>
        <w:t xml:space="preserve"> yang dilakukan</w:t>
      </w:r>
      <w:r w:rsidR="005121B5">
        <w:t xml:space="preserve"> adalah untuk melakukan perbandingan terhadap </w:t>
      </w:r>
      <w:r w:rsidR="006704C4">
        <w:t xml:space="preserve">model yang telah dibangun dengan kondisi </w:t>
      </w:r>
      <w:r w:rsidR="006704C4" w:rsidRPr="00AE58C4">
        <w:rPr>
          <w:i/>
          <w:iCs/>
        </w:rPr>
        <w:t>real</w:t>
      </w:r>
      <w:r w:rsidR="006704C4">
        <w:t xml:space="preserve"> yang</w:t>
      </w:r>
      <w:r w:rsidR="008E71F7">
        <w:t xml:space="preserve"> sedang berjalan.</w:t>
      </w:r>
      <w:r w:rsidR="006258D8">
        <w:t xml:space="preserve"> </w:t>
      </w:r>
      <w:r w:rsidR="001A42E0">
        <w:t xml:space="preserve">Analisis statistik yang dilakukan adalah Uji t-pasangan. Uji t-pasangan merupakan jenis pengujian yang </w:t>
      </w:r>
      <w:r w:rsidR="009F400B">
        <w:t xml:space="preserve">digunakan untuk menganalisis hubungan kelompok yang sama dengan perlakuan yang berbeda </w:t>
      </w:r>
      <w:r w:rsidR="009F400B">
        <w:fldChar w:fldCharType="begin" w:fldLock="1"/>
      </w:r>
      <w:r w:rsidR="00BC4F07">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9F400B">
        <w:fldChar w:fldCharType="separate"/>
      </w:r>
      <w:r w:rsidR="009F400B" w:rsidRPr="009F400B">
        <w:rPr>
          <w:noProof/>
        </w:rPr>
        <w:t>(Harinaldi, 2005)</w:t>
      </w:r>
      <w:r w:rsidR="009F400B">
        <w:fldChar w:fldCharType="end"/>
      </w:r>
      <w:r w:rsidR="009F400B">
        <w:t>.</w:t>
      </w:r>
      <w:r w:rsidR="00F90E55">
        <w:t xml:space="preserve"> </w:t>
      </w:r>
      <w:r w:rsidR="00270AFB">
        <w:t>Dalam praktiknya digunakan dua buah hipotesis yaitu hipotesis null (H</w:t>
      </w:r>
      <w:r w:rsidR="00270AFB">
        <w:rPr>
          <w:vertAlign w:val="subscript"/>
        </w:rPr>
        <w:t>0</w:t>
      </w:r>
      <w:r w:rsidR="00270AFB">
        <w:t>) dan hipotesis alternatif (H</w:t>
      </w:r>
      <w:r w:rsidR="00270AFB">
        <w:rPr>
          <w:vertAlign w:val="subscript"/>
        </w:rPr>
        <w:t>1</w:t>
      </w:r>
      <w:r w:rsidR="00270AFB">
        <w:t>), di mana H</w:t>
      </w:r>
      <w:r w:rsidR="00270AFB">
        <w:rPr>
          <w:vertAlign w:val="subscript"/>
        </w:rPr>
        <w:t xml:space="preserve">0 </w:t>
      </w:r>
      <w:r w:rsidR="00270AFB">
        <w:t>merupakan hipotesis yang menyatakan bahwa tidak ada perbedaan signifikan antar dua perlakuan dan H</w:t>
      </w:r>
      <w:r w:rsidR="00270AFB">
        <w:rPr>
          <w:vertAlign w:val="subscript"/>
        </w:rPr>
        <w:t>1</w:t>
      </w:r>
      <w:r w:rsidR="00270AFB">
        <w:t xml:space="preserve"> merupakan hipotesis yang menyatakan </w:t>
      </w:r>
      <w:r w:rsidR="008B0FAF">
        <w:t xml:space="preserve">bahwa terdapat perbedaan antara dua perlakuan pada kelompok yang sama </w:t>
      </w:r>
      <w:r w:rsidR="00BC4F07">
        <w:fldChar w:fldCharType="begin" w:fldLock="1"/>
      </w:r>
      <w:r w:rsidR="001C47C8">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BC4F07">
        <w:fldChar w:fldCharType="separate"/>
      </w:r>
      <w:r w:rsidR="00BC4F07" w:rsidRPr="00BC4F07">
        <w:rPr>
          <w:noProof/>
        </w:rPr>
        <w:t>(Harinaldi, 2005)</w:t>
      </w:r>
      <w:r w:rsidR="00BC4F07">
        <w:fldChar w:fldCharType="end"/>
      </w:r>
      <w:r w:rsidR="008B0FAF">
        <w:t>.</w:t>
      </w:r>
      <w:r w:rsidR="004B2584">
        <w:t xml:space="preserve"> </w:t>
      </w:r>
      <w:r w:rsidR="008823A1" w:rsidRPr="00AE58C4">
        <w:rPr>
          <w:i/>
          <w:iCs/>
        </w:rPr>
        <w:t>Percent error</w:t>
      </w:r>
      <w:r w:rsidR="00C844B0">
        <w:t xml:space="preserve"> (</w:t>
      </w:r>
      <w:r w:rsidR="008823A1">
        <w:t>ɑ) merupakan parameter yang berapa besar error yang mungkin terjadi</w:t>
      </w:r>
      <w:r w:rsidR="001C47C8">
        <w:t xml:space="preserve">, semakin kecil nilai ɑ, maka semakin besar kepercayaan atas data tersebut </w:t>
      </w:r>
      <w:r w:rsidR="001C47C8">
        <w:fldChar w:fldCharType="begin" w:fldLock="1"/>
      </w:r>
      <w:r w:rsidR="00E25CD8">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1C47C8">
        <w:fldChar w:fldCharType="separate"/>
      </w:r>
      <w:r w:rsidR="001C47C8" w:rsidRPr="001C47C8">
        <w:rPr>
          <w:noProof/>
        </w:rPr>
        <w:t>(Harinaldi, 2005)</w:t>
      </w:r>
      <w:r w:rsidR="001C47C8">
        <w:fldChar w:fldCharType="end"/>
      </w:r>
      <w:r w:rsidR="001C47C8">
        <w:t>.</w:t>
      </w:r>
      <w:r w:rsidR="00A4210C">
        <w:t xml:space="preserve"> Derajat kebebasan adalah jumlah informasi yang dapat digunakan untuk membuat estimasi. Daerah penolakan ditentukan dari jumlah derajat kebebasan dan tingkat kepercayaan dengan melihat tabel distribusi t</w:t>
      </w:r>
      <w:r w:rsidR="00E25CD8">
        <w:t xml:space="preserve"> </w:t>
      </w:r>
      <w:r w:rsidR="00E25CD8">
        <w:fldChar w:fldCharType="begin" w:fldLock="1"/>
      </w:r>
      <w:r w:rsidR="00FE2E09">
        <w:instrText>ADDIN CSL_CITATION {"citationItems":[{"id":"ITEM-1","itemData":{"ISBN":"978-979-015-989-1","author":[{"dropping-particle":"","family":"Harinaldi","given":"","non-dropping-particle":"","parse-names":false,"suffix":""}],"edition":"1","editor":[{"dropping-particle":"","family":"Erlangga","given":"","non-dropping-particle":"","parse-names":false,"suffix":""}],"id":"ITEM-1","issued":{"date-parts":[["2005"]]},"number-of-pages":"310","publisher":"Erlangga","publisher-place":"Jakarta","title":"Prinsip-Prinsip Statistik Untuk Teknik dan Sains","type":"book"},"uris":["http://www.mendeley.com/documents/?uuid=27b1c085-f33b-4c1e-a7a5-2dba6e228d3b"]}],"mendeley":{"formattedCitation":"(Harinaldi, 2005)","plainTextFormattedCitation":"(Harinaldi, 2005)","previouslyFormattedCitation":"(Harinaldi, 2005)"},"properties":{"noteIndex":0},"schema":"https://github.com/citation-style-language/schema/raw/master/csl-citation.json"}</w:instrText>
      </w:r>
      <w:r w:rsidR="00E25CD8">
        <w:fldChar w:fldCharType="separate"/>
      </w:r>
      <w:r w:rsidR="00E25CD8" w:rsidRPr="00E25CD8">
        <w:rPr>
          <w:noProof/>
        </w:rPr>
        <w:t>(Harinaldi, 2005)</w:t>
      </w:r>
      <w:r w:rsidR="00E25CD8">
        <w:fldChar w:fldCharType="end"/>
      </w:r>
      <w:r w:rsidR="00A4210C">
        <w:t>.</w:t>
      </w:r>
      <w:r w:rsidR="00E25CD8">
        <w:t xml:space="preserve"> </w:t>
      </w:r>
      <w:r w:rsidR="00A4210C">
        <w:t>Perhitungan</w:t>
      </w:r>
      <w:r w:rsidR="00E25CD8">
        <w:t xml:space="preserve"> </w:t>
      </w:r>
      <w:r w:rsidR="00A4210C">
        <w:t>rasio uji t-pasangan dapat menggunakan</w:t>
      </w:r>
      <w:r w:rsidR="00C7020F">
        <w:t xml:space="preserve"> persamaan </w:t>
      </w:r>
      <m:oMath>
        <m:r>
          <w:rPr>
            <w:rFonts w:ascii="Cambria Math" w:hAnsi="Cambria Math"/>
          </w:rPr>
          <m:t xml:space="preserve">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x</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y</m:t>
                        </m:r>
                      </m:sub>
                    </m:sSub>
                  </m:den>
                </m:f>
              </m:e>
            </m:rad>
          </m:den>
        </m:f>
      </m:oMath>
    </w:p>
    <w:p w14:paraId="45FB64BA" w14:textId="4E63BA6F" w:rsidR="00D15BB4" w:rsidRPr="00270AFB" w:rsidRDefault="00D15BB4" w:rsidP="00827EC8">
      <w:pPr>
        <w:pStyle w:val="Caption"/>
      </w:pPr>
      <w:r>
        <w:t xml:space="preserve">  </w:t>
      </w:r>
      <w:fldSimple w:instr=" STYLEREF 1 \s ">
        <w:r w:rsidR="00AF75ED">
          <w:rPr>
            <w:noProof/>
          </w:rPr>
          <w:t>2</w:t>
        </w:r>
      </w:fldSimple>
      <w:r>
        <w:t>.</w:t>
      </w:r>
      <w:fldSimple w:instr=" SEQ _ \* ARABIC \s 1 ">
        <w:r w:rsidR="00AF75ED">
          <w:rPr>
            <w:noProof/>
          </w:rPr>
          <w:t>1</w:t>
        </w:r>
      </w:fldSimple>
    </w:p>
    <w:p w14:paraId="6EDE703C" w14:textId="6E491523" w:rsidR="004857CD" w:rsidRDefault="000D114A" w:rsidP="005121B5">
      <w:pPr>
        <w:spacing w:line="360" w:lineRule="auto"/>
      </w:pPr>
      <w:r>
        <w:t>Di mana:</w:t>
      </w:r>
    </w:p>
    <w:p w14:paraId="7E47CE94" w14:textId="0FC77C17" w:rsidR="000D114A" w:rsidRDefault="0095341F" w:rsidP="005121B5">
      <w:pPr>
        <w:spacing w:line="360" w:lineRule="auto"/>
      </w:pPr>
      <w:r>
        <w:t>M = Rerata kelompok data</w:t>
      </w:r>
    </w:p>
    <w:p w14:paraId="1DEC23B5" w14:textId="31376F27" w:rsidR="0095341F" w:rsidRDefault="0095341F" w:rsidP="005121B5">
      <w:pPr>
        <w:spacing w:line="360" w:lineRule="auto"/>
      </w:pPr>
      <w:r>
        <w:t>S = Standar deviasi dari kelompok data</w:t>
      </w:r>
    </w:p>
    <w:p w14:paraId="31127445" w14:textId="76175D7E" w:rsidR="0095341F" w:rsidRDefault="0095341F" w:rsidP="005121B5">
      <w:pPr>
        <w:spacing w:line="360" w:lineRule="auto"/>
      </w:pPr>
      <w:r>
        <w:t>n = Jumlah data dari suatu kelompok</w:t>
      </w:r>
    </w:p>
    <w:p w14:paraId="679AFF0A" w14:textId="77777777" w:rsidR="000D114A" w:rsidRDefault="000D114A" w:rsidP="005121B5">
      <w:pPr>
        <w:spacing w:line="360" w:lineRule="auto"/>
      </w:pPr>
    </w:p>
    <w:p w14:paraId="5785EF37" w14:textId="77777777" w:rsidR="004857CD" w:rsidRDefault="004857CD" w:rsidP="00D02935">
      <w:pPr>
        <w:spacing w:line="360" w:lineRule="auto"/>
      </w:pPr>
    </w:p>
    <w:p w14:paraId="252D428A" w14:textId="169EDCB0" w:rsidR="00E53F7E" w:rsidRDefault="00E53F7E" w:rsidP="00D02935">
      <w:pPr>
        <w:spacing w:line="360" w:lineRule="auto"/>
        <w:sectPr w:rsidR="00E53F7E" w:rsidSect="00AF2C35">
          <w:headerReference w:type="even" r:id="rId49"/>
          <w:headerReference w:type="first" r:id="rId50"/>
          <w:footerReference w:type="first" r:id="rId51"/>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823" w:name="_Toc120139658"/>
      <w:bookmarkStart w:id="824" w:name="_Toc124884129"/>
      <w:r w:rsidR="00B34916">
        <w:t xml:space="preserve">METODOLOGI DAN PELAKSANAAN </w:t>
      </w:r>
      <w:r w:rsidR="00A02C16">
        <w:t>RISET</w:t>
      </w:r>
      <w:bookmarkEnd w:id="823"/>
      <w:bookmarkEnd w:id="824"/>
    </w:p>
    <w:p w14:paraId="04726098" w14:textId="77777777" w:rsidR="00C16B8A" w:rsidRDefault="00C16B8A"/>
    <w:p w14:paraId="16AB5871" w14:textId="040E1EC9" w:rsidR="00771F69" w:rsidRDefault="00DF32CD" w:rsidP="00AE58C4">
      <w:pPr>
        <w:pStyle w:val="Heading2"/>
        <w:spacing w:line="360" w:lineRule="auto"/>
      </w:pPr>
      <w:bookmarkStart w:id="825" w:name="_Toc124884130"/>
      <w:r>
        <w:t>M</w:t>
      </w:r>
      <w:r w:rsidR="00104EF8">
        <w:t>etodologi Riset</w:t>
      </w:r>
      <w:bookmarkEnd w:id="825"/>
    </w:p>
    <w:p w14:paraId="33CFB9FF" w14:textId="7CFF6A3E" w:rsidR="00EF7F93" w:rsidRDefault="004C4593" w:rsidP="004C4593">
      <w:pPr>
        <w:spacing w:line="360" w:lineRule="auto"/>
      </w:pPr>
      <w:r>
        <w:t xml:space="preserve">Proses metodologi riset yang dilakukan pada penelitian ini dapat dilihat pada </w:t>
      </w:r>
      <w:r w:rsidR="00D51357">
        <w:fldChar w:fldCharType="begin"/>
      </w:r>
      <w:r w:rsidR="00D51357">
        <w:instrText xml:space="preserve"> REF _Ref120142257 \h </w:instrText>
      </w:r>
      <w:r w:rsidR="00D51357">
        <w:fldChar w:fldCharType="separate"/>
      </w:r>
      <w:r w:rsidR="00AF75ED">
        <w:t xml:space="preserve">Gambar </w:t>
      </w:r>
      <w:r w:rsidR="00AF75ED">
        <w:rPr>
          <w:noProof/>
        </w:rPr>
        <w:t>3</w:t>
      </w:r>
      <w:r w:rsidR="00AF75ED">
        <w:t>.</w:t>
      </w:r>
      <w:r w:rsidR="00AF75ED">
        <w:rPr>
          <w:noProof/>
        </w:rPr>
        <w:t>1</w:t>
      </w:r>
      <w:r w:rsidR="00D51357">
        <w:fldChar w:fldCharType="end"/>
      </w:r>
      <w:r>
        <w:t>.</w:t>
      </w:r>
    </w:p>
    <w:p w14:paraId="5AF95BAE" w14:textId="7B5A1368" w:rsidR="00B216E1" w:rsidRDefault="00E83809" w:rsidP="00903751">
      <w:pPr>
        <w:keepNext/>
        <w:spacing w:line="360" w:lineRule="auto"/>
        <w:jc w:val="center"/>
      </w:pPr>
      <w:del w:id="826" w:author="ilham.nur@office.ui.ac.id" w:date="2023-01-18T21:14:00Z">
        <w:r w:rsidDel="00803724">
          <w:rPr>
            <w:noProof/>
          </w:rPr>
          <w:drawing>
            <wp:inline distT="0" distB="0" distL="0" distR="0" wp14:anchorId="29B4E298" wp14:editId="2EE67C20">
              <wp:extent cx="5229627" cy="63722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592" cy="6395334"/>
                      </a:xfrm>
                      <a:prstGeom prst="rect">
                        <a:avLst/>
                      </a:prstGeom>
                      <a:noFill/>
                      <a:ln>
                        <a:noFill/>
                      </a:ln>
                    </pic:spPr>
                  </pic:pic>
                </a:graphicData>
              </a:graphic>
            </wp:inline>
          </w:drawing>
        </w:r>
      </w:del>
      <w:ins w:id="827" w:author="ilham.nur@office.ui.ac.id" w:date="2023-01-18T22:08:00Z">
        <w:r w:rsidR="00903751">
          <w:rPr>
            <w:noProof/>
          </w:rPr>
          <w:drawing>
            <wp:inline distT="0" distB="0" distL="0" distR="0" wp14:anchorId="6A5E9F5A" wp14:editId="6723B234">
              <wp:extent cx="4755481" cy="6378855"/>
              <wp:effectExtent l="0" t="0" r="762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1657" cy="6400553"/>
                      </a:xfrm>
                      <a:prstGeom prst="rect">
                        <a:avLst/>
                      </a:prstGeom>
                      <a:noFill/>
                      <a:ln>
                        <a:noFill/>
                      </a:ln>
                    </pic:spPr>
                  </pic:pic>
                </a:graphicData>
              </a:graphic>
            </wp:inline>
          </w:drawing>
        </w:r>
      </w:ins>
    </w:p>
    <w:p w14:paraId="0C15157C" w14:textId="3B94C96A" w:rsidR="00B216E1" w:rsidRPr="00104EF8" w:rsidRDefault="00B216E1" w:rsidP="00827EC8">
      <w:pPr>
        <w:pStyle w:val="Caption"/>
      </w:pPr>
      <w:bookmarkStart w:id="828" w:name="_Ref120142257"/>
      <w:bookmarkStart w:id="829" w:name="_Toc124884159"/>
      <w:r>
        <w:t xml:space="preserve">Gambar </w:t>
      </w:r>
      <w:ins w:id="830" w:author="ilham.nur@office.ui.ac.id" w:date="2023-01-18T05:52:00Z">
        <w:r w:rsidR="00C53EB8">
          <w:fldChar w:fldCharType="begin"/>
        </w:r>
        <w:r w:rsidR="00C53EB8">
          <w:instrText xml:space="preserve"> STYLEREF 1 \s </w:instrText>
        </w:r>
      </w:ins>
      <w:r w:rsidR="00C53EB8">
        <w:fldChar w:fldCharType="separate"/>
      </w:r>
      <w:r w:rsidR="00C53EB8">
        <w:rPr>
          <w:noProof/>
        </w:rPr>
        <w:t>3</w:t>
      </w:r>
      <w:ins w:id="831"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832" w:author="ilham.nur@office.ui.ac.id" w:date="2023-01-18T05:52:00Z">
        <w:r w:rsidR="00C53EB8">
          <w:rPr>
            <w:noProof/>
          </w:rPr>
          <w:t>1</w:t>
        </w:r>
        <w:r w:rsidR="00C53EB8">
          <w:fldChar w:fldCharType="end"/>
        </w:r>
      </w:ins>
      <w:del w:id="833" w:author="ilham.nur@office.ui.ac.id" w:date="2023-01-05T22:19:00Z">
        <w:r w:rsidR="0030521D" w:rsidDel="00E614FF">
          <w:fldChar w:fldCharType="begin"/>
        </w:r>
        <w:r w:rsidR="0030521D" w:rsidDel="00E614FF">
          <w:delInstrText xml:space="preserve"> STYLEREF 1 \s </w:delInstrText>
        </w:r>
        <w:r w:rsidR="0030521D" w:rsidDel="00E614FF">
          <w:fldChar w:fldCharType="separate"/>
        </w:r>
        <w:r w:rsidR="0030521D" w:rsidDel="00E614FF">
          <w:rPr>
            <w:noProof/>
          </w:rPr>
          <w:delText>3</w:delText>
        </w:r>
        <w:r w:rsidR="0030521D" w:rsidDel="00E614FF">
          <w:fldChar w:fldCharType="end"/>
        </w:r>
        <w:r w:rsidR="0030521D" w:rsidDel="00E614FF">
          <w:delText>.</w:delText>
        </w:r>
        <w:r w:rsidR="0030521D" w:rsidDel="00E614FF">
          <w:fldChar w:fldCharType="begin"/>
        </w:r>
        <w:r w:rsidR="0030521D" w:rsidDel="00E614FF">
          <w:delInstrText xml:space="preserve"> SEQ Gambar \* ARABIC \s 1 </w:delInstrText>
        </w:r>
        <w:r w:rsidR="0030521D" w:rsidDel="00E614FF">
          <w:fldChar w:fldCharType="separate"/>
        </w:r>
        <w:r w:rsidR="0030521D" w:rsidDel="00E614FF">
          <w:rPr>
            <w:noProof/>
          </w:rPr>
          <w:delText>1</w:delText>
        </w:r>
        <w:r w:rsidR="0030521D" w:rsidDel="00E614FF">
          <w:fldChar w:fldCharType="end"/>
        </w:r>
      </w:del>
      <w:bookmarkEnd w:id="828"/>
      <w:r>
        <w:t xml:space="preserve"> Diagram alir detil penelitan</w:t>
      </w:r>
      <w:bookmarkEnd w:id="829"/>
    </w:p>
    <w:p w14:paraId="00BABF29" w14:textId="77777777" w:rsidR="001C7872" w:rsidRDefault="001C7872" w:rsidP="00AE58C4"/>
    <w:p w14:paraId="3371A182" w14:textId="17C6BCC7" w:rsidR="00A02C16" w:rsidRDefault="000950E8" w:rsidP="00AE58C4">
      <w:pPr>
        <w:pStyle w:val="Heading3"/>
        <w:spacing w:line="360" w:lineRule="auto"/>
      </w:pPr>
      <w:bookmarkStart w:id="834" w:name="_Toc124884131"/>
      <w:r>
        <w:lastRenderedPageBreak/>
        <w:t>Studi Literatur</w:t>
      </w:r>
      <w:bookmarkEnd w:id="834"/>
    </w:p>
    <w:p w14:paraId="39A312C7" w14:textId="139154AB" w:rsidR="001C7872" w:rsidRDefault="00563A2F">
      <w:pPr>
        <w:spacing w:line="360" w:lineRule="auto"/>
        <w:ind w:left="720"/>
      </w:pPr>
      <w:r>
        <w:t xml:space="preserve">Studi literatur yang digunakan adalah mencari jurnal dan artikel yang </w:t>
      </w:r>
      <w:r w:rsidR="000D6DEC">
        <w:t xml:space="preserve">sesuai dengan topik penelitian dan juga melakukan studi keselarasan penelitian dengan ilmu Teknik Industri. </w:t>
      </w:r>
      <w:r w:rsidR="00A5152F">
        <w:t>Literatur yang dijadikan acuan merupakan literatur terkait dengan:</w:t>
      </w:r>
    </w:p>
    <w:p w14:paraId="65CAB8ED" w14:textId="7280BAD7" w:rsidR="00A5152F" w:rsidRDefault="00A5152F" w:rsidP="00A5152F">
      <w:pPr>
        <w:pStyle w:val="ListParagraph"/>
        <w:numPr>
          <w:ilvl w:val="0"/>
          <w:numId w:val="28"/>
        </w:numPr>
        <w:spacing w:line="360" w:lineRule="auto"/>
      </w:pPr>
      <w:r>
        <w:t>Manajemen proyek</w:t>
      </w:r>
    </w:p>
    <w:p w14:paraId="208B177E" w14:textId="03DA5106" w:rsidR="00A5152F" w:rsidRDefault="00A5152F" w:rsidP="00A5152F">
      <w:pPr>
        <w:pStyle w:val="ListParagraph"/>
        <w:numPr>
          <w:ilvl w:val="0"/>
          <w:numId w:val="28"/>
        </w:numPr>
        <w:spacing w:line="360" w:lineRule="auto"/>
      </w:pPr>
      <w:r>
        <w:t>Alokasi pekerjaan dan sumber daya</w:t>
      </w:r>
    </w:p>
    <w:p w14:paraId="7D03B4BA" w14:textId="440E6B78" w:rsidR="00A5152F" w:rsidRDefault="00D03E53" w:rsidP="00A5152F">
      <w:pPr>
        <w:pStyle w:val="ListParagraph"/>
        <w:numPr>
          <w:ilvl w:val="0"/>
          <w:numId w:val="28"/>
        </w:numPr>
        <w:spacing w:line="360" w:lineRule="auto"/>
      </w:pPr>
      <w:r>
        <w:t>Sistem informasi manajemen proyek</w:t>
      </w:r>
    </w:p>
    <w:p w14:paraId="62C0A236" w14:textId="1F1FBFE8" w:rsidR="00D03E53" w:rsidRDefault="00D03E53" w:rsidP="00A5152F">
      <w:pPr>
        <w:pStyle w:val="ListParagraph"/>
        <w:numPr>
          <w:ilvl w:val="0"/>
          <w:numId w:val="28"/>
        </w:numPr>
        <w:spacing w:line="360" w:lineRule="auto"/>
      </w:pPr>
      <w:r>
        <w:t xml:space="preserve">Aplikasi </w:t>
      </w:r>
      <w:r>
        <w:rPr>
          <w:i/>
          <w:iCs/>
        </w:rPr>
        <w:t xml:space="preserve">random forest </w:t>
      </w:r>
      <w:r>
        <w:t xml:space="preserve">dan </w:t>
      </w:r>
      <w:r>
        <w:rPr>
          <w:i/>
          <w:iCs/>
        </w:rPr>
        <w:t xml:space="preserve">machine learning </w:t>
      </w:r>
      <w:r>
        <w:t xml:space="preserve"> untuk penyelesaian </w:t>
      </w:r>
      <w:r w:rsidR="007D58B2">
        <w:t>permasalahan kompleks</w:t>
      </w:r>
    </w:p>
    <w:p w14:paraId="75802C57" w14:textId="7978A3FE" w:rsidR="007D58B2" w:rsidRDefault="007D58B2" w:rsidP="007D58B2">
      <w:pPr>
        <w:spacing w:line="360" w:lineRule="auto"/>
        <w:ind w:left="720"/>
      </w:pPr>
      <w:r>
        <w:t xml:space="preserve">Adapun literatur yang menjadi acuan berupa artikel jurnal, </w:t>
      </w:r>
      <w:r w:rsidR="002A7772">
        <w:t>makalah konferensi, buku, dan halaman web yang terpercaya keabsahan datanya.</w:t>
      </w:r>
    </w:p>
    <w:p w14:paraId="14D4DA6C" w14:textId="77777777" w:rsidR="005A6278" w:rsidRPr="00E64407" w:rsidRDefault="005A6278" w:rsidP="00AE58C4">
      <w:pPr>
        <w:pStyle w:val="Heading3"/>
        <w:spacing w:line="360" w:lineRule="auto"/>
      </w:pPr>
      <w:bookmarkStart w:id="835" w:name="_Toc124884132"/>
      <w:r>
        <w:t>Keselarasan dengan Ilmu Teknik Industri</w:t>
      </w:r>
      <w:bookmarkEnd w:id="835"/>
    </w:p>
    <w:p w14:paraId="3BEF1363" w14:textId="0BCF5D73" w:rsidR="00A77F92" w:rsidRPr="00493791" w:rsidRDefault="005A6278" w:rsidP="00AE58C4">
      <w:pPr>
        <w:spacing w:line="360" w:lineRule="auto"/>
        <w:ind w:left="720"/>
      </w:pPr>
      <w:r>
        <w:t xml:space="preserve">Penelitian terkait dengan Optimasi Alokasi Pekerjaan dan Sumber Daya dengan Sistem Informasi Manajemen Proyek merupakan penelitian yang memiliki hubungan erat dengan bidang keilmuan Teknik Industri. Adapun list bidang keilmuan yang berkaitan </w:t>
      </w:r>
      <w:r w:rsidR="00C3375B">
        <w:t xml:space="preserve">ditunjukkan pada </w:t>
      </w:r>
      <w:r w:rsidR="00C3375B">
        <w:fldChar w:fldCharType="begin"/>
      </w:r>
      <w:r w:rsidR="00C3375B">
        <w:instrText xml:space="preserve"> REF _Ref123849324 \h </w:instrText>
      </w:r>
      <w:r w:rsidR="00C3375B">
        <w:fldChar w:fldCharType="separate"/>
      </w:r>
      <w:r w:rsidR="00AF75ED">
        <w:t xml:space="preserve">Tabel </w:t>
      </w:r>
      <w:r w:rsidR="00AF75ED">
        <w:rPr>
          <w:noProof/>
        </w:rPr>
        <w:t>3</w:t>
      </w:r>
      <w:r w:rsidR="00AF75ED">
        <w:t>.</w:t>
      </w:r>
      <w:r w:rsidR="00AF75ED">
        <w:rPr>
          <w:noProof/>
        </w:rPr>
        <w:t>1</w:t>
      </w:r>
      <w:r w:rsidR="00C3375B">
        <w:fldChar w:fldCharType="end"/>
      </w:r>
      <w:r>
        <w:t xml:space="preserve"> </w:t>
      </w:r>
      <w:r w:rsidR="00AE58C4">
        <w:t xml:space="preserve">dan figur dari lingkup penelitian ini dapat dilihat pada </w:t>
      </w:r>
      <w:r>
        <w:fldChar w:fldCharType="begin" w:fldLock="1"/>
      </w:r>
      <w:r w:rsidR="001F097B">
        <w:instrText>ADDIN CSL_CITATION {"citationItems":[{"id":"ITEM-1","itemData":{"author":[{"dropping-particle":"","family":"Institute of Industrial and System Engineer","given":"","non-dropping-particle":"","parse-names":false,"suffix":""}],"id":"ITEM-1","issued":{"date-parts":[["2021"]]},"publisher":"IISE","publisher-place":"Norcoss","title":"Industrial and System Engineering Body of Knowledge","type":"article"},"uris":["http://www.mendeley.com/documents/?uuid=591ae1a8-bd6e-4c14-8d95-f0f9e9a19adf"]}],"mendeley":{"formattedCitation":"(Institute of Industrial and System Engineer, 2021)","plainTextFormattedCitation":"(Institute of Industrial and System Engineer, 2021)","previouslyFormattedCitation":"(Institute of Industrial and System Engineer, 2021)"},"properties":{"noteIndex":0},"schema":"https://github.com/citation-style-language/schema/raw/master/csl-citation.json"}</w:instrText>
      </w:r>
      <w:r>
        <w:fldChar w:fldCharType="separate"/>
      </w:r>
      <w:r w:rsidRPr="00FE2E09">
        <w:rPr>
          <w:noProof/>
        </w:rPr>
        <w:t>(Institute of Industrial and System Engineer, 2021)</w:t>
      </w:r>
      <w:r>
        <w:fldChar w:fldCharType="end"/>
      </w:r>
      <w:r>
        <w:t>.</w:t>
      </w:r>
    </w:p>
    <w:p w14:paraId="17077CFA" w14:textId="6DC0716F" w:rsidR="00A72F57" w:rsidRDefault="00A72F57" w:rsidP="00827EC8">
      <w:pPr>
        <w:pStyle w:val="Caption"/>
      </w:pPr>
      <w:bookmarkStart w:id="836" w:name="_Ref123849324"/>
      <w:bookmarkStart w:id="837" w:name="_Ref123849318"/>
      <w:bookmarkStart w:id="838" w:name="_Toc124884168"/>
      <w:r>
        <w:t xml:space="preserve">Tabel </w:t>
      </w:r>
      <w:fldSimple w:instr=" STYLEREF 1 \s ">
        <w:r w:rsidR="00AF75ED">
          <w:rPr>
            <w:noProof/>
          </w:rPr>
          <w:t>3</w:t>
        </w:r>
      </w:fldSimple>
      <w:r>
        <w:t>.</w:t>
      </w:r>
      <w:fldSimple w:instr=" SEQ Tabel \* ARABIC \s 1 ">
        <w:r w:rsidR="00AF75ED">
          <w:rPr>
            <w:noProof/>
          </w:rPr>
          <w:t>1</w:t>
        </w:r>
      </w:fldSimple>
      <w:bookmarkEnd w:id="836"/>
      <w:r>
        <w:t xml:space="preserve"> Keselarasan bidang ilmu Teknik Industri dengan penelitian</w:t>
      </w:r>
      <w:bookmarkEnd w:id="837"/>
      <w:bookmarkEnd w:id="838"/>
    </w:p>
    <w:tbl>
      <w:tblPr>
        <w:tblStyle w:val="TableGrid"/>
        <w:tblW w:w="8494" w:type="dxa"/>
        <w:tblInd w:w="607" w:type="dxa"/>
        <w:tblLook w:val="04A0" w:firstRow="1" w:lastRow="0" w:firstColumn="1" w:lastColumn="0" w:noHBand="0" w:noVBand="1"/>
      </w:tblPr>
      <w:tblGrid>
        <w:gridCol w:w="4247"/>
        <w:gridCol w:w="4247"/>
      </w:tblGrid>
      <w:tr w:rsidR="005A6278" w14:paraId="364DF2C5" w14:textId="77777777" w:rsidTr="00AE58C4">
        <w:tc>
          <w:tcPr>
            <w:tcW w:w="4247" w:type="dxa"/>
          </w:tcPr>
          <w:p w14:paraId="6520B1D4" w14:textId="77777777" w:rsidR="005A6278" w:rsidRPr="00D6609D" w:rsidRDefault="005A6278" w:rsidP="00D6609D">
            <w:pPr>
              <w:spacing w:line="360" w:lineRule="auto"/>
              <w:rPr>
                <w:b/>
                <w:bCs/>
              </w:rPr>
            </w:pPr>
            <w:r w:rsidRPr="00D6609D">
              <w:rPr>
                <w:b/>
                <w:bCs/>
              </w:rPr>
              <w:t>Bidang Ilmu</w:t>
            </w:r>
          </w:p>
        </w:tc>
        <w:tc>
          <w:tcPr>
            <w:tcW w:w="4247" w:type="dxa"/>
          </w:tcPr>
          <w:p w14:paraId="3253075B" w14:textId="77777777" w:rsidR="005A6278" w:rsidRPr="00D6609D" w:rsidRDefault="005A6278" w:rsidP="00D6609D">
            <w:pPr>
              <w:spacing w:line="360" w:lineRule="auto"/>
              <w:rPr>
                <w:b/>
                <w:bCs/>
              </w:rPr>
            </w:pPr>
            <w:r w:rsidRPr="00D6609D">
              <w:rPr>
                <w:b/>
                <w:bCs/>
              </w:rPr>
              <w:t>Penerapan</w:t>
            </w:r>
          </w:p>
        </w:tc>
      </w:tr>
      <w:tr w:rsidR="005A6278" w14:paraId="0A0BD5EF" w14:textId="77777777" w:rsidTr="00AE58C4">
        <w:tc>
          <w:tcPr>
            <w:tcW w:w="4247" w:type="dxa"/>
          </w:tcPr>
          <w:p w14:paraId="676738B2" w14:textId="77777777" w:rsidR="005A6278" w:rsidRPr="00D6609D" w:rsidRDefault="005A6278" w:rsidP="00D6609D">
            <w:pPr>
              <w:spacing w:line="360" w:lineRule="auto"/>
              <w:rPr>
                <w:b/>
                <w:bCs/>
                <w:i/>
                <w:iCs/>
              </w:rPr>
            </w:pPr>
            <w:r w:rsidRPr="00D6609D">
              <w:rPr>
                <w:b/>
                <w:bCs/>
                <w:i/>
                <w:iCs/>
              </w:rPr>
              <w:t>2. Operations Research &amp; Analysis</w:t>
            </w:r>
          </w:p>
          <w:p w14:paraId="7DF6E94A" w14:textId="77777777" w:rsidR="005A6278" w:rsidRPr="00D6609D" w:rsidRDefault="005A6278" w:rsidP="00D6609D">
            <w:pPr>
              <w:spacing w:line="360" w:lineRule="auto"/>
              <w:rPr>
                <w:i/>
                <w:iCs/>
              </w:rPr>
            </w:pPr>
            <w:r w:rsidRPr="00D6609D">
              <w:rPr>
                <w:i/>
                <w:iCs/>
              </w:rPr>
              <w:t>2.10 Decision Analysis and Game Theory</w:t>
            </w:r>
          </w:p>
          <w:p w14:paraId="0460B9EB" w14:textId="77777777" w:rsidR="005A6278" w:rsidRPr="00D6609D" w:rsidRDefault="005A6278" w:rsidP="00D6609D">
            <w:pPr>
              <w:spacing w:line="360" w:lineRule="auto"/>
              <w:rPr>
                <w:i/>
                <w:iCs/>
              </w:rPr>
            </w:pPr>
            <w:r w:rsidRPr="00D6609D">
              <w:rPr>
                <w:i/>
                <w:iCs/>
              </w:rPr>
              <w:t>2.10.3 Decision making under risk and uncertainty</w:t>
            </w:r>
          </w:p>
          <w:p w14:paraId="0DC90D91" w14:textId="77777777" w:rsidR="005A6278" w:rsidRPr="00D6609D" w:rsidRDefault="005A6278" w:rsidP="00D6609D">
            <w:pPr>
              <w:spacing w:line="360" w:lineRule="auto"/>
              <w:rPr>
                <w:i/>
                <w:iCs/>
              </w:rPr>
            </w:pPr>
            <w:r w:rsidRPr="00D6609D">
              <w:rPr>
                <w:i/>
                <w:iCs/>
              </w:rPr>
              <w:t>2.10.3.1 Decision tree-based expected value criterion</w:t>
            </w:r>
          </w:p>
        </w:tc>
        <w:tc>
          <w:tcPr>
            <w:tcW w:w="4247" w:type="dxa"/>
          </w:tcPr>
          <w:p w14:paraId="751A390E" w14:textId="715F0B65" w:rsidR="005A6278" w:rsidRPr="00D6609D" w:rsidRDefault="005A6278" w:rsidP="00D6609D">
            <w:pPr>
              <w:spacing w:line="360" w:lineRule="auto"/>
              <w:rPr>
                <w:b/>
                <w:bCs/>
              </w:rPr>
            </w:pPr>
            <w:r>
              <w:t xml:space="preserve">Bidang ilmu ini digunakan untuk melakukan pembuatan model </w:t>
            </w:r>
            <w:r w:rsidRPr="00D6609D">
              <w:rPr>
                <w:i/>
                <w:iCs/>
              </w:rPr>
              <w:t>machine learning</w:t>
            </w:r>
            <w:r>
              <w:rPr>
                <w:i/>
                <w:iCs/>
              </w:rPr>
              <w:t xml:space="preserve"> random forest, </w:t>
            </w:r>
            <w:r>
              <w:t xml:space="preserve">yang merupakan </w:t>
            </w:r>
            <w:r w:rsidR="00307486">
              <w:t>alat untuk menemukan kerangka penempatan sumber daya yang tepat pada pekerjaan yang tepat dalam menjalankan sebuah proyek.</w:t>
            </w:r>
          </w:p>
        </w:tc>
      </w:tr>
      <w:tr w:rsidR="005A6278" w14:paraId="38E63FB6" w14:textId="77777777" w:rsidTr="00AE58C4">
        <w:tc>
          <w:tcPr>
            <w:tcW w:w="4247" w:type="dxa"/>
          </w:tcPr>
          <w:p w14:paraId="031AF171" w14:textId="77777777" w:rsidR="005A6278" w:rsidRPr="00D6609D" w:rsidRDefault="005A6278" w:rsidP="00D6609D">
            <w:pPr>
              <w:spacing w:line="360" w:lineRule="auto"/>
              <w:rPr>
                <w:b/>
                <w:bCs/>
                <w:i/>
                <w:iCs/>
              </w:rPr>
            </w:pPr>
            <w:r w:rsidRPr="00D6609D">
              <w:rPr>
                <w:b/>
                <w:bCs/>
                <w:i/>
                <w:iCs/>
              </w:rPr>
              <w:t>7. Operations Engineering &amp; Management</w:t>
            </w:r>
          </w:p>
          <w:p w14:paraId="3BAD37B2" w14:textId="77777777" w:rsidR="005A6278" w:rsidRPr="00D6609D" w:rsidRDefault="005A6278" w:rsidP="00D6609D">
            <w:pPr>
              <w:spacing w:line="360" w:lineRule="auto"/>
              <w:rPr>
                <w:i/>
                <w:iCs/>
              </w:rPr>
            </w:pPr>
            <w:r w:rsidRPr="00D6609D">
              <w:rPr>
                <w:i/>
                <w:iCs/>
              </w:rPr>
              <w:lastRenderedPageBreak/>
              <w:t>7.2.4. Managing multiple project</w:t>
            </w:r>
          </w:p>
          <w:p w14:paraId="7F3E719E" w14:textId="77777777" w:rsidR="005A6278" w:rsidRPr="00D6609D" w:rsidRDefault="005A6278" w:rsidP="00D6609D">
            <w:pPr>
              <w:spacing w:line="360" w:lineRule="auto"/>
              <w:rPr>
                <w:i/>
                <w:iCs/>
              </w:rPr>
            </w:pPr>
            <w:r w:rsidRPr="00D6609D">
              <w:rPr>
                <w:i/>
                <w:iCs/>
              </w:rPr>
              <w:t>7.2.4.1 Constrained Resources</w:t>
            </w:r>
          </w:p>
        </w:tc>
        <w:tc>
          <w:tcPr>
            <w:tcW w:w="4247" w:type="dxa"/>
          </w:tcPr>
          <w:p w14:paraId="1999B5F5" w14:textId="2E06DC84" w:rsidR="005A6278" w:rsidRDefault="00AA6DCA" w:rsidP="00D6609D">
            <w:pPr>
              <w:spacing w:line="360" w:lineRule="auto"/>
            </w:pPr>
            <w:r>
              <w:lastRenderedPageBreak/>
              <w:t>Bidang ilmu ini merupakan</w:t>
            </w:r>
            <w:r w:rsidR="0016602B">
              <w:t xml:space="preserve"> bidang yang menjadi landasan permasalahan yang </w:t>
            </w:r>
            <w:r w:rsidR="0016602B">
              <w:lastRenderedPageBreak/>
              <w:t>diangkat pada penelitian ini. Di mana, ilmu manajemen proyek yang banyak dengan sumber daya terbatas memiliki perlakuan berbeda dengan proyek yang jumlahnya sedikit dengan jumlah sumber daya yang memadai, untuk itu perlu ada kajian dan analisis lebih lanjut mengenai bidang ini.</w:t>
            </w:r>
          </w:p>
        </w:tc>
      </w:tr>
      <w:tr w:rsidR="005A6278" w14:paraId="2DE5EC1B" w14:textId="77777777" w:rsidTr="00AE58C4">
        <w:tc>
          <w:tcPr>
            <w:tcW w:w="4247" w:type="dxa"/>
          </w:tcPr>
          <w:p w14:paraId="7426FC6F" w14:textId="77777777" w:rsidR="005A6278" w:rsidRPr="00D6609D" w:rsidRDefault="005A6278" w:rsidP="00D6609D">
            <w:pPr>
              <w:spacing w:line="360" w:lineRule="auto"/>
              <w:rPr>
                <w:b/>
                <w:bCs/>
                <w:i/>
                <w:iCs/>
              </w:rPr>
            </w:pPr>
            <w:r w:rsidRPr="00D6609D">
              <w:rPr>
                <w:b/>
                <w:bCs/>
                <w:i/>
                <w:iCs/>
              </w:rPr>
              <w:lastRenderedPageBreak/>
              <w:t>9. Engineering Management</w:t>
            </w:r>
          </w:p>
          <w:p w14:paraId="16AF2DEE" w14:textId="77777777" w:rsidR="005A6278" w:rsidRPr="00D6609D" w:rsidRDefault="005A6278" w:rsidP="00D6609D">
            <w:pPr>
              <w:spacing w:line="360" w:lineRule="auto"/>
              <w:rPr>
                <w:i/>
                <w:iCs/>
              </w:rPr>
            </w:pPr>
            <w:r w:rsidRPr="00D6609D">
              <w:rPr>
                <w:i/>
                <w:iCs/>
              </w:rPr>
              <w:t>9.4 Business process</w:t>
            </w:r>
          </w:p>
          <w:p w14:paraId="5981C3D3" w14:textId="77777777" w:rsidR="005A6278" w:rsidRPr="00D6609D" w:rsidRDefault="005A6278" w:rsidP="00D6609D">
            <w:pPr>
              <w:spacing w:line="360" w:lineRule="auto"/>
              <w:rPr>
                <w:i/>
                <w:iCs/>
              </w:rPr>
            </w:pPr>
            <w:r w:rsidRPr="00D6609D">
              <w:rPr>
                <w:i/>
                <w:iCs/>
              </w:rPr>
              <w:t>9.4.1 Process management and improvement</w:t>
            </w:r>
          </w:p>
          <w:p w14:paraId="6242509D" w14:textId="77777777" w:rsidR="005A6278" w:rsidRPr="00D6609D" w:rsidRDefault="005A6278" w:rsidP="00D6609D">
            <w:pPr>
              <w:spacing w:line="360" w:lineRule="auto"/>
              <w:rPr>
                <w:i/>
                <w:iCs/>
              </w:rPr>
            </w:pPr>
            <w:r w:rsidRPr="00D6609D">
              <w:rPr>
                <w:i/>
                <w:iCs/>
              </w:rPr>
              <w:t>9.8 Project Management</w:t>
            </w:r>
          </w:p>
          <w:p w14:paraId="251B8482" w14:textId="77777777" w:rsidR="005A6278" w:rsidRDefault="005A6278" w:rsidP="00D6609D">
            <w:pPr>
              <w:spacing w:line="360" w:lineRule="auto"/>
            </w:pPr>
            <w:r w:rsidRPr="00D6609D">
              <w:rPr>
                <w:i/>
                <w:iCs/>
              </w:rPr>
              <w:t>9.8.2 Project resources allocation</w:t>
            </w:r>
          </w:p>
        </w:tc>
        <w:tc>
          <w:tcPr>
            <w:tcW w:w="4247" w:type="dxa"/>
          </w:tcPr>
          <w:p w14:paraId="0E3900ED" w14:textId="11C45AF3" w:rsidR="005A6278" w:rsidRDefault="0016602B" w:rsidP="00D6609D">
            <w:pPr>
              <w:spacing w:line="360" w:lineRule="auto"/>
            </w:pPr>
            <w:r>
              <w:t xml:space="preserve">Kondisi </w:t>
            </w:r>
            <w:r w:rsidR="00326DD7">
              <w:t xml:space="preserve">bisnis proses sebelum adanya sistem informasi manajemen proyek yang akan dikembangkan, digambarkan terlebih dahulu untuk menggambarkan kondisi </w:t>
            </w:r>
            <w:r w:rsidR="00326DD7" w:rsidRPr="00AE58C4">
              <w:rPr>
                <w:b/>
                <w:bCs/>
                <w:i/>
                <w:iCs/>
              </w:rPr>
              <w:t>as is</w:t>
            </w:r>
            <w:r w:rsidR="00393D6C">
              <w:rPr>
                <w:b/>
                <w:bCs/>
                <w:i/>
                <w:iCs/>
              </w:rPr>
              <w:t xml:space="preserve"> </w:t>
            </w:r>
            <w:r w:rsidR="00393D6C">
              <w:t xml:space="preserve">dengan menggunakan </w:t>
            </w:r>
            <w:r w:rsidR="00393D6C">
              <w:rPr>
                <w:i/>
                <w:iCs/>
              </w:rPr>
              <w:t xml:space="preserve">Business Process Modelling Notation </w:t>
            </w:r>
            <w:r w:rsidR="00393D6C">
              <w:t>(BPMN)</w:t>
            </w:r>
            <w:r w:rsidR="00AC356E">
              <w:rPr>
                <w:b/>
                <w:bCs/>
                <w:i/>
                <w:iCs/>
              </w:rPr>
              <w:t xml:space="preserve">. </w:t>
            </w:r>
            <w:r w:rsidR="00AC356E">
              <w:t xml:space="preserve">Kemudian setelah </w:t>
            </w:r>
            <w:r w:rsidR="00393D6C">
              <w:t>sistem telah dikembangkan</w:t>
            </w:r>
            <w:r w:rsidR="007C0BA3">
              <w:t>,</w:t>
            </w:r>
            <w:r w:rsidR="00393D6C">
              <w:t xml:space="preserve"> model bisnis </w:t>
            </w:r>
            <w:r w:rsidR="007C0BA3">
              <w:t>proses juga digambarkan menggunakan BPMN</w:t>
            </w:r>
            <w:r w:rsidR="00EC610B">
              <w:t xml:space="preserve"> untuk menggambarkan kondisi </w:t>
            </w:r>
            <w:r w:rsidR="00EC610B">
              <w:rPr>
                <w:b/>
                <w:bCs/>
                <w:i/>
                <w:iCs/>
              </w:rPr>
              <w:t>to be</w:t>
            </w:r>
            <w:r w:rsidR="007C0BA3">
              <w:t>. Ilmu ini sangat erat hubunganya dengan manajemen dan perbaikan proses</w:t>
            </w:r>
            <w:r w:rsidR="002B0B82">
              <w:t>.</w:t>
            </w:r>
          </w:p>
          <w:p w14:paraId="43FF46A0" w14:textId="77777777" w:rsidR="002B0B82" w:rsidRDefault="002B0B82" w:rsidP="00D6609D">
            <w:pPr>
              <w:spacing w:line="360" w:lineRule="auto"/>
            </w:pPr>
          </w:p>
          <w:p w14:paraId="2BB7312A" w14:textId="190B36D3" w:rsidR="002B0B82" w:rsidRPr="00AC356E" w:rsidRDefault="002B0B82" w:rsidP="00D6609D">
            <w:pPr>
              <w:spacing w:line="360" w:lineRule="auto"/>
            </w:pPr>
            <w:r>
              <w:t>Serta tidak lepas bidang utama yang menjadi bahasan adalah terkait manajemen proyek dan bagaimana melakukan alokasi sumber daya pada sebuah proyek, khususnya proyek yang sudah berjalan dan terjadi dinamika perubahan.</w:t>
            </w:r>
          </w:p>
        </w:tc>
      </w:tr>
      <w:tr w:rsidR="005A6278" w14:paraId="205289F4" w14:textId="77777777" w:rsidTr="00AE58C4">
        <w:tc>
          <w:tcPr>
            <w:tcW w:w="4247" w:type="dxa"/>
          </w:tcPr>
          <w:p w14:paraId="689F8519" w14:textId="77777777" w:rsidR="005A6278" w:rsidRPr="00D6609D" w:rsidRDefault="005A6278" w:rsidP="00D6609D">
            <w:pPr>
              <w:spacing w:line="360" w:lineRule="auto"/>
              <w:rPr>
                <w:b/>
                <w:bCs/>
                <w:i/>
                <w:iCs/>
              </w:rPr>
            </w:pPr>
            <w:r w:rsidRPr="00D6609D">
              <w:rPr>
                <w:b/>
                <w:bCs/>
                <w:i/>
                <w:iCs/>
              </w:rPr>
              <w:t>11. Information Engineering</w:t>
            </w:r>
          </w:p>
          <w:p w14:paraId="4AC20040" w14:textId="77777777" w:rsidR="005A6278" w:rsidRPr="00D6609D" w:rsidRDefault="005A6278" w:rsidP="00D6609D">
            <w:pPr>
              <w:spacing w:line="360" w:lineRule="auto"/>
              <w:rPr>
                <w:i/>
                <w:iCs/>
              </w:rPr>
            </w:pPr>
            <w:r w:rsidRPr="00D6609D">
              <w:rPr>
                <w:i/>
                <w:iCs/>
              </w:rPr>
              <w:t>11.11 System Design</w:t>
            </w:r>
          </w:p>
          <w:p w14:paraId="0F906DDF" w14:textId="77777777" w:rsidR="005A6278" w:rsidRPr="00D6609D" w:rsidRDefault="005A6278" w:rsidP="00D6609D">
            <w:pPr>
              <w:spacing w:line="360" w:lineRule="auto"/>
              <w:rPr>
                <w:i/>
                <w:iCs/>
              </w:rPr>
            </w:pPr>
            <w:r w:rsidRPr="00D6609D">
              <w:rPr>
                <w:i/>
                <w:iCs/>
              </w:rPr>
              <w:t>11.11.1 Development of specifications to meet demand</w:t>
            </w:r>
          </w:p>
          <w:p w14:paraId="32D3B697" w14:textId="77777777" w:rsidR="005A6278" w:rsidRPr="00D6609D" w:rsidRDefault="005A6278" w:rsidP="00D6609D">
            <w:pPr>
              <w:spacing w:line="360" w:lineRule="auto"/>
              <w:rPr>
                <w:i/>
                <w:iCs/>
              </w:rPr>
            </w:pPr>
            <w:r w:rsidRPr="00D6609D">
              <w:rPr>
                <w:i/>
                <w:iCs/>
              </w:rPr>
              <w:lastRenderedPageBreak/>
              <w:t>11.11.2 Design Process</w:t>
            </w:r>
          </w:p>
          <w:p w14:paraId="7F1089A1" w14:textId="77777777" w:rsidR="005A6278" w:rsidRPr="00D6609D" w:rsidRDefault="005A6278" w:rsidP="00D6609D">
            <w:pPr>
              <w:spacing w:line="360" w:lineRule="auto"/>
              <w:rPr>
                <w:i/>
                <w:iCs/>
              </w:rPr>
            </w:pPr>
            <w:r w:rsidRPr="00D6609D">
              <w:rPr>
                <w:i/>
                <w:iCs/>
              </w:rPr>
              <w:t>11.11.3 Data Design</w:t>
            </w:r>
          </w:p>
          <w:p w14:paraId="387CF055" w14:textId="77777777" w:rsidR="005A6278" w:rsidRPr="00D6609D" w:rsidRDefault="005A6278" w:rsidP="00D6609D">
            <w:pPr>
              <w:spacing w:line="360" w:lineRule="auto"/>
              <w:rPr>
                <w:i/>
                <w:iCs/>
              </w:rPr>
            </w:pPr>
            <w:r w:rsidRPr="00D6609D">
              <w:rPr>
                <w:i/>
                <w:iCs/>
              </w:rPr>
              <w:t>11.11.4 System Architecture Design</w:t>
            </w:r>
          </w:p>
          <w:p w14:paraId="2C1CB6AF" w14:textId="77777777" w:rsidR="005A6278" w:rsidRDefault="005A6278" w:rsidP="00D6609D">
            <w:pPr>
              <w:spacing w:line="360" w:lineRule="auto"/>
              <w:rPr>
                <w:i/>
                <w:iCs/>
              </w:rPr>
            </w:pPr>
            <w:r w:rsidRPr="00D6609D">
              <w:rPr>
                <w:i/>
                <w:iCs/>
              </w:rPr>
              <w:t>11.11.5 UML and other common diagramming tools in design</w:t>
            </w:r>
          </w:p>
          <w:p w14:paraId="64992E30" w14:textId="77777777" w:rsidR="005A6278" w:rsidRPr="003540B5" w:rsidRDefault="005A6278" w:rsidP="00D6609D">
            <w:pPr>
              <w:spacing w:line="360" w:lineRule="auto"/>
              <w:rPr>
                <w:i/>
                <w:iCs/>
              </w:rPr>
            </w:pPr>
            <w:r w:rsidRPr="003540B5">
              <w:rPr>
                <w:i/>
                <w:iCs/>
              </w:rPr>
              <w:t>11.16 Management Considerations for the information system</w:t>
            </w:r>
          </w:p>
          <w:p w14:paraId="638DE6BD" w14:textId="77777777" w:rsidR="005A6278" w:rsidRPr="00D6609D" w:rsidRDefault="005A6278" w:rsidP="00D6609D">
            <w:pPr>
              <w:spacing w:line="360" w:lineRule="auto"/>
              <w:rPr>
                <w:i/>
                <w:iCs/>
              </w:rPr>
            </w:pPr>
            <w:r w:rsidRPr="003540B5">
              <w:rPr>
                <w:i/>
                <w:iCs/>
              </w:rPr>
              <w:t>11.16.3 Project Management of Information systems and software project</w:t>
            </w:r>
          </w:p>
        </w:tc>
        <w:tc>
          <w:tcPr>
            <w:tcW w:w="4247" w:type="dxa"/>
          </w:tcPr>
          <w:p w14:paraId="55D9D1CD" w14:textId="35F27556" w:rsidR="005A6278" w:rsidRPr="00AE58C4" w:rsidRDefault="00AE663F" w:rsidP="00D6609D">
            <w:pPr>
              <w:spacing w:line="360" w:lineRule="auto"/>
              <w:rPr>
                <w:i/>
                <w:iCs/>
              </w:rPr>
            </w:pPr>
            <w:r>
              <w:lastRenderedPageBreak/>
              <w:t xml:space="preserve">Bidang </w:t>
            </w:r>
            <w:r w:rsidRPr="00AE58C4">
              <w:rPr>
                <w:i/>
                <w:iCs/>
              </w:rPr>
              <w:t xml:space="preserve">information </w:t>
            </w:r>
            <w:r w:rsidR="00092ECC" w:rsidRPr="00AE58C4">
              <w:rPr>
                <w:i/>
                <w:iCs/>
              </w:rPr>
              <w:t>engineering</w:t>
            </w:r>
            <w:r w:rsidR="00092ECC">
              <w:rPr>
                <w:i/>
                <w:iCs/>
              </w:rPr>
              <w:t xml:space="preserve"> </w:t>
            </w:r>
            <w:r w:rsidR="00092ECC">
              <w:t xml:space="preserve">merupakan bidang ilmu Teknik Industri yang digunakan untuk menyelesaikan permasalahan yang ada. </w:t>
            </w:r>
            <w:r w:rsidR="00CB4043">
              <w:t xml:space="preserve">Di mana pada </w:t>
            </w:r>
            <w:r w:rsidR="00CB4043">
              <w:lastRenderedPageBreak/>
              <w:t>Sistem Informasi Manajemen Proyek dilakukan pembangunan desain proses, desain data yang akan dikirimkan, arsitektur sistem dan data, serta U</w:t>
            </w:r>
            <w:r w:rsidR="00CB4043">
              <w:rPr>
                <w:i/>
                <w:iCs/>
              </w:rPr>
              <w:t xml:space="preserve">nified Modelling Language </w:t>
            </w:r>
            <w:r w:rsidR="00CB4043">
              <w:t xml:space="preserve">(UML) untuk memodelkan bagaimana sistem bekerja dari mulai </w:t>
            </w:r>
            <w:r w:rsidR="00CB4043" w:rsidRPr="00AE58C4">
              <w:rPr>
                <w:i/>
                <w:iCs/>
              </w:rPr>
              <w:t>input</w:t>
            </w:r>
            <w:r w:rsidR="00CB4043">
              <w:t xml:space="preserve">, proses dan </w:t>
            </w:r>
            <w:r w:rsidR="00CB4043">
              <w:rPr>
                <w:i/>
                <w:iCs/>
              </w:rPr>
              <w:t>output.</w:t>
            </w:r>
          </w:p>
        </w:tc>
      </w:tr>
    </w:tbl>
    <w:p w14:paraId="19831F5F" w14:textId="77777777" w:rsidR="005A6278" w:rsidRDefault="005A6278" w:rsidP="00C25D4E">
      <w:pPr>
        <w:spacing w:line="360" w:lineRule="auto"/>
      </w:pPr>
    </w:p>
    <w:p w14:paraId="070DFE06" w14:textId="77777777" w:rsidR="00E614FF" w:rsidRDefault="00E614FF">
      <w:pPr>
        <w:keepNext/>
        <w:spacing w:line="360" w:lineRule="auto"/>
        <w:ind w:left="720"/>
        <w:jc w:val="center"/>
        <w:rPr>
          <w:ins w:id="839" w:author="ilham.nur@office.ui.ac.id" w:date="2023-01-05T22:19:00Z"/>
        </w:rPr>
        <w:pPrChange w:id="840" w:author="ilham.nur@office.ui.ac.id" w:date="2023-01-05T22:19:00Z">
          <w:pPr>
            <w:spacing w:line="360" w:lineRule="auto"/>
            <w:ind w:left="720"/>
            <w:jc w:val="center"/>
          </w:pPr>
        </w:pPrChange>
      </w:pPr>
      <w:ins w:id="841" w:author="ilham.nur@office.ui.ac.id" w:date="2023-01-05T22:18:00Z">
        <w:r>
          <w:rPr>
            <w:noProof/>
          </w:rPr>
          <w:drawing>
            <wp:inline distT="0" distB="0" distL="0" distR="0" wp14:anchorId="5AC6DDC1" wp14:editId="0DC88705">
              <wp:extent cx="5400040" cy="29356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4"/>
                      <a:stretch>
                        <a:fillRect/>
                      </a:stretch>
                    </pic:blipFill>
                    <pic:spPr>
                      <a:xfrm>
                        <a:off x="0" y="0"/>
                        <a:ext cx="5400040" cy="2935605"/>
                      </a:xfrm>
                      <a:prstGeom prst="rect">
                        <a:avLst/>
                      </a:prstGeom>
                    </pic:spPr>
                  </pic:pic>
                </a:graphicData>
              </a:graphic>
            </wp:inline>
          </w:drawing>
        </w:r>
      </w:ins>
    </w:p>
    <w:p w14:paraId="2A9C5AC3" w14:textId="44522C91" w:rsidR="00AE58C4" w:rsidRDefault="00E614FF">
      <w:pPr>
        <w:pStyle w:val="Caption"/>
        <w:pPrChange w:id="842" w:author="ilham.nur@office.ui.ac.id" w:date="2023-01-18T05:52:00Z">
          <w:pPr>
            <w:spacing w:line="360" w:lineRule="auto"/>
          </w:pPr>
        </w:pPrChange>
      </w:pPr>
      <w:bookmarkStart w:id="843" w:name="_Toc124884160"/>
      <w:ins w:id="844" w:author="ilham.nur@office.ui.ac.id" w:date="2023-01-05T22:19:00Z">
        <w:r>
          <w:t xml:space="preserve">Gambar </w:t>
        </w:r>
      </w:ins>
      <w:ins w:id="845" w:author="ilham.nur@office.ui.ac.id" w:date="2023-01-18T05:52:00Z">
        <w:r w:rsidR="00C53EB8">
          <w:fldChar w:fldCharType="begin"/>
        </w:r>
        <w:r w:rsidR="00C53EB8">
          <w:instrText xml:space="preserve"> STYLEREF 1 \s </w:instrText>
        </w:r>
      </w:ins>
      <w:r w:rsidR="00C53EB8">
        <w:fldChar w:fldCharType="separate"/>
      </w:r>
      <w:r w:rsidR="00C53EB8">
        <w:rPr>
          <w:noProof/>
        </w:rPr>
        <w:t>3</w:t>
      </w:r>
      <w:ins w:id="846"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847" w:author="ilham.nur@office.ui.ac.id" w:date="2023-01-18T05:52:00Z">
        <w:r w:rsidR="00C53EB8">
          <w:rPr>
            <w:noProof/>
          </w:rPr>
          <w:t>2</w:t>
        </w:r>
        <w:r w:rsidR="00C53EB8">
          <w:fldChar w:fldCharType="end"/>
        </w:r>
      </w:ins>
      <w:ins w:id="848" w:author="ilham.nur@office.ui.ac.id" w:date="2023-01-05T22:19:00Z">
        <w:r>
          <w:t xml:space="preserve"> Area penelitian yang dilakukan yang berhubungan dengan bidak Teknik Industri</w:t>
        </w:r>
      </w:ins>
      <w:bookmarkEnd w:id="843"/>
    </w:p>
    <w:p w14:paraId="209BA341" w14:textId="24CA829A" w:rsidR="00071FC4" w:rsidRDefault="00071FC4" w:rsidP="00071FC4">
      <w:pPr>
        <w:pStyle w:val="Heading3"/>
        <w:numPr>
          <w:ilvl w:val="2"/>
          <w:numId w:val="29"/>
        </w:numPr>
        <w:spacing w:line="360" w:lineRule="auto"/>
      </w:pPr>
      <w:bookmarkStart w:id="849" w:name="_Toc124884133"/>
      <w:r>
        <w:t>Mencari dan Menentukan Celah Penelitian</w:t>
      </w:r>
      <w:bookmarkEnd w:id="849"/>
    </w:p>
    <w:p w14:paraId="033DB62C" w14:textId="1750C14C" w:rsidR="00071FC4" w:rsidRDefault="00071FC4" w:rsidP="00071FC4">
      <w:pPr>
        <w:spacing w:line="360" w:lineRule="auto"/>
        <w:ind w:left="720"/>
      </w:pPr>
      <w:r>
        <w:t xml:space="preserve">Tahapan ini didasari oleh proses studi literatur yang telah dilakukan untuk melihat apa yang telah dilakukan pada penelitian terdahulu dan apakah terbuka peluang untuk penelitian baru pada bidang pengembangan Sistem Informasi Manajemen Proyek yang diintegrasi dengan </w:t>
      </w:r>
      <w:r>
        <w:rPr>
          <w:i/>
          <w:iCs/>
        </w:rPr>
        <w:t xml:space="preserve">random forest </w:t>
      </w:r>
      <w:r>
        <w:t xml:space="preserve">untuk alokasi pekerjaan dan sumber daya. Adapun celah penelitian dilakukan dengan menggunakan alat </w:t>
      </w:r>
      <w:r>
        <w:rPr>
          <w:i/>
          <w:iCs/>
        </w:rPr>
        <w:t xml:space="preserve">VosViewer </w:t>
      </w:r>
      <w:r>
        <w:t xml:space="preserve">untuk melihat apakah sudah ada penelitian yang pernah membahas terkait dengan topik yang di angkat serta seberapa jauh keterkaitan topik yang </w:t>
      </w:r>
      <w:r>
        <w:lastRenderedPageBreak/>
        <w:t>akan dibahas.</w:t>
      </w:r>
      <w:r w:rsidR="00C02E4D">
        <w:t xml:space="preserve"> </w:t>
      </w:r>
      <w:r w:rsidR="00C26E6C">
        <w:t xml:space="preserve">Adapun pada penelitian ini kata kunci berkaitan yang digunakan </w:t>
      </w:r>
      <w:r w:rsidR="003F6C83">
        <w:t>adalah:</w:t>
      </w:r>
    </w:p>
    <w:p w14:paraId="46E030C8" w14:textId="145CD296" w:rsidR="003F6C83" w:rsidRDefault="003F6C83" w:rsidP="003F6C83">
      <w:pPr>
        <w:pStyle w:val="ListParagraph"/>
        <w:numPr>
          <w:ilvl w:val="0"/>
          <w:numId w:val="28"/>
        </w:numPr>
        <w:spacing w:line="360" w:lineRule="auto"/>
        <w:rPr>
          <w:i/>
          <w:iCs/>
        </w:rPr>
      </w:pPr>
      <w:r w:rsidRPr="00AE58C4">
        <w:rPr>
          <w:i/>
          <w:iCs/>
        </w:rPr>
        <w:t xml:space="preserve">Project </w:t>
      </w:r>
      <w:r>
        <w:rPr>
          <w:i/>
          <w:iCs/>
        </w:rPr>
        <w:t xml:space="preserve">management </w:t>
      </w:r>
      <w:r w:rsidR="00A72838">
        <w:rPr>
          <w:i/>
          <w:iCs/>
        </w:rPr>
        <w:t>information system vs Decision making</w:t>
      </w:r>
    </w:p>
    <w:p w14:paraId="5A61BA4C" w14:textId="083E1EEC" w:rsidR="00A72838" w:rsidRDefault="00A72838" w:rsidP="003F6C83">
      <w:pPr>
        <w:pStyle w:val="ListParagraph"/>
        <w:numPr>
          <w:ilvl w:val="0"/>
          <w:numId w:val="28"/>
        </w:numPr>
        <w:spacing w:line="360" w:lineRule="auto"/>
        <w:rPr>
          <w:i/>
          <w:iCs/>
        </w:rPr>
      </w:pPr>
      <w:r>
        <w:rPr>
          <w:i/>
          <w:iCs/>
        </w:rPr>
        <w:t>Project management information systems vs Project performance</w:t>
      </w:r>
    </w:p>
    <w:p w14:paraId="27EB771C" w14:textId="3AC20810" w:rsidR="00A72838" w:rsidRDefault="00A72838" w:rsidP="003F6C83">
      <w:pPr>
        <w:pStyle w:val="ListParagraph"/>
        <w:numPr>
          <w:ilvl w:val="0"/>
          <w:numId w:val="28"/>
        </w:numPr>
        <w:spacing w:line="360" w:lineRule="auto"/>
        <w:rPr>
          <w:i/>
          <w:iCs/>
        </w:rPr>
      </w:pPr>
      <w:r>
        <w:rPr>
          <w:i/>
          <w:iCs/>
        </w:rPr>
        <w:t>Project human resource management vs Decision making</w:t>
      </w:r>
    </w:p>
    <w:p w14:paraId="1F428209" w14:textId="2E29EDEC" w:rsidR="00A72838" w:rsidRDefault="00A72838" w:rsidP="00A72838">
      <w:pPr>
        <w:spacing w:line="360" w:lineRule="auto"/>
        <w:ind w:left="720"/>
      </w:pPr>
      <w:r>
        <w:t xml:space="preserve">Di mana, pasangan kata kunci ini memiliki </w:t>
      </w:r>
      <w:r>
        <w:rPr>
          <w:i/>
          <w:iCs/>
        </w:rPr>
        <w:t xml:space="preserve">link </w:t>
      </w:r>
      <w:r>
        <w:t>sebesar satu yang menandakan belum adanya k</w:t>
      </w:r>
      <w:r w:rsidR="006F2DB3">
        <w:t>eterikatan yang erat antar topik yang dibahas.</w:t>
      </w:r>
    </w:p>
    <w:p w14:paraId="0CBAF8FF" w14:textId="25D77647" w:rsidR="0030521D" w:rsidRDefault="0030521D" w:rsidP="00AE58C4">
      <w:pPr>
        <w:keepNext/>
        <w:spacing w:line="360" w:lineRule="auto"/>
        <w:ind w:left="720"/>
        <w:jc w:val="center"/>
      </w:pPr>
      <w:del w:id="850" w:author="ilham.nur@office.ui.ac.id" w:date="2023-01-05T22:24:00Z">
        <w:r w:rsidDel="007453AB">
          <w:rPr>
            <w:noProof/>
          </w:rPr>
          <w:drawing>
            <wp:inline distT="0" distB="0" distL="0" distR="0" wp14:anchorId="61DBB4E6" wp14:editId="60F08B7A">
              <wp:extent cx="5400040" cy="324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244215"/>
                      </a:xfrm>
                      <a:prstGeom prst="rect">
                        <a:avLst/>
                      </a:prstGeom>
                      <a:noFill/>
                      <a:ln>
                        <a:noFill/>
                      </a:ln>
                    </pic:spPr>
                  </pic:pic>
                </a:graphicData>
              </a:graphic>
            </wp:inline>
          </w:drawing>
        </w:r>
      </w:del>
      <w:ins w:id="851" w:author="ilham.nur@office.ui.ac.id" w:date="2023-01-05T22:24:00Z">
        <w:r w:rsidR="007453AB">
          <w:rPr>
            <w:noProof/>
          </w:rPr>
          <w:drawing>
            <wp:inline distT="0" distB="0" distL="0" distR="0" wp14:anchorId="55E143BB" wp14:editId="0723BE29">
              <wp:extent cx="5400040" cy="3309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09620"/>
                      </a:xfrm>
                      <a:prstGeom prst="rect">
                        <a:avLst/>
                      </a:prstGeom>
                    </pic:spPr>
                  </pic:pic>
                </a:graphicData>
              </a:graphic>
            </wp:inline>
          </w:drawing>
        </w:r>
      </w:ins>
    </w:p>
    <w:p w14:paraId="13B919F3" w14:textId="19B855C5" w:rsidR="006F2DB3" w:rsidRPr="00A72838" w:rsidRDefault="0030521D" w:rsidP="00827EC8">
      <w:pPr>
        <w:pStyle w:val="Caption"/>
      </w:pPr>
      <w:bookmarkStart w:id="852" w:name="_Toc124884161"/>
      <w:r>
        <w:t xml:space="preserve">Gambar </w:t>
      </w:r>
      <w:ins w:id="853" w:author="ilham.nur@office.ui.ac.id" w:date="2023-01-18T05:52:00Z">
        <w:r w:rsidR="00C53EB8">
          <w:fldChar w:fldCharType="begin"/>
        </w:r>
        <w:r w:rsidR="00C53EB8">
          <w:instrText xml:space="preserve"> STYLEREF 1 \s </w:instrText>
        </w:r>
      </w:ins>
      <w:r w:rsidR="00C53EB8">
        <w:fldChar w:fldCharType="separate"/>
      </w:r>
      <w:r w:rsidR="00C53EB8">
        <w:rPr>
          <w:noProof/>
        </w:rPr>
        <w:t>3</w:t>
      </w:r>
      <w:ins w:id="854" w:author="ilham.nur@office.ui.ac.id" w:date="2023-01-18T05:52:00Z">
        <w:r w:rsidR="00C53EB8">
          <w:fldChar w:fldCharType="end"/>
        </w:r>
        <w:r w:rsidR="00C53EB8">
          <w:t>.</w:t>
        </w:r>
        <w:r w:rsidR="00C53EB8">
          <w:fldChar w:fldCharType="begin"/>
        </w:r>
        <w:r w:rsidR="00C53EB8">
          <w:instrText xml:space="preserve"> SEQ Gambar \* ARABIC \s 1 </w:instrText>
        </w:r>
      </w:ins>
      <w:r w:rsidR="00C53EB8">
        <w:fldChar w:fldCharType="separate"/>
      </w:r>
      <w:ins w:id="855" w:author="ilham.nur@office.ui.ac.id" w:date="2023-01-18T05:52:00Z">
        <w:r w:rsidR="00C53EB8">
          <w:rPr>
            <w:noProof/>
          </w:rPr>
          <w:t>3</w:t>
        </w:r>
        <w:r w:rsidR="00C53EB8">
          <w:fldChar w:fldCharType="end"/>
        </w:r>
      </w:ins>
      <w:del w:id="856" w:author="ilham.nur@office.ui.ac.id" w:date="2023-01-05T22:19:00Z">
        <w:r w:rsidDel="00E614FF">
          <w:fldChar w:fldCharType="begin"/>
        </w:r>
        <w:r w:rsidDel="00E614FF">
          <w:delInstrText xml:space="preserve"> STYLEREF 1 \s </w:delInstrText>
        </w:r>
        <w:r w:rsidDel="00E614FF">
          <w:fldChar w:fldCharType="separate"/>
        </w:r>
        <w:r w:rsidDel="00E614FF">
          <w:rPr>
            <w:noProof/>
          </w:rPr>
          <w:delText>3</w:delText>
        </w:r>
        <w:r w:rsidDel="00E614FF">
          <w:fldChar w:fldCharType="end"/>
        </w:r>
        <w:r w:rsidDel="00E614FF">
          <w:delText>.</w:delText>
        </w:r>
        <w:r w:rsidDel="00E614FF">
          <w:fldChar w:fldCharType="begin"/>
        </w:r>
        <w:r w:rsidDel="00E614FF">
          <w:delInstrText xml:space="preserve"> SEQ Gambar \* ARABIC \s 1 </w:delInstrText>
        </w:r>
        <w:r w:rsidDel="00E614FF">
          <w:fldChar w:fldCharType="separate"/>
        </w:r>
        <w:r w:rsidDel="00E614FF">
          <w:rPr>
            <w:noProof/>
          </w:rPr>
          <w:delText>2</w:delText>
        </w:r>
        <w:r w:rsidDel="00E614FF">
          <w:fldChar w:fldCharType="end"/>
        </w:r>
      </w:del>
      <w:r>
        <w:t xml:space="preserve"> Sampel VosViewer terkait topik riset yang akan dibahas</w:t>
      </w:r>
      <w:bookmarkEnd w:id="852"/>
    </w:p>
    <w:p w14:paraId="6D0AC639" w14:textId="6930335A" w:rsidR="005A6278" w:rsidRDefault="00E83809" w:rsidP="00AE58C4">
      <w:pPr>
        <w:pStyle w:val="Heading3"/>
        <w:spacing w:line="360" w:lineRule="auto"/>
      </w:pPr>
      <w:bookmarkStart w:id="857" w:name="_Toc124884134"/>
      <w:r>
        <w:t>Penentuan Sumber dan Pakar</w:t>
      </w:r>
      <w:bookmarkEnd w:id="857"/>
    </w:p>
    <w:p w14:paraId="728C48BF" w14:textId="056E94BA" w:rsidR="00E83809" w:rsidRDefault="00E83809" w:rsidP="00C25D4E">
      <w:pPr>
        <w:spacing w:line="360" w:lineRule="auto"/>
        <w:ind w:left="720"/>
      </w:pPr>
      <w:r>
        <w:t xml:space="preserve">Pada tahapan ini dilakukan penentuan sumber dan pakar yang akan menjadi landasan data dalam pembangunan model </w:t>
      </w:r>
      <w:r>
        <w:rPr>
          <w:i/>
          <w:iCs/>
        </w:rPr>
        <w:t xml:space="preserve">random forest, </w:t>
      </w:r>
      <w:r>
        <w:t xml:space="preserve">ataupun </w:t>
      </w:r>
      <w:r w:rsidR="00C25D4E">
        <w:t xml:space="preserve">analisis data yang digunakan sebagai acuan penelitian. Yang menjadi pakar pada penelitian ini adalah manajer </w:t>
      </w:r>
      <w:r w:rsidR="00826F70">
        <w:t xml:space="preserve">fungsional dari departemen </w:t>
      </w:r>
      <w:r w:rsidR="00826F70">
        <w:rPr>
          <w:i/>
          <w:iCs/>
        </w:rPr>
        <w:t xml:space="preserve">frontend, backend, </w:t>
      </w:r>
      <w:r w:rsidR="00826F70">
        <w:t xml:space="preserve">dan </w:t>
      </w:r>
      <w:r w:rsidR="00826F70">
        <w:rPr>
          <w:i/>
          <w:iCs/>
        </w:rPr>
        <w:t>system integration</w:t>
      </w:r>
      <w:r w:rsidR="00C76D0F">
        <w:rPr>
          <w:i/>
          <w:iCs/>
        </w:rPr>
        <w:t xml:space="preserve"> </w:t>
      </w:r>
      <w:r w:rsidR="00C76D0F">
        <w:t xml:space="preserve">serta </w:t>
      </w:r>
      <w:r w:rsidR="003773FA">
        <w:t xml:space="preserve">senior </w:t>
      </w:r>
      <w:r w:rsidR="003773FA">
        <w:rPr>
          <w:i/>
          <w:iCs/>
        </w:rPr>
        <w:t>project manager</w:t>
      </w:r>
      <w:r w:rsidR="00826F70">
        <w:rPr>
          <w:i/>
          <w:iCs/>
        </w:rPr>
        <w:t xml:space="preserve">, </w:t>
      </w:r>
      <w:r w:rsidR="00826F70">
        <w:t xml:space="preserve">untuk memberikan </w:t>
      </w:r>
      <w:r w:rsidR="003F310F">
        <w:t>informasi terkait dengan:</w:t>
      </w:r>
    </w:p>
    <w:p w14:paraId="47A89436" w14:textId="257F3365" w:rsidR="003F310F" w:rsidRDefault="003F310F" w:rsidP="003F310F">
      <w:pPr>
        <w:pStyle w:val="ListParagraph"/>
        <w:numPr>
          <w:ilvl w:val="0"/>
          <w:numId w:val="28"/>
        </w:numPr>
        <w:spacing w:line="360" w:lineRule="auto"/>
      </w:pPr>
      <w:r>
        <w:t xml:space="preserve">Kriteria </w:t>
      </w:r>
      <w:r w:rsidR="00D878AE">
        <w:t xml:space="preserve">dan kemampuan apa yang diperlukan </w:t>
      </w:r>
      <w:r>
        <w:t>dalam menentukan sumber daya,</w:t>
      </w:r>
    </w:p>
    <w:p w14:paraId="5EF517B0" w14:textId="0199DE6A" w:rsidR="00D878AE" w:rsidRDefault="00DA099B" w:rsidP="00F91388">
      <w:pPr>
        <w:pStyle w:val="ListParagraph"/>
        <w:numPr>
          <w:ilvl w:val="0"/>
          <w:numId w:val="28"/>
        </w:numPr>
        <w:spacing w:line="360" w:lineRule="auto"/>
      </w:pPr>
      <w:r>
        <w:lastRenderedPageBreak/>
        <w:t>Berapa lama waktu yang dibutuhkan untuk menyelesaikan pembangunan sistem</w:t>
      </w:r>
      <w:r w:rsidR="00D878AE">
        <w:t>.</w:t>
      </w:r>
    </w:p>
    <w:p w14:paraId="1A4CCE65" w14:textId="2DE62748" w:rsidR="00F91388" w:rsidRDefault="00F91388" w:rsidP="00F91388">
      <w:pPr>
        <w:spacing w:line="360" w:lineRule="auto"/>
        <w:ind w:left="720"/>
      </w:pPr>
      <w:r>
        <w:t>Pembangunan sistem di sini dikategorikan menjadi tiga level yaitu:</w:t>
      </w:r>
    </w:p>
    <w:p w14:paraId="2EDB349C" w14:textId="1EDE90E9" w:rsidR="00F91388" w:rsidRDefault="00F91388" w:rsidP="00F91388">
      <w:pPr>
        <w:pStyle w:val="ListParagraph"/>
        <w:numPr>
          <w:ilvl w:val="0"/>
          <w:numId w:val="28"/>
        </w:numPr>
        <w:spacing w:line="360" w:lineRule="auto"/>
      </w:pPr>
      <w:r w:rsidRPr="00AE58C4">
        <w:rPr>
          <w:b/>
          <w:bCs/>
        </w:rPr>
        <w:t>Level Mudah:</w:t>
      </w:r>
      <w:r>
        <w:t xml:space="preserve"> Pengembangan yang bersifat </w:t>
      </w:r>
      <w:r w:rsidR="00455A8F">
        <w:t>perbaikan dari yang sudah ada</w:t>
      </w:r>
      <w:r w:rsidR="00026804">
        <w:t xml:space="preserve">, </w:t>
      </w:r>
      <w:r w:rsidR="001D0B00">
        <w:rPr>
          <w:i/>
          <w:iCs/>
        </w:rPr>
        <w:t xml:space="preserve">deliverables </w:t>
      </w:r>
      <w:r w:rsidR="001D0B00">
        <w:t>sedikit dengan tingkat kesulitan yang rendah.</w:t>
      </w:r>
    </w:p>
    <w:p w14:paraId="6834C223" w14:textId="6AF0B457" w:rsidR="00F91388" w:rsidRDefault="00F91388" w:rsidP="00F91388">
      <w:pPr>
        <w:pStyle w:val="ListParagraph"/>
        <w:numPr>
          <w:ilvl w:val="0"/>
          <w:numId w:val="28"/>
        </w:numPr>
        <w:spacing w:line="360" w:lineRule="auto"/>
      </w:pPr>
      <w:r w:rsidRPr="00AE58C4">
        <w:rPr>
          <w:b/>
          <w:bCs/>
        </w:rPr>
        <w:t>Level Menengah</w:t>
      </w:r>
      <w:r w:rsidR="00455A8F" w:rsidRPr="00AE58C4">
        <w:rPr>
          <w:b/>
          <w:bCs/>
        </w:rPr>
        <w:t>:</w:t>
      </w:r>
      <w:r w:rsidR="00455A8F">
        <w:t xml:space="preserve"> Pengembangan dari sistem yang sudah ada</w:t>
      </w:r>
      <w:r w:rsidR="005E2148">
        <w:t>, namun terdapat fitur baru yang perlu dikembangkan</w:t>
      </w:r>
      <w:r w:rsidR="00C63318">
        <w:t xml:space="preserve">, level ini memilki </w:t>
      </w:r>
      <w:r w:rsidR="00C63318">
        <w:rPr>
          <w:i/>
          <w:iCs/>
        </w:rPr>
        <w:t xml:space="preserve">deliverables </w:t>
      </w:r>
      <w:r w:rsidR="00C63318">
        <w:t xml:space="preserve">yang banyak dengan tingkat kesulitan yang mudah atau </w:t>
      </w:r>
      <w:r w:rsidR="00C63318">
        <w:rPr>
          <w:i/>
          <w:iCs/>
        </w:rPr>
        <w:t xml:space="preserve">deliverables </w:t>
      </w:r>
      <w:r w:rsidR="00C63318">
        <w:t>yang sedikit dengan kesulitan yang tinggi.</w:t>
      </w:r>
    </w:p>
    <w:p w14:paraId="523EC478" w14:textId="3AF58B11" w:rsidR="00F91388" w:rsidRDefault="00F91388" w:rsidP="00F91388">
      <w:pPr>
        <w:pStyle w:val="ListParagraph"/>
        <w:numPr>
          <w:ilvl w:val="0"/>
          <w:numId w:val="28"/>
        </w:numPr>
        <w:spacing w:line="360" w:lineRule="auto"/>
      </w:pPr>
      <w:r w:rsidRPr="00AE58C4">
        <w:rPr>
          <w:b/>
          <w:bCs/>
        </w:rPr>
        <w:t>Level Sulit</w:t>
      </w:r>
      <w:r w:rsidR="00455A8F" w:rsidRPr="00AE58C4">
        <w:rPr>
          <w:b/>
          <w:bCs/>
        </w:rPr>
        <w:t>:</w:t>
      </w:r>
      <w:r w:rsidR="00455A8F">
        <w:t xml:space="preserve"> Pembangunan sistem baru yang berbeda dari yang sudah ada</w:t>
      </w:r>
      <w:r w:rsidR="00BA2D38">
        <w:t xml:space="preserve">, </w:t>
      </w:r>
      <w:r w:rsidR="00BA2D38">
        <w:rPr>
          <w:i/>
          <w:iCs/>
        </w:rPr>
        <w:t xml:space="preserve">deliverables </w:t>
      </w:r>
      <w:r w:rsidR="00BA2D38">
        <w:t>yang harus dihasilkan banyak dengan tingkat kesulitan tinggi.</w:t>
      </w:r>
    </w:p>
    <w:p w14:paraId="3DFBDACA" w14:textId="3BA3D41E" w:rsidR="00C465F1" w:rsidRDefault="00C465F1" w:rsidP="00C465F1">
      <w:pPr>
        <w:spacing w:line="360" w:lineRule="auto"/>
        <w:ind w:left="720"/>
      </w:pPr>
      <w:r>
        <w:t>Sedangakan yang akan menjadi sumber dalam penelitian ini adalah karyawan dari PT X untuk mengumpulkan data-data mengenai permasalahan khususnya manajemen proyek dan alokasi pekerjaan pada proyek yang sedang berjalan.</w:t>
      </w:r>
    </w:p>
    <w:p w14:paraId="6DF01E0E" w14:textId="417817E2" w:rsidR="00972366" w:rsidRDefault="00972366" w:rsidP="00AE58C4">
      <w:pPr>
        <w:pStyle w:val="Heading3"/>
        <w:spacing w:line="360" w:lineRule="auto"/>
      </w:pPr>
      <w:bookmarkStart w:id="858" w:name="_Toc124884135"/>
      <w:r>
        <w:t>Melakukan Penyusunan Kuesioner</w:t>
      </w:r>
      <w:bookmarkEnd w:id="858"/>
    </w:p>
    <w:p w14:paraId="3A6F0184" w14:textId="405CE3C7" w:rsidR="00972366" w:rsidRDefault="00972366" w:rsidP="00741C24">
      <w:pPr>
        <w:spacing w:line="360" w:lineRule="auto"/>
        <w:ind w:left="720"/>
      </w:pPr>
      <w:r>
        <w:t xml:space="preserve">Kuesioner disusun sebagai salah satu alat untuk </w:t>
      </w:r>
      <w:r w:rsidR="00C93F03">
        <w:t>mendapatkan informasi dari pakar dan juga dari sumber daya yang berkecimbung dal</w:t>
      </w:r>
      <w:r w:rsidR="00741C24">
        <w:t>am kegiatan proyek. Kuesioner disusun menjadi beberapa bagian yaitu:</w:t>
      </w:r>
    </w:p>
    <w:p w14:paraId="7222AC23" w14:textId="3AA96C7E" w:rsidR="00741C24" w:rsidRDefault="00741C24" w:rsidP="00741C24">
      <w:pPr>
        <w:pStyle w:val="ListParagraph"/>
        <w:numPr>
          <w:ilvl w:val="0"/>
          <w:numId w:val="28"/>
        </w:numPr>
        <w:spacing w:line="360" w:lineRule="auto"/>
      </w:pPr>
      <w:r>
        <w:t xml:space="preserve">Bagian </w:t>
      </w:r>
      <w:r w:rsidR="007F447E">
        <w:t>Umum</w:t>
      </w:r>
    </w:p>
    <w:p w14:paraId="07FD81FC" w14:textId="79439746" w:rsidR="002B5F30" w:rsidRPr="00AE58C4" w:rsidRDefault="002B5F30" w:rsidP="00741C24">
      <w:pPr>
        <w:pStyle w:val="ListParagraph"/>
        <w:numPr>
          <w:ilvl w:val="0"/>
          <w:numId w:val="28"/>
        </w:numPr>
        <w:spacing w:line="360" w:lineRule="auto"/>
      </w:pPr>
      <w:r>
        <w:t xml:space="preserve">Bagian </w:t>
      </w:r>
      <w:r w:rsidR="007F447E">
        <w:rPr>
          <w:i/>
          <w:iCs/>
        </w:rPr>
        <w:t>Project management cases</w:t>
      </w:r>
    </w:p>
    <w:p w14:paraId="310F611A" w14:textId="4CE2BFA0" w:rsidR="007F447E" w:rsidRDefault="007F447E" w:rsidP="00741C24">
      <w:pPr>
        <w:pStyle w:val="ListParagraph"/>
        <w:numPr>
          <w:ilvl w:val="0"/>
          <w:numId w:val="28"/>
        </w:numPr>
        <w:spacing w:line="360" w:lineRule="auto"/>
      </w:pPr>
      <w:r>
        <w:t xml:space="preserve">Bagian </w:t>
      </w:r>
      <w:r w:rsidRPr="00AE58C4">
        <w:rPr>
          <w:i/>
          <w:iCs/>
        </w:rPr>
        <w:t>expert case</w:t>
      </w:r>
    </w:p>
    <w:p w14:paraId="2E8BC3AA" w14:textId="258F962F" w:rsidR="00DA6C71" w:rsidRDefault="00DA6C71" w:rsidP="00DA6C71">
      <w:pPr>
        <w:spacing w:line="360" w:lineRule="auto"/>
        <w:ind w:left="720"/>
      </w:pPr>
      <w:r>
        <w:t xml:space="preserve">Pada bagian </w:t>
      </w:r>
      <w:r w:rsidR="007F447E">
        <w:t xml:space="preserve">umum, </w:t>
      </w:r>
      <w:r w:rsidR="006C1FCC">
        <w:t>informasi yang akan diperoleh terkait dengan:</w:t>
      </w:r>
    </w:p>
    <w:p w14:paraId="5E379E81" w14:textId="14EB996A" w:rsidR="006C1FCC" w:rsidRDefault="00751470" w:rsidP="006C1FCC">
      <w:pPr>
        <w:pStyle w:val="ListParagraph"/>
        <w:numPr>
          <w:ilvl w:val="0"/>
          <w:numId w:val="28"/>
        </w:numPr>
        <w:spacing w:line="360" w:lineRule="auto"/>
      </w:pPr>
      <w:r>
        <w:t>Penyebab keterlambatan proyek</w:t>
      </w:r>
    </w:p>
    <w:p w14:paraId="2C76304F" w14:textId="788880AD" w:rsidR="00751470" w:rsidRDefault="000B6F77" w:rsidP="006C1FCC">
      <w:pPr>
        <w:pStyle w:val="ListParagraph"/>
        <w:numPr>
          <w:ilvl w:val="0"/>
          <w:numId w:val="28"/>
        </w:numPr>
        <w:spacing w:line="360" w:lineRule="auto"/>
      </w:pPr>
      <w:r>
        <w:t xml:space="preserve">Kendala </w:t>
      </w:r>
      <w:r w:rsidR="00973E3F">
        <w:t>yang membuat pekerjaan proyek tertunda</w:t>
      </w:r>
    </w:p>
    <w:p w14:paraId="6850C6EA" w14:textId="01DDA7E4" w:rsidR="00973E3F" w:rsidRDefault="007F447E" w:rsidP="006C1FCC">
      <w:pPr>
        <w:pStyle w:val="ListParagraph"/>
        <w:numPr>
          <w:ilvl w:val="0"/>
          <w:numId w:val="28"/>
        </w:numPr>
        <w:spacing w:line="360" w:lineRule="auto"/>
      </w:pPr>
      <w:r>
        <w:t>Berapa banyak pekerjaan yang dapat dikerjakan oleh seseorang dalam satu waktu.</w:t>
      </w:r>
    </w:p>
    <w:p w14:paraId="2F7E851C" w14:textId="4F8E1206" w:rsidR="007F447E" w:rsidRDefault="007F447E" w:rsidP="006C1FCC">
      <w:pPr>
        <w:pStyle w:val="ListParagraph"/>
        <w:numPr>
          <w:ilvl w:val="0"/>
          <w:numId w:val="28"/>
        </w:numPr>
        <w:spacing w:line="360" w:lineRule="auto"/>
      </w:pPr>
      <w:r>
        <w:t>Prioritas dalam melakukan pekerjaan</w:t>
      </w:r>
    </w:p>
    <w:p w14:paraId="18565FD3" w14:textId="0FF34D91" w:rsidR="007F447E" w:rsidRDefault="007F447E" w:rsidP="006C1FCC">
      <w:pPr>
        <w:pStyle w:val="ListParagraph"/>
        <w:numPr>
          <w:ilvl w:val="0"/>
          <w:numId w:val="28"/>
        </w:numPr>
        <w:spacing w:line="360" w:lineRule="auto"/>
      </w:pPr>
      <w:r>
        <w:t>Performa penyelesaian pekerjaan proyek</w:t>
      </w:r>
    </w:p>
    <w:p w14:paraId="03F37910" w14:textId="5FB8296B" w:rsidR="007F447E" w:rsidRDefault="007F447E" w:rsidP="007F447E">
      <w:pPr>
        <w:spacing w:line="360" w:lineRule="auto"/>
        <w:ind w:left="720"/>
      </w:pPr>
      <w:r>
        <w:lastRenderedPageBreak/>
        <w:t xml:space="preserve">Pada bagian </w:t>
      </w:r>
      <w:r>
        <w:rPr>
          <w:i/>
          <w:iCs/>
        </w:rPr>
        <w:t xml:space="preserve">expert case, </w:t>
      </w:r>
      <w:r>
        <w:t xml:space="preserve">merupakan pertanyaan yang akan ditanyakan kepada </w:t>
      </w:r>
      <w:r w:rsidRPr="00AE58C4">
        <w:rPr>
          <w:i/>
          <w:iCs/>
        </w:rPr>
        <w:t>expert</w:t>
      </w:r>
      <w:r>
        <w:t xml:space="preserve"> terkait dengan bagaimana mengalokasikan pekerjaan dan sumber daya. Adapun informasi yang akan diperoleh dari bagian ini adalah:</w:t>
      </w:r>
    </w:p>
    <w:p w14:paraId="3719C623" w14:textId="0FB658D2" w:rsidR="007F447E" w:rsidRDefault="00CB0D55" w:rsidP="007F447E">
      <w:pPr>
        <w:pStyle w:val="ListParagraph"/>
        <w:numPr>
          <w:ilvl w:val="0"/>
          <w:numId w:val="28"/>
        </w:numPr>
        <w:spacing w:line="360" w:lineRule="auto"/>
      </w:pPr>
      <w:r>
        <w:t xml:space="preserve">Pertimbangan penunjukan </w:t>
      </w:r>
      <w:r>
        <w:rPr>
          <w:i/>
          <w:iCs/>
        </w:rPr>
        <w:t xml:space="preserve">resource </w:t>
      </w:r>
      <w:r>
        <w:t>yang akan melakukan pekerjaan.</w:t>
      </w:r>
    </w:p>
    <w:p w14:paraId="617A2650" w14:textId="1D84C5E5" w:rsidR="00CB0D55" w:rsidRDefault="00CB0D55" w:rsidP="007F447E">
      <w:pPr>
        <w:pStyle w:val="ListParagraph"/>
        <w:numPr>
          <w:ilvl w:val="0"/>
          <w:numId w:val="28"/>
        </w:numPr>
        <w:spacing w:line="360" w:lineRule="auto"/>
      </w:pPr>
      <w:r>
        <w:t>Berapa banyak jumlah pekerjaan proyek yang dibebani pada suatu anggota, yang masih ideal dikerjakan.</w:t>
      </w:r>
    </w:p>
    <w:p w14:paraId="09A8A4CE" w14:textId="3FF29275" w:rsidR="00CB0D55" w:rsidRDefault="00CB0D55" w:rsidP="007F447E">
      <w:pPr>
        <w:pStyle w:val="ListParagraph"/>
        <w:numPr>
          <w:ilvl w:val="0"/>
          <w:numId w:val="28"/>
        </w:numPr>
        <w:spacing w:line="360" w:lineRule="auto"/>
      </w:pPr>
      <w:r>
        <w:t>Penyebab anggota dalam kelompok memiliki beban kerja yang lebih dibandingkan anggota yang lain.</w:t>
      </w:r>
    </w:p>
    <w:p w14:paraId="57E96958" w14:textId="45AF587C" w:rsidR="00CB0D55" w:rsidRDefault="00CB0D55" w:rsidP="007F447E">
      <w:pPr>
        <w:pStyle w:val="ListParagraph"/>
        <w:numPr>
          <w:ilvl w:val="0"/>
          <w:numId w:val="28"/>
        </w:numPr>
        <w:spacing w:line="360" w:lineRule="auto"/>
      </w:pPr>
      <w:r>
        <w:t xml:space="preserve">Faktor yang menentukan pengganti sumber daya </w:t>
      </w:r>
      <w:r w:rsidR="00F35B3B">
        <w:t>ketika</w:t>
      </w:r>
      <w:r>
        <w:t xml:space="preserve"> ada kendala</w:t>
      </w:r>
    </w:p>
    <w:p w14:paraId="26AB2644" w14:textId="204D9B9C" w:rsidR="00F35B3B" w:rsidRDefault="00F35B3B">
      <w:pPr>
        <w:spacing w:line="360" w:lineRule="auto"/>
        <w:ind w:left="720"/>
      </w:pPr>
      <w:r>
        <w:t xml:space="preserve">Pada bagian </w:t>
      </w:r>
      <w:r>
        <w:rPr>
          <w:i/>
          <w:iCs/>
        </w:rPr>
        <w:t xml:space="preserve">Work Allocation Study Case, </w:t>
      </w:r>
      <w:r>
        <w:t xml:space="preserve">merupakan bagian </w:t>
      </w:r>
      <w:r w:rsidR="00E30FF0">
        <w:t xml:space="preserve">di mana, para pakar memberi tahu bagaimana preferensi mereka dalam mengalokasikan pekerjaan pada </w:t>
      </w:r>
      <w:r w:rsidR="00E428F6">
        <w:t>level pekerjaan yang telah ditentukan.</w:t>
      </w:r>
    </w:p>
    <w:p w14:paraId="5C576565" w14:textId="62C0476E" w:rsidR="006E2BBD" w:rsidRDefault="006E2BBD">
      <w:pPr>
        <w:spacing w:line="360" w:lineRule="auto"/>
        <w:ind w:left="720"/>
      </w:pPr>
      <w:r>
        <w:t>Dalam mene</w:t>
      </w:r>
      <w:r w:rsidR="008B35C3">
        <w:t>ntukan komponen dari kuesioner, dilakukan penyelarasan pertanyaan serupa dengan penelitian yang pernah ada sebelumnya untuk memastikan relevansi dari pertanyaan. Hal ini ditunjukkan pada</w:t>
      </w:r>
    </w:p>
    <w:p w14:paraId="43433F2C" w14:textId="5CDCA8AD" w:rsidR="00E15A3D" w:rsidRDefault="00E15A3D" w:rsidP="00827EC8">
      <w:pPr>
        <w:pStyle w:val="Caption"/>
      </w:pPr>
      <w:bookmarkStart w:id="859" w:name="_Toc124884169"/>
      <w:r>
        <w:t xml:space="preserve">Tabel </w:t>
      </w:r>
      <w:fldSimple w:instr=" STYLEREF 1 \s ">
        <w:r w:rsidR="00AF75ED">
          <w:rPr>
            <w:noProof/>
          </w:rPr>
          <w:t>3</w:t>
        </w:r>
      </w:fldSimple>
      <w:r w:rsidR="00A72F57">
        <w:t>.</w:t>
      </w:r>
      <w:fldSimple w:instr=" SEQ Tabel \* ARABIC \s 1 ">
        <w:r w:rsidR="00AF75ED">
          <w:rPr>
            <w:noProof/>
          </w:rPr>
          <w:t>2</w:t>
        </w:r>
      </w:fldSimple>
      <w:r>
        <w:t xml:space="preserve"> Acuan penelitian terdahulu terkait komponen kuesioner</w:t>
      </w:r>
      <w:bookmarkEnd w:id="859"/>
    </w:p>
    <w:tbl>
      <w:tblPr>
        <w:tblStyle w:val="TableGrid"/>
        <w:tblW w:w="0" w:type="auto"/>
        <w:tblInd w:w="720" w:type="dxa"/>
        <w:tblLook w:val="04A0" w:firstRow="1" w:lastRow="0" w:firstColumn="1" w:lastColumn="0" w:noHBand="0" w:noVBand="1"/>
      </w:tblPr>
      <w:tblGrid>
        <w:gridCol w:w="1827"/>
        <w:gridCol w:w="2693"/>
        <w:gridCol w:w="3254"/>
      </w:tblGrid>
      <w:tr w:rsidR="00E15A3D" w14:paraId="1BEB113C" w14:textId="77777777" w:rsidTr="00AE58C4">
        <w:tc>
          <w:tcPr>
            <w:tcW w:w="1827" w:type="dxa"/>
          </w:tcPr>
          <w:p w14:paraId="3D26A7D4" w14:textId="7961F44A" w:rsidR="00E15A3D" w:rsidRPr="00AE58C4" w:rsidRDefault="006B6B12">
            <w:pPr>
              <w:spacing w:line="360" w:lineRule="auto"/>
              <w:rPr>
                <w:b/>
                <w:bCs/>
              </w:rPr>
            </w:pPr>
            <w:r w:rsidRPr="00AE58C4">
              <w:rPr>
                <w:b/>
                <w:bCs/>
              </w:rPr>
              <w:t>Bagian</w:t>
            </w:r>
          </w:p>
        </w:tc>
        <w:tc>
          <w:tcPr>
            <w:tcW w:w="2693" w:type="dxa"/>
          </w:tcPr>
          <w:p w14:paraId="0F0151CD" w14:textId="11852B9A" w:rsidR="00E15A3D" w:rsidRPr="00AE58C4" w:rsidRDefault="006B6B12">
            <w:pPr>
              <w:spacing w:line="360" w:lineRule="auto"/>
              <w:rPr>
                <w:b/>
                <w:bCs/>
              </w:rPr>
            </w:pPr>
            <w:r w:rsidRPr="00AE58C4">
              <w:rPr>
                <w:b/>
                <w:bCs/>
              </w:rPr>
              <w:t>Pertanyaan</w:t>
            </w:r>
            <w:r w:rsidR="000E539D">
              <w:rPr>
                <w:b/>
                <w:bCs/>
              </w:rPr>
              <w:t>/Informasi yang ingin didapatkan</w:t>
            </w:r>
          </w:p>
        </w:tc>
        <w:tc>
          <w:tcPr>
            <w:tcW w:w="3254" w:type="dxa"/>
          </w:tcPr>
          <w:p w14:paraId="40ABDA86" w14:textId="394FEF37" w:rsidR="00E15A3D" w:rsidRPr="00AE58C4" w:rsidRDefault="006B6B12">
            <w:pPr>
              <w:spacing w:line="360" w:lineRule="auto"/>
              <w:rPr>
                <w:b/>
                <w:bCs/>
              </w:rPr>
            </w:pPr>
            <w:r w:rsidRPr="00AE58C4">
              <w:rPr>
                <w:b/>
                <w:bCs/>
              </w:rPr>
              <w:t>Referensi</w:t>
            </w:r>
          </w:p>
        </w:tc>
      </w:tr>
      <w:tr w:rsidR="003435AA" w14:paraId="0853BF02" w14:textId="77777777" w:rsidTr="00DB20FC">
        <w:tc>
          <w:tcPr>
            <w:tcW w:w="1827" w:type="dxa"/>
            <w:vMerge w:val="restart"/>
          </w:tcPr>
          <w:p w14:paraId="2400FA5F" w14:textId="06A7B7AA" w:rsidR="003435AA" w:rsidRDefault="003435AA">
            <w:pPr>
              <w:spacing w:line="360" w:lineRule="auto"/>
            </w:pPr>
            <w:r>
              <w:t>Project Management Cases</w:t>
            </w:r>
          </w:p>
        </w:tc>
        <w:tc>
          <w:tcPr>
            <w:tcW w:w="2693" w:type="dxa"/>
          </w:tcPr>
          <w:p w14:paraId="5491E49A" w14:textId="18660637" w:rsidR="003435AA" w:rsidRDefault="003435AA">
            <w:pPr>
              <w:spacing w:line="360" w:lineRule="auto"/>
            </w:pPr>
            <w:r>
              <w:t>Peranan anda dalam proyek</w:t>
            </w:r>
          </w:p>
        </w:tc>
        <w:tc>
          <w:tcPr>
            <w:tcW w:w="3254" w:type="dxa"/>
            <w:vMerge w:val="restart"/>
          </w:tcPr>
          <w:p w14:paraId="3B313ED5" w14:textId="7D1B2351" w:rsidR="003435AA" w:rsidRDefault="003435AA" w:rsidP="00A82EBE">
            <w:pPr>
              <w:pStyle w:val="Heading3"/>
              <w:numPr>
                <w:ilvl w:val="0"/>
                <w:numId w:val="30"/>
              </w:numPr>
              <w:outlineLvl w:val="2"/>
            </w:pPr>
            <w:bookmarkStart w:id="860" w:name="_Toc124884136"/>
            <w:r>
              <w:t>Resource allocation in IT projects: using schedule optimization – Chilton,</w:t>
            </w:r>
            <w:ins w:id="861" w:author="ilham.nur@office.ui.ac.id" w:date="2023-01-17T22:56:00Z">
              <w:r w:rsidR="001C1B0A">
                <w:t xml:space="preserve"> </w:t>
              </w:r>
            </w:ins>
            <w:r>
              <w:t>2014</w:t>
            </w:r>
            <w:bookmarkEnd w:id="860"/>
          </w:p>
          <w:p w14:paraId="1522D778" w14:textId="143FFFFC" w:rsidR="003435AA" w:rsidRDefault="003435AA" w:rsidP="00673C3F">
            <w:pPr>
              <w:pStyle w:val="ListParagraph"/>
              <w:numPr>
                <w:ilvl w:val="0"/>
                <w:numId w:val="30"/>
              </w:numPr>
            </w:pPr>
            <w:r>
              <w:t>Smart Project Management Information Systems (SPMIS) for Engineering Projects – Project Performance Monitoring &amp; Reporting – Besouw,</w:t>
            </w:r>
            <w:ins w:id="862" w:author="ilham.nur@office.ui.ac.id" w:date="2023-01-17T22:56:00Z">
              <w:r w:rsidR="001C1B0A">
                <w:t xml:space="preserve"> </w:t>
              </w:r>
            </w:ins>
            <w:r>
              <w:t>2021</w:t>
            </w:r>
          </w:p>
          <w:p w14:paraId="13A49BA7" w14:textId="2C4CD15D" w:rsidR="003435AA" w:rsidRDefault="003435AA" w:rsidP="00F34A48">
            <w:pPr>
              <w:pStyle w:val="ListParagraph"/>
              <w:numPr>
                <w:ilvl w:val="0"/>
                <w:numId w:val="30"/>
              </w:numPr>
            </w:pPr>
            <w:r>
              <w:t xml:space="preserve">A two-phase approach for solving the multi-skill resource constrained multi-project scheduling </w:t>
            </w:r>
            <w:r>
              <w:lastRenderedPageBreak/>
              <w:t>problem: a case study in construction industry-Hosseinian,</w:t>
            </w:r>
            <w:ins w:id="863" w:author="ilham.nur@office.ui.ac.id" w:date="2023-01-17T22:56:00Z">
              <w:r w:rsidR="001C1B0A">
                <w:t xml:space="preserve"> </w:t>
              </w:r>
            </w:ins>
            <w:r>
              <w:t>2021</w:t>
            </w:r>
            <w:ins w:id="864" w:author="ilham.nur@office.ui.ac.id" w:date="2023-01-17T22:56:00Z">
              <w:r w:rsidR="001C1B0A">
                <w:t>.</w:t>
              </w:r>
            </w:ins>
          </w:p>
          <w:p w14:paraId="7BFBDCD5" w14:textId="4DE26B7B" w:rsidR="003435AA" w:rsidRPr="00A82EBE" w:rsidRDefault="003435AA" w:rsidP="00AE58C4">
            <w:pPr>
              <w:pStyle w:val="ListParagraph"/>
              <w:numPr>
                <w:ilvl w:val="0"/>
                <w:numId w:val="30"/>
              </w:numPr>
            </w:pPr>
            <w:r>
              <w:t>The State of Project Management 2021, Association of Project Management</w:t>
            </w:r>
          </w:p>
        </w:tc>
      </w:tr>
      <w:tr w:rsidR="003435AA" w14:paraId="25F66809" w14:textId="77777777" w:rsidTr="006B6B12">
        <w:tc>
          <w:tcPr>
            <w:tcW w:w="1827" w:type="dxa"/>
            <w:vMerge/>
          </w:tcPr>
          <w:p w14:paraId="0B4B22F9" w14:textId="62FDEBFA" w:rsidR="003435AA" w:rsidRDefault="003435AA">
            <w:pPr>
              <w:spacing w:line="360" w:lineRule="auto"/>
            </w:pPr>
          </w:p>
        </w:tc>
        <w:tc>
          <w:tcPr>
            <w:tcW w:w="2693" w:type="dxa"/>
          </w:tcPr>
          <w:p w14:paraId="5C896EB7" w14:textId="727FED32" w:rsidR="003435AA" w:rsidRPr="005E0D79" w:rsidRDefault="003435AA">
            <w:pPr>
              <w:spacing w:line="360" w:lineRule="auto"/>
            </w:pPr>
            <w:r>
              <w:t xml:space="preserve">Kondisi </w:t>
            </w:r>
            <w:r w:rsidRPr="00AE58C4">
              <w:rPr>
                <w:i/>
                <w:iCs/>
              </w:rPr>
              <w:t>multiple project</w:t>
            </w:r>
            <w:r>
              <w:t xml:space="preserve"> pada perusahaan</w:t>
            </w:r>
          </w:p>
        </w:tc>
        <w:tc>
          <w:tcPr>
            <w:tcW w:w="3254" w:type="dxa"/>
            <w:vMerge/>
          </w:tcPr>
          <w:p w14:paraId="1F694E88" w14:textId="77777777" w:rsidR="003435AA" w:rsidRDefault="003435AA" w:rsidP="00AE58C4">
            <w:pPr>
              <w:pStyle w:val="Heading3"/>
              <w:numPr>
                <w:ilvl w:val="0"/>
                <w:numId w:val="0"/>
              </w:numPr>
              <w:ind w:left="720"/>
              <w:outlineLvl w:val="2"/>
            </w:pPr>
          </w:p>
        </w:tc>
      </w:tr>
      <w:tr w:rsidR="003435AA" w14:paraId="19D93D72" w14:textId="77777777" w:rsidTr="006B6B12">
        <w:tc>
          <w:tcPr>
            <w:tcW w:w="1827" w:type="dxa"/>
            <w:vMerge/>
          </w:tcPr>
          <w:p w14:paraId="006E22A2" w14:textId="6592275F" w:rsidR="003435AA" w:rsidRDefault="003435AA">
            <w:pPr>
              <w:spacing w:line="360" w:lineRule="auto"/>
            </w:pPr>
          </w:p>
        </w:tc>
        <w:tc>
          <w:tcPr>
            <w:tcW w:w="2693" w:type="dxa"/>
          </w:tcPr>
          <w:p w14:paraId="1C3341BF" w14:textId="24D86BE9" w:rsidR="003435AA" w:rsidRPr="0085275A" w:rsidRDefault="003435AA">
            <w:pPr>
              <w:spacing w:line="360" w:lineRule="auto"/>
            </w:pPr>
            <w:r>
              <w:t xml:space="preserve">Kondisi </w:t>
            </w:r>
            <w:r>
              <w:rPr>
                <w:i/>
                <w:iCs/>
              </w:rPr>
              <w:t xml:space="preserve">resource constrain </w:t>
            </w:r>
            <w:r>
              <w:t>pada perusahaan</w:t>
            </w:r>
          </w:p>
        </w:tc>
        <w:tc>
          <w:tcPr>
            <w:tcW w:w="3254" w:type="dxa"/>
            <w:vMerge/>
          </w:tcPr>
          <w:p w14:paraId="756E0C42" w14:textId="77777777" w:rsidR="003435AA" w:rsidRDefault="003435AA" w:rsidP="00202D86">
            <w:pPr>
              <w:pStyle w:val="Heading3"/>
              <w:numPr>
                <w:ilvl w:val="0"/>
                <w:numId w:val="0"/>
              </w:numPr>
              <w:ind w:left="720"/>
              <w:outlineLvl w:val="2"/>
            </w:pPr>
          </w:p>
        </w:tc>
      </w:tr>
      <w:tr w:rsidR="003435AA" w14:paraId="464DF4DB" w14:textId="77777777" w:rsidTr="006B6B12">
        <w:tc>
          <w:tcPr>
            <w:tcW w:w="1827" w:type="dxa"/>
            <w:vMerge/>
          </w:tcPr>
          <w:p w14:paraId="31E19CCC" w14:textId="77777777" w:rsidR="003435AA" w:rsidRDefault="003435AA">
            <w:pPr>
              <w:spacing w:line="360" w:lineRule="auto"/>
            </w:pPr>
          </w:p>
        </w:tc>
        <w:tc>
          <w:tcPr>
            <w:tcW w:w="2693" w:type="dxa"/>
          </w:tcPr>
          <w:p w14:paraId="37491B3F" w14:textId="64FD7677" w:rsidR="003435AA" w:rsidRDefault="003435AA">
            <w:pPr>
              <w:spacing w:line="360" w:lineRule="auto"/>
            </w:pPr>
            <w:r>
              <w:t>Permasalahan terkait penyebab waktu penyelesaian yang terlambat.</w:t>
            </w:r>
          </w:p>
        </w:tc>
        <w:tc>
          <w:tcPr>
            <w:tcW w:w="3254" w:type="dxa"/>
            <w:vMerge/>
          </w:tcPr>
          <w:p w14:paraId="0AA71143" w14:textId="77777777" w:rsidR="003435AA" w:rsidRDefault="003435AA" w:rsidP="00202D86">
            <w:pPr>
              <w:pStyle w:val="Heading3"/>
              <w:numPr>
                <w:ilvl w:val="0"/>
                <w:numId w:val="0"/>
              </w:numPr>
              <w:ind w:left="720"/>
              <w:outlineLvl w:val="2"/>
            </w:pPr>
          </w:p>
        </w:tc>
      </w:tr>
      <w:tr w:rsidR="007E1CBC" w14:paraId="0E1CE812" w14:textId="77777777" w:rsidTr="006B6B12">
        <w:tc>
          <w:tcPr>
            <w:tcW w:w="1827" w:type="dxa"/>
            <w:vMerge/>
          </w:tcPr>
          <w:p w14:paraId="5AB2AC2C" w14:textId="77777777" w:rsidR="007E1CBC" w:rsidRDefault="007E1CBC">
            <w:pPr>
              <w:spacing w:line="360" w:lineRule="auto"/>
            </w:pPr>
          </w:p>
        </w:tc>
        <w:tc>
          <w:tcPr>
            <w:tcW w:w="2693" w:type="dxa"/>
          </w:tcPr>
          <w:p w14:paraId="13840415" w14:textId="6B4681DB" w:rsidR="007E1CBC" w:rsidRDefault="007E1CBC">
            <w:pPr>
              <w:spacing w:line="360" w:lineRule="auto"/>
            </w:pPr>
            <w:r>
              <w:t>Berapa banyak pekerjaan yang dapat dikerjakan dalam satu waktu.</w:t>
            </w:r>
          </w:p>
        </w:tc>
        <w:tc>
          <w:tcPr>
            <w:tcW w:w="3254" w:type="dxa"/>
            <w:vMerge w:val="restart"/>
          </w:tcPr>
          <w:p w14:paraId="342D6A71" w14:textId="77777777" w:rsidR="007E1CBC" w:rsidRDefault="007E1CBC" w:rsidP="0015371B">
            <w:pPr>
              <w:pStyle w:val="Heading3"/>
              <w:numPr>
                <w:ilvl w:val="0"/>
                <w:numId w:val="33"/>
              </w:numPr>
              <w:ind w:left="739"/>
              <w:outlineLvl w:val="2"/>
              <w:rPr>
                <w:ins w:id="865" w:author="ilham.nur@office.ui.ac.id" w:date="2023-01-17T22:56:00Z"/>
              </w:rPr>
            </w:pPr>
            <w:ins w:id="866" w:author="ilham.nur@office.ui.ac.id" w:date="2023-01-17T22:54:00Z">
              <w:r>
                <w:t xml:space="preserve">Using AI to develop a framework to prevent employees from missing project deadlines in software projects - case study of a global human capital management (HCM) software company, </w:t>
              </w:r>
            </w:ins>
            <w:ins w:id="867" w:author="ilham.nur@office.ui.ac.id" w:date="2023-01-17T22:56:00Z">
              <w:r>
                <w:t>-</w:t>
              </w:r>
            </w:ins>
            <w:ins w:id="868" w:author="ilham.nur@office.ui.ac.id" w:date="2023-01-17T22:55:00Z">
              <w:r>
                <w:t>Sheoraj, 2022</w:t>
              </w:r>
            </w:ins>
            <w:ins w:id="869" w:author="ilham.nur@office.ui.ac.id" w:date="2023-01-17T22:56:00Z">
              <w:r>
                <w:t>.</w:t>
              </w:r>
            </w:ins>
          </w:p>
          <w:p w14:paraId="4A9D42EA" w14:textId="750B209F" w:rsidR="007E1CBC" w:rsidRPr="0015371B" w:rsidRDefault="007E1CBC">
            <w:pPr>
              <w:pStyle w:val="ListParagraph"/>
              <w:numPr>
                <w:ilvl w:val="0"/>
                <w:numId w:val="33"/>
              </w:numPr>
              <w:ind w:left="739"/>
              <w:pPrChange w:id="870" w:author="ilham.nur@office.ui.ac.id" w:date="2023-01-17T22:57:00Z">
                <w:pPr>
                  <w:pStyle w:val="Heading3"/>
                  <w:numPr>
                    <w:ilvl w:val="0"/>
                    <w:numId w:val="0"/>
                  </w:numPr>
                  <w:ind w:left="720" w:firstLine="0"/>
                  <w:outlineLvl w:val="2"/>
                </w:pPr>
              </w:pPrChange>
            </w:pPr>
            <w:ins w:id="871" w:author="ilham.nur@office.ui.ac.id" w:date="2023-01-17T22:56:00Z">
              <w:r>
                <w:t>A review of machine learning</w:t>
              </w:r>
            </w:ins>
            <w:ins w:id="872" w:author="ilham.nur@office.ui.ac.id" w:date="2023-01-17T22:57:00Z">
              <w:r>
                <w:t xml:space="preserve"> </w:t>
              </w:r>
            </w:ins>
            <w:ins w:id="873" w:author="ilham.nur@office.ui.ac.id" w:date="2023-01-17T22:56:00Z">
              <w:r>
                <w:t>applications in human</w:t>
              </w:r>
            </w:ins>
            <w:ins w:id="874" w:author="ilham.nur@office.ui.ac.id" w:date="2023-01-17T22:57:00Z">
              <w:r>
                <w:t xml:space="preserve"> </w:t>
              </w:r>
            </w:ins>
            <w:ins w:id="875" w:author="ilham.nur@office.ui.ac.id" w:date="2023-01-17T22:56:00Z">
              <w:r>
                <w:t>resource management</w:t>
              </w:r>
            </w:ins>
            <w:ins w:id="876" w:author="ilham.nur@office.ui.ac.id" w:date="2023-01-17T22:57:00Z">
              <w:r>
                <w:t xml:space="preserve"> – Garg, 2022</w:t>
              </w:r>
            </w:ins>
          </w:p>
        </w:tc>
      </w:tr>
      <w:tr w:rsidR="007E1CBC" w14:paraId="6783FEB4" w14:textId="77777777" w:rsidTr="006B6B12">
        <w:tc>
          <w:tcPr>
            <w:tcW w:w="1827" w:type="dxa"/>
            <w:vMerge/>
          </w:tcPr>
          <w:p w14:paraId="4C221742" w14:textId="77777777" w:rsidR="007E1CBC" w:rsidRDefault="007E1CBC">
            <w:pPr>
              <w:spacing w:line="360" w:lineRule="auto"/>
            </w:pPr>
          </w:p>
        </w:tc>
        <w:tc>
          <w:tcPr>
            <w:tcW w:w="2693" w:type="dxa"/>
          </w:tcPr>
          <w:p w14:paraId="52E316F1" w14:textId="4EDE9888" w:rsidR="007E1CBC" w:rsidRDefault="007E1CBC">
            <w:pPr>
              <w:spacing w:line="360" w:lineRule="auto"/>
            </w:pPr>
            <w:r>
              <w:t>Prioritas pekerjaan yang dilakukan</w:t>
            </w:r>
          </w:p>
        </w:tc>
        <w:tc>
          <w:tcPr>
            <w:tcW w:w="3254" w:type="dxa"/>
            <w:vMerge/>
          </w:tcPr>
          <w:p w14:paraId="6CF3FED4" w14:textId="77777777" w:rsidR="007E1CBC" w:rsidRDefault="007E1CBC" w:rsidP="00202D86">
            <w:pPr>
              <w:pStyle w:val="Heading3"/>
              <w:numPr>
                <w:ilvl w:val="0"/>
                <w:numId w:val="0"/>
              </w:numPr>
              <w:ind w:left="720"/>
              <w:outlineLvl w:val="2"/>
            </w:pPr>
          </w:p>
        </w:tc>
      </w:tr>
      <w:tr w:rsidR="007E1CBC" w14:paraId="418343EE" w14:textId="77777777" w:rsidTr="006B6B12">
        <w:tc>
          <w:tcPr>
            <w:tcW w:w="1827" w:type="dxa"/>
            <w:vMerge/>
          </w:tcPr>
          <w:p w14:paraId="60170904" w14:textId="77777777" w:rsidR="007E1CBC" w:rsidRDefault="007E1CBC">
            <w:pPr>
              <w:spacing w:line="360" w:lineRule="auto"/>
            </w:pPr>
          </w:p>
        </w:tc>
        <w:tc>
          <w:tcPr>
            <w:tcW w:w="2693" w:type="dxa"/>
          </w:tcPr>
          <w:p w14:paraId="6EC1CD6B" w14:textId="12B0D7B7" w:rsidR="007E1CBC" w:rsidRDefault="007E1CBC">
            <w:pPr>
              <w:spacing w:line="360" w:lineRule="auto"/>
            </w:pPr>
            <w:r>
              <w:t>Probabilitas pekerjaan diselesaikan tepat waktu</w:t>
            </w:r>
          </w:p>
        </w:tc>
        <w:tc>
          <w:tcPr>
            <w:tcW w:w="3254" w:type="dxa"/>
            <w:vMerge/>
          </w:tcPr>
          <w:p w14:paraId="1BF28273" w14:textId="77777777" w:rsidR="007E1CBC" w:rsidRDefault="007E1CBC" w:rsidP="00202D86">
            <w:pPr>
              <w:pStyle w:val="Heading3"/>
              <w:numPr>
                <w:ilvl w:val="0"/>
                <w:numId w:val="0"/>
              </w:numPr>
              <w:ind w:left="720"/>
              <w:outlineLvl w:val="2"/>
            </w:pPr>
          </w:p>
        </w:tc>
      </w:tr>
      <w:tr w:rsidR="007E1CBC" w14:paraId="2DCB2F14" w14:textId="77777777" w:rsidTr="006B6B12">
        <w:tc>
          <w:tcPr>
            <w:tcW w:w="1827" w:type="dxa"/>
            <w:vMerge/>
          </w:tcPr>
          <w:p w14:paraId="60436117" w14:textId="77777777" w:rsidR="007E1CBC" w:rsidRDefault="007E1CBC">
            <w:pPr>
              <w:spacing w:line="360" w:lineRule="auto"/>
            </w:pPr>
          </w:p>
        </w:tc>
        <w:tc>
          <w:tcPr>
            <w:tcW w:w="2693" w:type="dxa"/>
          </w:tcPr>
          <w:p w14:paraId="13F099AF" w14:textId="288CA863" w:rsidR="007E1CBC" w:rsidRDefault="007E1CBC">
            <w:pPr>
              <w:spacing w:line="360" w:lineRule="auto"/>
            </w:pPr>
            <w:r>
              <w:t xml:space="preserve">Performa </w:t>
            </w:r>
            <w:r w:rsidRPr="00AE58C4">
              <w:rPr>
                <w:i/>
                <w:iCs/>
              </w:rPr>
              <w:t>deliverable</w:t>
            </w:r>
            <w:r>
              <w:t xml:space="preserve"> yang dihasilkan</w:t>
            </w:r>
          </w:p>
        </w:tc>
        <w:tc>
          <w:tcPr>
            <w:tcW w:w="3254" w:type="dxa"/>
            <w:vMerge/>
          </w:tcPr>
          <w:p w14:paraId="10447863" w14:textId="77777777" w:rsidR="007E1CBC" w:rsidRDefault="007E1CBC" w:rsidP="00202D86">
            <w:pPr>
              <w:pStyle w:val="Heading3"/>
              <w:numPr>
                <w:ilvl w:val="0"/>
                <w:numId w:val="0"/>
              </w:numPr>
              <w:ind w:left="720"/>
              <w:outlineLvl w:val="2"/>
            </w:pPr>
          </w:p>
        </w:tc>
      </w:tr>
      <w:tr w:rsidR="00034016" w14:paraId="0062AF16" w14:textId="77777777" w:rsidTr="006B6B12">
        <w:tc>
          <w:tcPr>
            <w:tcW w:w="1827" w:type="dxa"/>
            <w:vMerge w:val="restart"/>
          </w:tcPr>
          <w:p w14:paraId="595EDE7E" w14:textId="35A8EE92" w:rsidR="00034016" w:rsidRPr="00AE58C4" w:rsidRDefault="00034016">
            <w:pPr>
              <w:spacing w:line="360" w:lineRule="auto"/>
              <w:rPr>
                <w:i/>
                <w:iCs/>
              </w:rPr>
            </w:pPr>
            <w:r w:rsidRPr="00AE58C4">
              <w:rPr>
                <w:i/>
                <w:iCs/>
              </w:rPr>
              <w:t>Expert Case</w:t>
            </w:r>
          </w:p>
        </w:tc>
        <w:tc>
          <w:tcPr>
            <w:tcW w:w="2693" w:type="dxa"/>
          </w:tcPr>
          <w:p w14:paraId="278A63B6" w14:textId="7CAD9579" w:rsidR="00034016" w:rsidRDefault="00034016">
            <w:pPr>
              <w:spacing w:line="360" w:lineRule="auto"/>
            </w:pPr>
            <w:r>
              <w:t>Pertimbangan atas penunjukan anggota tim dalam melakukan pekerjaan</w:t>
            </w:r>
          </w:p>
        </w:tc>
        <w:tc>
          <w:tcPr>
            <w:tcW w:w="3254" w:type="dxa"/>
          </w:tcPr>
          <w:p w14:paraId="6DCCC623" w14:textId="77777777" w:rsidR="00034016" w:rsidRDefault="00034016" w:rsidP="009B59EB">
            <w:pPr>
              <w:pStyle w:val="Heading3"/>
              <w:numPr>
                <w:ilvl w:val="0"/>
                <w:numId w:val="32"/>
              </w:numPr>
              <w:outlineLvl w:val="2"/>
            </w:pPr>
            <w:bookmarkStart w:id="877" w:name="_Toc124884137"/>
            <w:r>
              <w:t>Resource allocation in IT projects: using schedule optimization – Chilton,2014</w:t>
            </w:r>
            <w:bookmarkEnd w:id="877"/>
          </w:p>
          <w:p w14:paraId="2963F85F" w14:textId="77777777" w:rsidR="00034016" w:rsidRDefault="00034016" w:rsidP="009B59EB">
            <w:pPr>
              <w:pStyle w:val="ListParagraph"/>
              <w:numPr>
                <w:ilvl w:val="0"/>
                <w:numId w:val="32"/>
              </w:numPr>
            </w:pPr>
            <w:r>
              <w:t>A two-phase approach for solving the multi-skill resource constrained multi-project scheduling problem: a case study in construction industry-Hosseinian,2021</w:t>
            </w:r>
          </w:p>
          <w:p w14:paraId="03201217" w14:textId="2391B635" w:rsidR="00034016" w:rsidRPr="009B59EB" w:rsidRDefault="00034016" w:rsidP="00AE58C4">
            <w:pPr>
              <w:pStyle w:val="ListParagraph"/>
              <w:numPr>
                <w:ilvl w:val="0"/>
                <w:numId w:val="32"/>
              </w:numPr>
            </w:pPr>
            <w:r>
              <w:t>The State of Project Management 2021, Association of Project Management</w:t>
            </w:r>
          </w:p>
        </w:tc>
      </w:tr>
      <w:tr w:rsidR="007E1CBC" w14:paraId="16E875F7" w14:textId="77777777" w:rsidTr="006B6B12">
        <w:tc>
          <w:tcPr>
            <w:tcW w:w="1827" w:type="dxa"/>
            <w:vMerge/>
          </w:tcPr>
          <w:p w14:paraId="00D249C7" w14:textId="77777777" w:rsidR="007E1CBC" w:rsidRPr="00E60C21" w:rsidRDefault="007E1CBC">
            <w:pPr>
              <w:spacing w:line="360" w:lineRule="auto"/>
              <w:rPr>
                <w:i/>
                <w:iCs/>
              </w:rPr>
            </w:pPr>
          </w:p>
        </w:tc>
        <w:tc>
          <w:tcPr>
            <w:tcW w:w="2693" w:type="dxa"/>
          </w:tcPr>
          <w:p w14:paraId="1E64F903" w14:textId="24751E77" w:rsidR="007E1CBC" w:rsidRDefault="007E1CBC">
            <w:pPr>
              <w:spacing w:line="360" w:lineRule="auto"/>
            </w:pPr>
            <w:r>
              <w:t>Berapa beban proyek yang dapat diberikan kepada satu orang</w:t>
            </w:r>
          </w:p>
        </w:tc>
        <w:tc>
          <w:tcPr>
            <w:tcW w:w="3254" w:type="dxa"/>
            <w:vMerge w:val="restart"/>
          </w:tcPr>
          <w:p w14:paraId="590007D6" w14:textId="0B45490E" w:rsidR="007E1CBC" w:rsidRDefault="007E1CBC">
            <w:pPr>
              <w:pStyle w:val="ListParagraph"/>
              <w:numPr>
                <w:ilvl w:val="0"/>
                <w:numId w:val="35"/>
              </w:numPr>
              <w:rPr>
                <w:ins w:id="878" w:author="ilham.nur@office.ui.ac.id" w:date="2023-01-17T22:58:00Z"/>
              </w:rPr>
              <w:pPrChange w:id="879" w:author="ilham.nur@office.ui.ac.id" w:date="2023-01-17T22:58:00Z">
                <w:pPr>
                  <w:pStyle w:val="Heading3"/>
                  <w:numPr>
                    <w:numId w:val="34"/>
                  </w:numPr>
                  <w:outlineLvl w:val="2"/>
                </w:pPr>
              </w:pPrChange>
            </w:pPr>
            <w:ins w:id="880" w:author="ilham.nur@office.ui.ac.id" w:date="2023-01-17T22:58:00Z">
              <w:r>
                <w:t xml:space="preserve">Using AI to develop a framework to prevent employees from missing project deadlines in software projects - case study of a global human capital management (HCM) </w:t>
              </w:r>
              <w:r>
                <w:lastRenderedPageBreak/>
                <w:t>software company, -Sheoraj, 2022.</w:t>
              </w:r>
            </w:ins>
          </w:p>
          <w:p w14:paraId="22B1B7E4" w14:textId="71397634" w:rsidR="007E1CBC" w:rsidRDefault="007E1CBC">
            <w:pPr>
              <w:pStyle w:val="Heading3"/>
              <w:numPr>
                <w:ilvl w:val="0"/>
                <w:numId w:val="35"/>
              </w:numPr>
              <w:outlineLvl w:val="2"/>
              <w:pPrChange w:id="881" w:author="ilham.nur@office.ui.ac.id" w:date="2023-01-17T22:58:00Z">
                <w:pPr>
                  <w:pStyle w:val="Heading3"/>
                  <w:numPr>
                    <w:ilvl w:val="0"/>
                    <w:numId w:val="0"/>
                  </w:numPr>
                  <w:ind w:left="720" w:firstLine="0"/>
                  <w:outlineLvl w:val="2"/>
                </w:pPr>
              </w:pPrChange>
            </w:pPr>
            <w:ins w:id="882" w:author="ilham.nur@office.ui.ac.id" w:date="2023-01-17T22:58:00Z">
              <w:r>
                <w:t>A review of machine learning applications in human resource management – Garg, 2022</w:t>
              </w:r>
            </w:ins>
          </w:p>
        </w:tc>
      </w:tr>
      <w:tr w:rsidR="007E1CBC" w14:paraId="1911BD45" w14:textId="77777777" w:rsidTr="006B6B12">
        <w:tc>
          <w:tcPr>
            <w:tcW w:w="1827" w:type="dxa"/>
            <w:vMerge/>
          </w:tcPr>
          <w:p w14:paraId="5630A81F" w14:textId="77777777" w:rsidR="007E1CBC" w:rsidRPr="00E60C21" w:rsidRDefault="007E1CBC">
            <w:pPr>
              <w:spacing w:line="360" w:lineRule="auto"/>
              <w:rPr>
                <w:i/>
                <w:iCs/>
              </w:rPr>
            </w:pPr>
          </w:p>
        </w:tc>
        <w:tc>
          <w:tcPr>
            <w:tcW w:w="2693" w:type="dxa"/>
          </w:tcPr>
          <w:p w14:paraId="23AE9DBB" w14:textId="32D3B3FA" w:rsidR="007E1CBC" w:rsidRDefault="007E1CBC">
            <w:pPr>
              <w:spacing w:line="360" w:lineRule="auto"/>
            </w:pPr>
            <w:r>
              <w:t xml:space="preserve">Penyebab anggota unit atau bagian mengerjakan lebih jumlah proyek yang </w:t>
            </w:r>
            <w:r>
              <w:lastRenderedPageBreak/>
              <w:t>dikerjakan oleh orang lain.</w:t>
            </w:r>
          </w:p>
        </w:tc>
        <w:tc>
          <w:tcPr>
            <w:tcW w:w="3254" w:type="dxa"/>
            <w:vMerge/>
          </w:tcPr>
          <w:p w14:paraId="7CE5DB0F" w14:textId="77777777" w:rsidR="007E1CBC" w:rsidRDefault="007E1CBC" w:rsidP="00202D86">
            <w:pPr>
              <w:pStyle w:val="Heading3"/>
              <w:numPr>
                <w:ilvl w:val="0"/>
                <w:numId w:val="0"/>
              </w:numPr>
              <w:ind w:left="720"/>
              <w:outlineLvl w:val="2"/>
            </w:pPr>
          </w:p>
        </w:tc>
      </w:tr>
      <w:tr w:rsidR="007E1CBC" w14:paraId="391E0A35" w14:textId="77777777" w:rsidTr="006B6B12">
        <w:tc>
          <w:tcPr>
            <w:tcW w:w="1827" w:type="dxa"/>
            <w:vMerge/>
          </w:tcPr>
          <w:p w14:paraId="05B0C56F" w14:textId="77777777" w:rsidR="007E1CBC" w:rsidRPr="00E60C21" w:rsidRDefault="007E1CBC">
            <w:pPr>
              <w:spacing w:line="360" w:lineRule="auto"/>
              <w:rPr>
                <w:i/>
                <w:iCs/>
              </w:rPr>
            </w:pPr>
          </w:p>
        </w:tc>
        <w:tc>
          <w:tcPr>
            <w:tcW w:w="2693" w:type="dxa"/>
          </w:tcPr>
          <w:p w14:paraId="6992E899" w14:textId="2A73F694" w:rsidR="007E1CBC" w:rsidRDefault="007E1CBC">
            <w:pPr>
              <w:spacing w:line="360" w:lineRule="auto"/>
            </w:pPr>
            <w:r>
              <w:t>Hal yang diperhatikan dalam mencari pengganti pekerjaan pada proyek, yang penanggung jawabnya tidak dapat hadir.</w:t>
            </w:r>
          </w:p>
        </w:tc>
        <w:tc>
          <w:tcPr>
            <w:tcW w:w="3254" w:type="dxa"/>
            <w:vMerge/>
          </w:tcPr>
          <w:p w14:paraId="43F2150A" w14:textId="77777777" w:rsidR="007E1CBC" w:rsidRDefault="007E1CBC" w:rsidP="00202D86">
            <w:pPr>
              <w:pStyle w:val="Heading3"/>
              <w:numPr>
                <w:ilvl w:val="0"/>
                <w:numId w:val="0"/>
              </w:numPr>
              <w:ind w:left="720"/>
              <w:outlineLvl w:val="2"/>
            </w:pPr>
          </w:p>
        </w:tc>
      </w:tr>
      <w:tr w:rsidR="007E1CBC" w14:paraId="505B2FED" w14:textId="77777777" w:rsidTr="006B6B12">
        <w:tc>
          <w:tcPr>
            <w:tcW w:w="1827" w:type="dxa"/>
            <w:vMerge w:val="restart"/>
          </w:tcPr>
          <w:p w14:paraId="315BEFCB" w14:textId="5D7538DD" w:rsidR="007E1CBC" w:rsidRPr="00E60C21" w:rsidRDefault="007E1CBC">
            <w:pPr>
              <w:spacing w:line="360" w:lineRule="auto"/>
              <w:rPr>
                <w:i/>
                <w:iCs/>
              </w:rPr>
            </w:pPr>
            <w:r>
              <w:rPr>
                <w:i/>
                <w:iCs/>
              </w:rPr>
              <w:t>Work allocation study case</w:t>
            </w:r>
          </w:p>
        </w:tc>
        <w:tc>
          <w:tcPr>
            <w:tcW w:w="2693" w:type="dxa"/>
          </w:tcPr>
          <w:p w14:paraId="2F0B1657" w14:textId="151E08BC" w:rsidR="007E1CBC" w:rsidRDefault="007E1CBC">
            <w:pPr>
              <w:spacing w:line="360" w:lineRule="auto"/>
            </w:pPr>
            <w:r>
              <w:t>Preferensi dalam melakukan alokasi pekerjaan pada kategori pekerjaan level menengah</w:t>
            </w:r>
          </w:p>
        </w:tc>
        <w:tc>
          <w:tcPr>
            <w:tcW w:w="3254" w:type="dxa"/>
            <w:vMerge/>
          </w:tcPr>
          <w:p w14:paraId="5764C80B" w14:textId="77777777" w:rsidR="007E1CBC" w:rsidRDefault="007E1CBC" w:rsidP="00202D86">
            <w:pPr>
              <w:pStyle w:val="Heading3"/>
              <w:numPr>
                <w:ilvl w:val="0"/>
                <w:numId w:val="0"/>
              </w:numPr>
              <w:ind w:left="720"/>
              <w:outlineLvl w:val="2"/>
            </w:pPr>
          </w:p>
        </w:tc>
      </w:tr>
      <w:tr w:rsidR="007E1CBC" w14:paraId="120D50D8" w14:textId="77777777" w:rsidTr="006B6B12">
        <w:tc>
          <w:tcPr>
            <w:tcW w:w="1827" w:type="dxa"/>
            <w:vMerge/>
          </w:tcPr>
          <w:p w14:paraId="40557CBE" w14:textId="77777777" w:rsidR="007E1CBC" w:rsidRDefault="007E1CBC">
            <w:pPr>
              <w:spacing w:line="360" w:lineRule="auto"/>
              <w:rPr>
                <w:i/>
                <w:iCs/>
              </w:rPr>
            </w:pPr>
          </w:p>
        </w:tc>
        <w:tc>
          <w:tcPr>
            <w:tcW w:w="2693" w:type="dxa"/>
          </w:tcPr>
          <w:p w14:paraId="2A9F55A6" w14:textId="497D8900" w:rsidR="007E1CBC" w:rsidRDefault="007E1CBC">
            <w:pPr>
              <w:spacing w:line="360" w:lineRule="auto"/>
            </w:pPr>
            <w:r>
              <w:t>Preferensi dalam melakukan alokasi pekerjaan pada kategori pekerjaan level mudah</w:t>
            </w:r>
          </w:p>
        </w:tc>
        <w:tc>
          <w:tcPr>
            <w:tcW w:w="3254" w:type="dxa"/>
            <w:vMerge/>
          </w:tcPr>
          <w:p w14:paraId="3DA585DD" w14:textId="77777777" w:rsidR="007E1CBC" w:rsidRDefault="007E1CBC" w:rsidP="00202D86">
            <w:pPr>
              <w:pStyle w:val="Heading3"/>
              <w:numPr>
                <w:ilvl w:val="0"/>
                <w:numId w:val="0"/>
              </w:numPr>
              <w:ind w:left="720"/>
              <w:outlineLvl w:val="2"/>
            </w:pPr>
          </w:p>
        </w:tc>
      </w:tr>
      <w:tr w:rsidR="007E1CBC" w14:paraId="214B5733" w14:textId="77777777" w:rsidTr="006B6B12">
        <w:tc>
          <w:tcPr>
            <w:tcW w:w="1827" w:type="dxa"/>
            <w:vMerge/>
          </w:tcPr>
          <w:p w14:paraId="56AFDB43" w14:textId="77777777" w:rsidR="007E1CBC" w:rsidRDefault="007E1CBC">
            <w:pPr>
              <w:spacing w:line="360" w:lineRule="auto"/>
              <w:rPr>
                <w:i/>
                <w:iCs/>
              </w:rPr>
            </w:pPr>
          </w:p>
        </w:tc>
        <w:tc>
          <w:tcPr>
            <w:tcW w:w="2693" w:type="dxa"/>
          </w:tcPr>
          <w:p w14:paraId="337B7BF2" w14:textId="4374CAB1" w:rsidR="007E1CBC" w:rsidRDefault="007E1CBC">
            <w:pPr>
              <w:spacing w:line="360" w:lineRule="auto"/>
            </w:pPr>
            <w:r>
              <w:t>Preferensi dalam melakukan alokasi pekerjaan pada kategori pekerjaan level sulit</w:t>
            </w:r>
          </w:p>
        </w:tc>
        <w:tc>
          <w:tcPr>
            <w:tcW w:w="3254" w:type="dxa"/>
            <w:vMerge/>
          </w:tcPr>
          <w:p w14:paraId="234ECE41" w14:textId="77777777" w:rsidR="007E1CBC" w:rsidRDefault="007E1CBC" w:rsidP="00202D86">
            <w:pPr>
              <w:pStyle w:val="Heading3"/>
              <w:numPr>
                <w:ilvl w:val="0"/>
                <w:numId w:val="0"/>
              </w:numPr>
              <w:ind w:left="720"/>
              <w:outlineLvl w:val="2"/>
            </w:pPr>
          </w:p>
        </w:tc>
      </w:tr>
    </w:tbl>
    <w:p w14:paraId="73CE073E" w14:textId="77777777" w:rsidR="008B35C3" w:rsidRPr="00F35B3B" w:rsidRDefault="008B35C3" w:rsidP="00AE58C4">
      <w:pPr>
        <w:spacing w:line="360" w:lineRule="auto"/>
        <w:ind w:left="720"/>
      </w:pPr>
    </w:p>
    <w:p w14:paraId="34DF7AC5" w14:textId="0C57E12E" w:rsidR="00590362" w:rsidRDefault="00590362" w:rsidP="007B3926">
      <w:pPr>
        <w:pStyle w:val="Heading3"/>
        <w:spacing w:line="360" w:lineRule="auto"/>
        <w:rPr>
          <w:ins w:id="883" w:author="ilham.nur@office.ui.ac.id" w:date="2023-01-17T22:59:00Z"/>
        </w:rPr>
      </w:pPr>
      <w:bookmarkStart w:id="884" w:name="_Toc124884138"/>
      <w:ins w:id="885" w:author="ilham.nur@office.ui.ac.id" w:date="2023-01-17T22:50:00Z">
        <w:r>
          <w:t>Perancangan Arsitektur Sistem</w:t>
        </w:r>
      </w:ins>
    </w:p>
    <w:p w14:paraId="60F97B79" w14:textId="61F5C78D" w:rsidR="00695FFF" w:rsidRDefault="00695FFF" w:rsidP="007B3926">
      <w:pPr>
        <w:spacing w:line="360" w:lineRule="auto"/>
        <w:ind w:left="720"/>
        <w:rPr>
          <w:ins w:id="886" w:author="ilham.nur@office.ui.ac.id" w:date="2023-01-18T05:51:00Z"/>
        </w:rPr>
      </w:pPr>
      <w:ins w:id="887" w:author="ilham.nur@office.ui.ac.id" w:date="2023-01-17T22:59:00Z">
        <w:r>
          <w:t xml:space="preserve">Pengembangan SIMP yang akan dibangun akan dilakukan perancangan terlebih dahulu dari aspek bisnis, aplikasi, dan teknologi dengan menggunakan </w:t>
        </w:r>
        <w:r w:rsidR="00632480">
          <w:rPr>
            <w:i/>
            <w:iCs/>
          </w:rPr>
          <w:t>Enterprise Architecture</w:t>
        </w:r>
      </w:ins>
      <w:ins w:id="888" w:author="ilham.nur@office.ui.ac.id" w:date="2023-01-17T23:00:00Z">
        <w:r w:rsidR="004156D1">
          <w:rPr>
            <w:i/>
            <w:iCs/>
          </w:rPr>
          <w:t xml:space="preserve"> </w:t>
        </w:r>
        <w:r w:rsidR="004156D1">
          <w:t>(EA)</w:t>
        </w:r>
      </w:ins>
      <w:ins w:id="889" w:author="ilham.nur@office.ui.ac.id" w:date="2023-01-17T22:59:00Z">
        <w:r w:rsidR="00632480">
          <w:rPr>
            <w:i/>
            <w:iCs/>
          </w:rPr>
          <w:t xml:space="preserve">. </w:t>
        </w:r>
      </w:ins>
      <w:ins w:id="890" w:author="ilham.nur@office.ui.ac.id" w:date="2023-01-17T23:00:00Z">
        <w:r w:rsidR="004156D1">
          <w:t xml:space="preserve">Kerangka EA yang digunakan adalah TOGAF, yang merupakan kerangka EA yang umum digunakan pada banyak industri dan dapat menghubungkan </w:t>
        </w:r>
      </w:ins>
      <w:ins w:id="891" w:author="ilham.nur@office.ui.ac.id" w:date="2023-01-17T23:01:00Z">
        <w:r w:rsidR="004156D1">
          <w:t>seluruh komponen</w:t>
        </w:r>
        <w:r w:rsidR="001F097B">
          <w:t xml:space="preserve"> desain arsitektur dari sebuah perusahaan </w:t>
        </w:r>
        <w:r w:rsidR="001F097B">
          <w:fldChar w:fldCharType="begin" w:fldLock="1"/>
        </w:r>
      </w:ins>
      <w:r w:rsidR="008D6EE3">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principles","type":"article-journal","volume":"4"},"uris":["http://www.mendeley.com/documents/?uuid=608e4dd7-4631-4229-9cd4-7b2c79efdb51"]},{"id":"ITEM-2","itemData":{"DOI":"10.1051/matecconf/201824803012","ISBN":"2018248030","ISSN":"24058440","abstract":"Production of the aircraft becomes very important to facilitate many passengers of aircraft in Indonesia in the future. The design of a very complex aircraft requires proper project management. This study aims to perform the best scheduling project of empennage structure design of Indonesia's aircraft with limited resources. Critical Path Method (CPM) is used to schedule the project based on activity and resource. CPM scheduling results in completion time for activity data for 400 working days. CPM scheduling after assigning human resources results in a longer completion time for 1023.47 working days. CPM scheduling is carried out by reallocating of human resources to produce a shorter completion time, and it results in completion time for 955 working days.","author":[{"dropping-particle":"","family":"Saragih","given":"L. Ranjaliba","non-dropping-particle":"","parse-names":false,"suffix":""},{"dropping-particle":"","family":"Dachyar","given":"M.","non-dropping-particle":"","parse-names":false,"suffix":""},{"dropping-particle":"","family":"Zagloel","given":"Teuku Yuri M.","non-dropping-particle":"","parse-names":false,"suffix":""},{"dropping-particle":"","family":"Wulandari","given":"Arin","non-dropping-particle":"","parse-names":false,"suffix":""},{"dropping-particle":"","family":"Dachyar","given":"M.","non-dropping-particle":"","parse-names":false,"suffix":""},{"dropping-particle":"","family":"Farizal","given":"","non-dropping-particle":"","parse-names":false,"suffix":""}],"container-title":"MATEC Web of Conferences","id":"ITEM-2","issue":"5","issued":{"date-parts":[["2021"]]},"page":"e07013","publisher":"Elsevier Ltd","title":"Implementation of telecommunications cross-industry collaboration through agile project management","type":"article-journal","volume":"7"},"uris":["http://www.mendeley.com/documents/?uuid=e3001d42-e63c-4d49-b5ef-a90e1f4116fc"]}],"mendeley":{"formattedCitation":"(Hannemann et al., 2022; Saragih et al., 2021)","plainTextFormattedCitation":"(Hannemann et al., 2022; Saragih et al., 2021)","previouslyFormattedCitation":"(Hannemann et al., 2022)"},"properties":{"noteIndex":0},"schema":"https://github.com/citation-style-language/schema/raw/master/csl-citation.json"}</w:instrText>
      </w:r>
      <w:r w:rsidR="001F097B">
        <w:fldChar w:fldCharType="separate"/>
      </w:r>
      <w:r w:rsidR="008D6EE3" w:rsidRPr="008D6EE3">
        <w:rPr>
          <w:noProof/>
        </w:rPr>
        <w:t>(Hannemann et al., 2022; Saragih et al., 2021)</w:t>
      </w:r>
      <w:ins w:id="892" w:author="ilham.nur@office.ui.ac.id" w:date="2023-01-17T23:01:00Z">
        <w:r w:rsidR="001F097B">
          <w:fldChar w:fldCharType="end"/>
        </w:r>
        <w:r w:rsidR="001F097B">
          <w:t xml:space="preserve">. Secara </w:t>
        </w:r>
        <w:r w:rsidR="00622E59">
          <w:t>garis besar arsitektur dari SIM</w:t>
        </w:r>
      </w:ins>
      <w:ins w:id="893" w:author="ilham.nur@office.ui.ac.id" w:date="2023-01-17T23:02:00Z">
        <w:r w:rsidR="00622E59">
          <w:t>P yang akan dibangun dapat dilihat pada</w:t>
        </w:r>
      </w:ins>
      <w:ins w:id="894" w:author="ilham.nur@office.ui.ac.id" w:date="2023-01-18T22:17:00Z">
        <w:r w:rsidR="00391952">
          <w:t xml:space="preserve"> </w:t>
        </w:r>
        <w:r w:rsidR="00391952">
          <w:fldChar w:fldCharType="begin"/>
        </w:r>
        <w:r w:rsidR="00391952">
          <w:instrText xml:space="preserve"> REF _Ref124972690 \h </w:instrText>
        </w:r>
      </w:ins>
      <w:r w:rsidR="00391952">
        <w:fldChar w:fldCharType="separate"/>
      </w:r>
      <w:ins w:id="895" w:author="ilham.nur@office.ui.ac.id" w:date="2023-01-18T22:17:00Z">
        <w:r w:rsidR="00391952">
          <w:t xml:space="preserve">Gambar </w:t>
        </w:r>
        <w:r w:rsidR="00391952">
          <w:rPr>
            <w:noProof/>
          </w:rPr>
          <w:t>3</w:t>
        </w:r>
        <w:r w:rsidR="00391952">
          <w:t>.</w:t>
        </w:r>
        <w:r w:rsidR="00391952">
          <w:rPr>
            <w:noProof/>
          </w:rPr>
          <w:t>4</w:t>
        </w:r>
        <w:r w:rsidR="00391952">
          <w:fldChar w:fldCharType="end"/>
        </w:r>
        <w:r w:rsidR="00391952">
          <w:t>.</w:t>
        </w:r>
      </w:ins>
    </w:p>
    <w:p w14:paraId="69EF7020" w14:textId="77777777" w:rsidR="00C53EB8" w:rsidRDefault="00C53EB8">
      <w:pPr>
        <w:keepNext/>
        <w:spacing w:line="360" w:lineRule="auto"/>
        <w:ind w:left="720"/>
        <w:jc w:val="center"/>
        <w:rPr>
          <w:ins w:id="896" w:author="ilham.nur@office.ui.ac.id" w:date="2023-01-18T05:52:00Z"/>
        </w:rPr>
        <w:pPrChange w:id="897" w:author="ilham.nur@office.ui.ac.id" w:date="2023-01-18T05:52:00Z">
          <w:pPr>
            <w:spacing w:line="360" w:lineRule="auto"/>
            <w:ind w:left="720"/>
            <w:jc w:val="center"/>
          </w:pPr>
        </w:pPrChange>
      </w:pPr>
      <w:ins w:id="898" w:author="ilham.nur@office.ui.ac.id" w:date="2023-01-18T05:51:00Z">
        <w:r>
          <w:rPr>
            <w:noProof/>
          </w:rPr>
          <w:lastRenderedPageBreak/>
          <w:drawing>
            <wp:inline distT="0" distB="0" distL="0" distR="0" wp14:anchorId="692C537A" wp14:editId="21680082">
              <wp:extent cx="5400040" cy="29597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959735"/>
                      </a:xfrm>
                      <a:prstGeom prst="rect">
                        <a:avLst/>
                      </a:prstGeom>
                      <a:noFill/>
                      <a:ln>
                        <a:noFill/>
                      </a:ln>
                    </pic:spPr>
                  </pic:pic>
                </a:graphicData>
              </a:graphic>
            </wp:inline>
          </w:drawing>
        </w:r>
      </w:ins>
    </w:p>
    <w:p w14:paraId="736F60E0" w14:textId="53C921AE" w:rsidR="00C53EB8" w:rsidRDefault="00C53EB8">
      <w:pPr>
        <w:pStyle w:val="Caption"/>
        <w:rPr>
          <w:ins w:id="899" w:author="ilham.nur@office.ui.ac.id" w:date="2023-01-18T22:18:00Z"/>
        </w:rPr>
      </w:pPr>
      <w:bookmarkStart w:id="900" w:name="_Ref124972690"/>
      <w:ins w:id="901" w:author="ilham.nur@office.ui.ac.id" w:date="2023-01-18T05:52:00Z">
        <w:r>
          <w:t xml:space="preserve">Gambar </w:t>
        </w:r>
        <w:r>
          <w:fldChar w:fldCharType="begin"/>
        </w:r>
        <w:r>
          <w:instrText xml:space="preserve"> STYLEREF 1 \s </w:instrText>
        </w:r>
      </w:ins>
      <w:r>
        <w:fldChar w:fldCharType="separate"/>
      </w:r>
      <w:r>
        <w:rPr>
          <w:noProof/>
        </w:rPr>
        <w:t>3</w:t>
      </w:r>
      <w:ins w:id="902" w:author="ilham.nur@office.ui.ac.id" w:date="2023-01-18T05:52:00Z">
        <w:r>
          <w:fldChar w:fldCharType="end"/>
        </w:r>
        <w:r>
          <w:t>.</w:t>
        </w:r>
        <w:r>
          <w:fldChar w:fldCharType="begin"/>
        </w:r>
        <w:r>
          <w:instrText xml:space="preserve"> SEQ Gambar \* ARABIC \s 1 </w:instrText>
        </w:r>
      </w:ins>
      <w:r>
        <w:fldChar w:fldCharType="separate"/>
      </w:r>
      <w:ins w:id="903" w:author="ilham.nur@office.ui.ac.id" w:date="2023-01-18T05:52:00Z">
        <w:r>
          <w:rPr>
            <w:noProof/>
          </w:rPr>
          <w:t>4</w:t>
        </w:r>
        <w:r>
          <w:fldChar w:fldCharType="end"/>
        </w:r>
        <w:bookmarkEnd w:id="900"/>
        <w:r>
          <w:t xml:space="preserve"> Arsitektur </w:t>
        </w:r>
        <w:r w:rsidR="00827EC8">
          <w:t xml:space="preserve">sistem </w:t>
        </w:r>
        <w:r>
          <w:t xml:space="preserve">secara garis besar terkait dengan </w:t>
        </w:r>
      </w:ins>
      <w:ins w:id="904" w:author="ilham.nur@office.ui.ac.id" w:date="2023-01-18T05:53:00Z">
        <w:r w:rsidR="00827EC8">
          <w:t xml:space="preserve">sistem optimasi alokasi pekerjaan dan sumber daya </w:t>
        </w:r>
        <w:r w:rsidR="008A6400">
          <w:t>yang akan diintegrasi dengan SIMP</w:t>
        </w:r>
      </w:ins>
    </w:p>
    <w:p w14:paraId="59B8B442" w14:textId="2F064E57" w:rsidR="00C35D41" w:rsidRDefault="00C35D41" w:rsidP="009C4A74">
      <w:pPr>
        <w:spacing w:line="360" w:lineRule="auto"/>
        <w:ind w:left="720"/>
        <w:rPr>
          <w:ins w:id="905" w:author="ilham.nur@office.ui.ac.id" w:date="2023-01-18T22:19:00Z"/>
        </w:rPr>
      </w:pPr>
      <w:ins w:id="906" w:author="ilham.nur@office.ui.ac.id" w:date="2023-01-18T22:18:00Z">
        <w:r>
          <w:t xml:space="preserve">Pekerjaan yang akan dikerjakan menjadi </w:t>
        </w:r>
      </w:ins>
      <w:ins w:id="907" w:author="ilham.nur@office.ui.ac.id" w:date="2023-01-18T22:19:00Z">
        <w:r>
          <w:t>masukkan bagi sistem yang akan diolah oleh sistem penerima</w:t>
        </w:r>
        <w:r w:rsidR="009C4A74">
          <w:t xml:space="preserve">, sistem identifikasi berbasis </w:t>
        </w:r>
        <w:r w:rsidR="009C4A74">
          <w:rPr>
            <w:i/>
            <w:iCs/>
          </w:rPr>
          <w:t xml:space="preserve">random forest, </w:t>
        </w:r>
        <w:r w:rsidR="009C4A74">
          <w:t>dan logika pendukung lainya sebelum masuk ke dalam SIMP.</w:t>
        </w:r>
      </w:ins>
    </w:p>
    <w:p w14:paraId="6E9E0046" w14:textId="15EEE500" w:rsidR="009C4A74" w:rsidRPr="005D0C0F" w:rsidRDefault="009C4A74" w:rsidP="009C4A74">
      <w:pPr>
        <w:spacing w:line="360" w:lineRule="auto"/>
        <w:ind w:left="720"/>
        <w:rPr>
          <w:ins w:id="908" w:author="ilham.nur@office.ui.ac.id" w:date="2023-01-17T22:50:00Z"/>
        </w:rPr>
        <w:pPrChange w:id="909" w:author="ilham.nur@office.ui.ac.id" w:date="2023-01-18T22:19:00Z">
          <w:pPr>
            <w:pStyle w:val="Heading3"/>
            <w:spacing w:line="360" w:lineRule="auto"/>
          </w:pPr>
        </w:pPrChange>
      </w:pPr>
      <w:ins w:id="910" w:author="ilham.nur@office.ui.ac.id" w:date="2023-01-18T22:19:00Z">
        <w:r>
          <w:t>Untuk proses pekerjaan dari sistem yang akan diba</w:t>
        </w:r>
      </w:ins>
      <w:ins w:id="911" w:author="ilham.nur@office.ui.ac.id" w:date="2023-01-18T22:20:00Z">
        <w:r>
          <w:t xml:space="preserve">ngun, digambarkan dengan menggunakan BPMN untuk melihat </w:t>
        </w:r>
        <w:r w:rsidR="005D0C0F">
          <w:rPr>
            <w:i/>
            <w:iCs/>
          </w:rPr>
          <w:t xml:space="preserve">node-node </w:t>
        </w:r>
        <w:r w:rsidR="005D0C0F">
          <w:t>pekerjaan dan waktu pekerjaan. Kemudian BPMN yang telah disusun akan disimulasikan untuk memastikan desain yang dibangun sudah sesuai dengan kebutuhan.</w:t>
        </w:r>
      </w:ins>
    </w:p>
    <w:p w14:paraId="56532EC7" w14:textId="04E08874" w:rsidR="002B5F30" w:rsidRDefault="00AB194C" w:rsidP="00AE58C4">
      <w:pPr>
        <w:pStyle w:val="Heading3"/>
        <w:spacing w:line="360" w:lineRule="auto"/>
      </w:pPr>
      <w:r>
        <w:t>Melakukan Pengumpulan Data</w:t>
      </w:r>
      <w:bookmarkEnd w:id="884"/>
    </w:p>
    <w:p w14:paraId="6CB527BE" w14:textId="313AD174" w:rsidR="006843CD" w:rsidRDefault="00AB194C">
      <w:pPr>
        <w:spacing w:line="360" w:lineRule="auto"/>
        <w:ind w:left="720"/>
      </w:pPr>
      <w:r>
        <w:t>Data yang digunakan pada penelitian ini</w:t>
      </w:r>
      <w:r w:rsidR="0089180D">
        <w:t xml:space="preserve"> dibagi menjadi dua yaitu sumber data primer dan sekunder. Data primer</w:t>
      </w:r>
      <w:r>
        <w:t xml:space="preserve"> didapatkan dari kuesioner yang sebelumnya telah disebar dan</w:t>
      </w:r>
      <w:r w:rsidR="0089180D">
        <w:t xml:space="preserve"> data sekunder </w:t>
      </w:r>
      <w:r w:rsidR="00587228">
        <w:t>didapatkan dari</w:t>
      </w:r>
      <w:r>
        <w:t xml:space="preserve"> data internal perusahaan PT X terkait dengan kegiatan manajemen proyek </w:t>
      </w:r>
      <w:r w:rsidR="0007715B">
        <w:t xml:space="preserve">pada </w:t>
      </w:r>
      <w:r w:rsidR="0007715B">
        <w:rPr>
          <w:i/>
          <w:iCs/>
        </w:rPr>
        <w:t xml:space="preserve">database OpenProject </w:t>
      </w:r>
      <w:r w:rsidR="0007715B">
        <w:t>(Op</w:t>
      </w:r>
      <w:r w:rsidR="00F34836">
        <w:t>p</w:t>
      </w:r>
      <w:r w:rsidR="0007715B">
        <w:t>ro)</w:t>
      </w:r>
      <w:r w:rsidR="00F34836">
        <w:t xml:space="preserve">. </w:t>
      </w:r>
      <w:r w:rsidR="00E07303">
        <w:t xml:space="preserve">Proses pengumpulan data dimulai sejak tanggal </w:t>
      </w:r>
      <w:r w:rsidR="003A6F07">
        <w:t xml:space="preserve">1 Desember 2022 hingga </w:t>
      </w:r>
      <w:r w:rsidR="00EA1D19">
        <w:t>1</w:t>
      </w:r>
      <w:ins w:id="912" w:author="ilham.nur@office.ui.ac.id" w:date="2023-01-18T05:47:00Z">
        <w:r w:rsidR="00255488">
          <w:t>2</w:t>
        </w:r>
      </w:ins>
      <w:del w:id="913" w:author="ilham.nur@office.ui.ac.id" w:date="2023-01-18T05:47:00Z">
        <w:r w:rsidR="00EA1D19" w:rsidDel="00882256">
          <w:delText>2</w:delText>
        </w:r>
      </w:del>
      <w:r w:rsidR="00EA1D19">
        <w:t xml:space="preserve"> Januari 2023.</w:t>
      </w:r>
    </w:p>
    <w:p w14:paraId="04321318" w14:textId="04B75486" w:rsidR="00CB0D55" w:rsidRDefault="00CB0D55" w:rsidP="00AE58C4">
      <w:pPr>
        <w:pStyle w:val="Heading3"/>
        <w:spacing w:line="360" w:lineRule="auto"/>
      </w:pPr>
      <w:bookmarkStart w:id="914" w:name="_Toc124884139"/>
      <w:r>
        <w:t>Melakukan Pembangunan Basis Data</w:t>
      </w:r>
      <w:bookmarkEnd w:id="914"/>
    </w:p>
    <w:p w14:paraId="585F7AD2" w14:textId="489EC14A" w:rsidR="00680A8A" w:rsidRDefault="00680A8A" w:rsidP="00680A8A">
      <w:pPr>
        <w:spacing w:line="360" w:lineRule="auto"/>
        <w:ind w:left="720"/>
      </w:pPr>
      <w:r>
        <w:t xml:space="preserve">Pada tahapan ini dilakukan pembangunan basis data sebagai wadah penyimpanan inputan yang akan menjadi data latih dalam pembangunan model </w:t>
      </w:r>
      <w:r>
        <w:rPr>
          <w:i/>
          <w:iCs/>
        </w:rPr>
        <w:t>random forest.</w:t>
      </w:r>
      <w:r w:rsidR="00354610">
        <w:rPr>
          <w:i/>
          <w:iCs/>
        </w:rPr>
        <w:t xml:space="preserve"> </w:t>
      </w:r>
      <w:r w:rsidR="00354610">
        <w:t xml:space="preserve">Tabel yang </w:t>
      </w:r>
      <w:r w:rsidR="008E379C">
        <w:t>akan dibuat terdiri dari tiga jenis tabel yang mencakup informasi:</w:t>
      </w:r>
    </w:p>
    <w:p w14:paraId="6AE64831" w14:textId="442F6022" w:rsidR="008E379C" w:rsidRDefault="008E379C" w:rsidP="008E379C">
      <w:pPr>
        <w:pStyle w:val="ListParagraph"/>
        <w:numPr>
          <w:ilvl w:val="0"/>
          <w:numId w:val="28"/>
        </w:numPr>
        <w:spacing w:line="360" w:lineRule="auto"/>
      </w:pPr>
      <w:r>
        <w:t>Tabel utama</w:t>
      </w:r>
    </w:p>
    <w:p w14:paraId="2354E23E" w14:textId="4E39FE0D" w:rsidR="004B6B1E" w:rsidRDefault="002363D7" w:rsidP="004B6B1E">
      <w:pPr>
        <w:pStyle w:val="ListParagraph"/>
        <w:numPr>
          <w:ilvl w:val="1"/>
          <w:numId w:val="28"/>
        </w:numPr>
        <w:spacing w:line="360" w:lineRule="auto"/>
      </w:pPr>
      <w:r>
        <w:t xml:space="preserve">ID </w:t>
      </w:r>
      <w:r w:rsidR="004B6B1E">
        <w:t>proyek</w:t>
      </w:r>
      <w:r w:rsidR="00B15979">
        <w:t xml:space="preserve">: </w:t>
      </w:r>
      <w:r w:rsidR="00B15979">
        <w:rPr>
          <w:i/>
          <w:iCs/>
        </w:rPr>
        <w:t xml:space="preserve">Primary Key </w:t>
      </w:r>
      <w:r w:rsidR="00B15979">
        <w:t>(PK)</w:t>
      </w:r>
    </w:p>
    <w:p w14:paraId="5F42DD09" w14:textId="08833B8B" w:rsidR="004B6B1E" w:rsidRDefault="004B6B1E" w:rsidP="004B6B1E">
      <w:pPr>
        <w:pStyle w:val="ListParagraph"/>
        <w:numPr>
          <w:ilvl w:val="1"/>
          <w:numId w:val="28"/>
        </w:numPr>
        <w:spacing w:line="360" w:lineRule="auto"/>
      </w:pPr>
      <w:r>
        <w:t xml:space="preserve">Nama </w:t>
      </w:r>
      <w:r w:rsidR="00952627">
        <w:t>Proyek</w:t>
      </w:r>
    </w:p>
    <w:p w14:paraId="4544FEE8" w14:textId="2F2F8581" w:rsidR="00D53D60" w:rsidRDefault="00D53D60" w:rsidP="004B6B1E">
      <w:pPr>
        <w:pStyle w:val="ListParagraph"/>
        <w:numPr>
          <w:ilvl w:val="1"/>
          <w:numId w:val="28"/>
        </w:numPr>
        <w:spacing w:line="360" w:lineRule="auto"/>
      </w:pPr>
      <w:r>
        <w:t xml:space="preserve">ID penanggung jawab proyek: </w:t>
      </w:r>
      <w:r>
        <w:rPr>
          <w:i/>
          <w:iCs/>
        </w:rPr>
        <w:t xml:space="preserve">Foreign Key </w:t>
      </w:r>
      <w:r>
        <w:t>(FK)</w:t>
      </w:r>
    </w:p>
    <w:p w14:paraId="4917B3A9" w14:textId="1BFE331F" w:rsidR="00952627" w:rsidRDefault="002363D7" w:rsidP="004B6B1E">
      <w:pPr>
        <w:pStyle w:val="ListParagraph"/>
        <w:numPr>
          <w:ilvl w:val="1"/>
          <w:numId w:val="28"/>
        </w:numPr>
        <w:spacing w:line="360" w:lineRule="auto"/>
      </w:pPr>
      <w:r>
        <w:t>Penanggung jawab proyek</w:t>
      </w:r>
    </w:p>
    <w:p w14:paraId="0B3AD2D9" w14:textId="06304FED" w:rsidR="002363D7" w:rsidRDefault="002363D7" w:rsidP="004B6B1E">
      <w:pPr>
        <w:pStyle w:val="ListParagraph"/>
        <w:numPr>
          <w:ilvl w:val="1"/>
          <w:numId w:val="28"/>
        </w:numPr>
        <w:spacing w:line="360" w:lineRule="auto"/>
      </w:pPr>
      <w:r>
        <w:t>Rencana tanggal mulai</w:t>
      </w:r>
    </w:p>
    <w:p w14:paraId="4B2FCC15" w14:textId="3680C815" w:rsidR="002363D7" w:rsidRPr="00AE58C4" w:rsidRDefault="002363D7" w:rsidP="00AE58C4">
      <w:pPr>
        <w:pStyle w:val="ListParagraph"/>
        <w:numPr>
          <w:ilvl w:val="1"/>
          <w:numId w:val="28"/>
        </w:numPr>
        <w:spacing w:line="360" w:lineRule="auto"/>
      </w:pPr>
      <w:r>
        <w:lastRenderedPageBreak/>
        <w:t>Rencana tanggal selesai</w:t>
      </w:r>
    </w:p>
    <w:p w14:paraId="5FA91F29" w14:textId="59F86249" w:rsidR="008E379C" w:rsidRDefault="008E379C" w:rsidP="008E379C">
      <w:pPr>
        <w:pStyle w:val="ListParagraph"/>
        <w:numPr>
          <w:ilvl w:val="0"/>
          <w:numId w:val="28"/>
        </w:numPr>
        <w:spacing w:line="360" w:lineRule="auto"/>
      </w:pPr>
      <w:r>
        <w:t>Tabel pekerjaan</w:t>
      </w:r>
    </w:p>
    <w:p w14:paraId="2D0153F8" w14:textId="55DC8083" w:rsidR="00AE3215" w:rsidRDefault="00AE3215" w:rsidP="00AE3215">
      <w:pPr>
        <w:pStyle w:val="ListParagraph"/>
        <w:numPr>
          <w:ilvl w:val="1"/>
          <w:numId w:val="28"/>
        </w:numPr>
        <w:spacing w:line="360" w:lineRule="auto"/>
      </w:pPr>
      <w:r>
        <w:t>ID pekerjaan</w:t>
      </w:r>
      <w:r w:rsidR="00D53D60">
        <w:t>: PK</w:t>
      </w:r>
    </w:p>
    <w:p w14:paraId="6CCAC65E" w14:textId="781F854F" w:rsidR="00AE3215" w:rsidRDefault="00AE3215" w:rsidP="00AE3215">
      <w:pPr>
        <w:pStyle w:val="ListParagraph"/>
        <w:numPr>
          <w:ilvl w:val="1"/>
          <w:numId w:val="28"/>
        </w:numPr>
        <w:spacing w:line="360" w:lineRule="auto"/>
      </w:pPr>
      <w:r>
        <w:t>ID proyek</w:t>
      </w:r>
      <w:r w:rsidR="00D53D60">
        <w:t>: FK</w:t>
      </w:r>
    </w:p>
    <w:p w14:paraId="1A2FAB8E" w14:textId="1F88466F" w:rsidR="00AE3215" w:rsidRDefault="00AE3215" w:rsidP="00AE3215">
      <w:pPr>
        <w:pStyle w:val="ListParagraph"/>
        <w:numPr>
          <w:ilvl w:val="1"/>
          <w:numId w:val="28"/>
        </w:numPr>
        <w:spacing w:line="360" w:lineRule="auto"/>
      </w:pPr>
      <w:r>
        <w:t>Nama pekerjaan</w:t>
      </w:r>
    </w:p>
    <w:p w14:paraId="4FE39F9C" w14:textId="5436181A" w:rsidR="00F73D5E" w:rsidRDefault="00F73D5E" w:rsidP="00AE3215">
      <w:pPr>
        <w:pStyle w:val="ListParagraph"/>
        <w:numPr>
          <w:ilvl w:val="1"/>
          <w:numId w:val="28"/>
        </w:numPr>
        <w:spacing w:line="360" w:lineRule="auto"/>
      </w:pPr>
      <w:r>
        <w:t>ID PIC</w:t>
      </w:r>
      <w:r w:rsidR="00D53D60">
        <w:t>: FK</w:t>
      </w:r>
    </w:p>
    <w:p w14:paraId="79842674" w14:textId="0980B7FE" w:rsidR="00AE3215" w:rsidRDefault="00AE3215" w:rsidP="00AE3215">
      <w:pPr>
        <w:pStyle w:val="ListParagraph"/>
        <w:numPr>
          <w:ilvl w:val="1"/>
          <w:numId w:val="28"/>
        </w:numPr>
        <w:spacing w:line="360" w:lineRule="auto"/>
      </w:pPr>
      <w:r>
        <w:t>Penanggung jawab pekerjaan</w:t>
      </w:r>
    </w:p>
    <w:p w14:paraId="57B5B568" w14:textId="494C34F4" w:rsidR="00AE3215" w:rsidRDefault="00FD547B" w:rsidP="00AE58C4">
      <w:pPr>
        <w:pStyle w:val="ListParagraph"/>
        <w:numPr>
          <w:ilvl w:val="1"/>
          <w:numId w:val="28"/>
        </w:numPr>
        <w:spacing w:line="360" w:lineRule="auto"/>
      </w:pPr>
      <w:r>
        <w:t>Deskripsi</w:t>
      </w:r>
    </w:p>
    <w:p w14:paraId="133336E4" w14:textId="46AF57BB" w:rsidR="008E379C" w:rsidRDefault="00AA236C" w:rsidP="008E379C">
      <w:pPr>
        <w:pStyle w:val="ListParagraph"/>
        <w:numPr>
          <w:ilvl w:val="0"/>
          <w:numId w:val="28"/>
        </w:numPr>
        <w:spacing w:line="360" w:lineRule="auto"/>
      </w:pPr>
      <w:r>
        <w:t xml:space="preserve">Tabel </w:t>
      </w:r>
      <w:r w:rsidR="009A28A3">
        <w:t>sumber daya</w:t>
      </w:r>
    </w:p>
    <w:p w14:paraId="4A1309C1" w14:textId="19A40C09" w:rsidR="00BB7264" w:rsidRDefault="00D53D60">
      <w:pPr>
        <w:pStyle w:val="ListParagraph"/>
        <w:numPr>
          <w:ilvl w:val="1"/>
          <w:numId w:val="28"/>
        </w:numPr>
        <w:spacing w:line="360" w:lineRule="auto"/>
      </w:pPr>
      <w:r>
        <w:t>ID sumber daya</w:t>
      </w:r>
      <w:r w:rsidR="00610284">
        <w:t>: PK</w:t>
      </w:r>
    </w:p>
    <w:p w14:paraId="3AF58652" w14:textId="7698A9F0" w:rsidR="00D53D60" w:rsidRDefault="00D53D60">
      <w:pPr>
        <w:pStyle w:val="ListParagraph"/>
        <w:numPr>
          <w:ilvl w:val="1"/>
          <w:numId w:val="28"/>
        </w:numPr>
        <w:spacing w:line="360" w:lineRule="auto"/>
      </w:pPr>
      <w:r>
        <w:t>Nama sumber daya</w:t>
      </w:r>
    </w:p>
    <w:p w14:paraId="7B9C1952" w14:textId="79D593AB" w:rsidR="00D53D60" w:rsidRDefault="00D53D60">
      <w:pPr>
        <w:pStyle w:val="ListParagraph"/>
        <w:numPr>
          <w:ilvl w:val="1"/>
          <w:numId w:val="28"/>
        </w:numPr>
        <w:spacing w:line="360" w:lineRule="auto"/>
      </w:pPr>
      <w:r w:rsidRPr="00AE58C4">
        <w:rPr>
          <w:i/>
          <w:iCs/>
        </w:rPr>
        <w:t>Skill set</w:t>
      </w:r>
      <w:r>
        <w:t xml:space="preserve"> sumber daya</w:t>
      </w:r>
    </w:p>
    <w:p w14:paraId="36B0C892" w14:textId="2276C196" w:rsidR="00940335" w:rsidRDefault="00504CE2" w:rsidP="00AE58C4">
      <w:pPr>
        <w:pStyle w:val="ListParagraph"/>
        <w:numPr>
          <w:ilvl w:val="1"/>
          <w:numId w:val="28"/>
        </w:numPr>
        <w:spacing w:line="360" w:lineRule="auto"/>
      </w:pPr>
      <w:r>
        <w:t xml:space="preserve">Level </w:t>
      </w:r>
      <w:r>
        <w:rPr>
          <w:i/>
          <w:iCs/>
        </w:rPr>
        <w:t>skill set</w:t>
      </w:r>
    </w:p>
    <w:p w14:paraId="0DB65BED" w14:textId="083C16E6" w:rsidR="0064366C" w:rsidRDefault="0064366C" w:rsidP="004D22FE">
      <w:pPr>
        <w:spacing w:line="360" w:lineRule="auto"/>
        <w:ind w:left="720"/>
      </w:pPr>
      <w:r>
        <w:t>Pada masing-masing tabel ini kemudian akan diberikan sebuah kolom index untuk dapat digunakan dalam menghubungkan tabel satu dengan lainya</w:t>
      </w:r>
      <w:r w:rsidR="00F25607">
        <w:t xml:space="preserve"> dan akan dihubungkan satu dengan lainya</w:t>
      </w:r>
      <w:r w:rsidR="004E33FB">
        <w:t xml:space="preserve"> dan digambarkan dalam sebuah </w:t>
      </w:r>
      <w:r w:rsidR="004E33FB">
        <w:rPr>
          <w:i/>
          <w:iCs/>
        </w:rPr>
        <w:t xml:space="preserve">Entity Relational Diagram </w:t>
      </w:r>
      <w:r w:rsidR="004E33FB">
        <w:t>(ERD)</w:t>
      </w:r>
      <w:ins w:id="915" w:author="ilham.nur@office.ui.ac.id" w:date="2023-01-18T22:14:00Z">
        <w:r w:rsidR="00710E7D">
          <w:t xml:space="preserve"> </w:t>
        </w:r>
        <w:r w:rsidR="00710E7D">
          <w:fldChar w:fldCharType="begin" w:fldLock="1"/>
        </w:r>
      </w:ins>
      <w:r w:rsidR="00DC579A">
        <w:instrText>ADDIN CSL_CITATION {"citationItems":[{"id":"ITEM-1","itemData":{"ISBN":"9780849327193","author":[{"dropping-particle":"","family":"Badiru","given":"Adedeji B.","non-dropping-particle":"","parse-names":false,"suffix":""}],"edition":"Second","editor":[{"dropping-particle":"","family":"Badiru","given":"Adedeji B.","non-dropping-particle":"","parse-names":false,"suffix":""}],"id":"ITEM-1","issued":{"date-parts":[["2014"]]},"number-of-pages":"1239","publisher":"CRC Press","publisher-place":"Ohio","title":"Handbook of Industrial and Systems Engineering","type":"book"},"uris":["http://www.mendeley.com/documents/?uuid=2f82f090-9f4e-4ce1-a7ac-c3eb47d7be64"]}],"mendeley":{"formattedCitation":"(Badiru, 2014)","plainTextFormattedCitation":"(Badiru, 2014)","previouslyFormattedCitation":"(Badiru, 2014)"},"properties":{"noteIndex":0},"schema":"https://github.com/citation-style-language/schema/raw/master/csl-citation.json"}</w:instrText>
      </w:r>
      <w:r w:rsidR="00710E7D">
        <w:fldChar w:fldCharType="separate"/>
      </w:r>
      <w:r w:rsidR="00DC579A" w:rsidRPr="00DC579A">
        <w:rPr>
          <w:noProof/>
        </w:rPr>
        <w:t>(Badiru, 2014)</w:t>
      </w:r>
      <w:ins w:id="916" w:author="ilham.nur@office.ui.ac.id" w:date="2023-01-18T22:14:00Z">
        <w:r w:rsidR="00710E7D">
          <w:fldChar w:fldCharType="end"/>
        </w:r>
      </w:ins>
      <w:r>
        <w:t>.</w:t>
      </w:r>
      <w:r w:rsidR="00504CE2">
        <w:t xml:space="preserve"> Index yang akan digunakan adalah </w:t>
      </w:r>
      <w:r w:rsidR="00504CE2">
        <w:rPr>
          <w:i/>
          <w:iCs/>
        </w:rPr>
        <w:t xml:space="preserve">Primary Key </w:t>
      </w:r>
      <w:r w:rsidR="00504CE2">
        <w:t xml:space="preserve">(PK) dan </w:t>
      </w:r>
      <w:r w:rsidR="00504CE2">
        <w:rPr>
          <w:i/>
          <w:iCs/>
        </w:rPr>
        <w:t xml:space="preserve">Foreign Key </w:t>
      </w:r>
      <w:r w:rsidR="00504CE2">
        <w:t>(FK)</w:t>
      </w:r>
      <w:ins w:id="917" w:author="ilham.nur@office.ui.ac.id" w:date="2023-01-18T22:16:00Z">
        <w:r w:rsidR="00DC579A">
          <w:t xml:space="preserve"> </w:t>
        </w:r>
        <w:r w:rsidR="00DC579A">
          <w:fldChar w:fldCharType="begin" w:fldLock="1"/>
        </w:r>
      </w:ins>
      <w:r w:rsidR="00A87812">
        <w:instrText>ADDIN CSL_CITATION {"citationItems":[{"id":"ITEM-1","itemData":{"ISBN":"9780849327193","author":[{"dropping-particle":"","family":"Badiru","given":"Adedeji B.","non-dropping-particle":"","parse-names":false,"suffix":""}],"edition":"Second","editor":[{"dropping-particle":"","family":"Badiru","given":"Adedeji B.","non-dropping-particle":"","parse-names":false,"suffix":""}],"id":"ITEM-1","issued":{"date-parts":[["2014"]]},"number-of-pages":"1239","publisher":"CRC Press","publisher-place":"Ohio","title":"Handbook of Industrial and Systems Engineering","type":"book"},"uris":["http://www.mendeley.com/documents/?uuid=2f82f090-9f4e-4ce1-a7ac-c3eb47d7be64"]}],"mendeley":{"formattedCitation":"(Badiru, 2014)","plainTextFormattedCitation":"(Badiru, 2014)","previouslyFormattedCitation":"(Badiru, 2014)"},"properties":{"noteIndex":0},"schema":"https://github.com/citation-style-language/schema/raw/master/csl-citation.json"}</w:instrText>
      </w:r>
      <w:r w:rsidR="00DC579A">
        <w:fldChar w:fldCharType="separate"/>
      </w:r>
      <w:r w:rsidR="00DC579A" w:rsidRPr="00DC579A">
        <w:rPr>
          <w:noProof/>
        </w:rPr>
        <w:t>(Badiru, 2014)</w:t>
      </w:r>
      <w:ins w:id="918" w:author="ilham.nur@office.ui.ac.id" w:date="2023-01-18T22:16:00Z">
        <w:r w:rsidR="00DC579A">
          <w:fldChar w:fldCharType="end"/>
        </w:r>
      </w:ins>
      <w:r w:rsidR="00504CE2">
        <w:t>.</w:t>
      </w:r>
      <w:r w:rsidR="00E866B2">
        <w:t xml:space="preserve"> Pembangunan basis data ini akan menggunakan basis data </w:t>
      </w:r>
      <w:r w:rsidR="00D123C7">
        <w:rPr>
          <w:i/>
          <w:iCs/>
        </w:rPr>
        <w:t xml:space="preserve">Structured Query Language </w:t>
      </w:r>
      <w:r w:rsidR="00D123C7">
        <w:t>(SQL)</w:t>
      </w:r>
      <w:ins w:id="919" w:author="ilham.nur@office.ui.ac.id" w:date="2023-01-18T22:16:00Z">
        <w:r w:rsidR="00A87812">
          <w:t xml:space="preserve"> </w:t>
        </w:r>
        <w:r w:rsidR="00A87812">
          <w:fldChar w:fldCharType="begin" w:fldLock="1"/>
        </w:r>
      </w:ins>
      <w:r w:rsidR="008D6EE3">
        <w:instrText>ADDIN CSL_CITATION {"citationItems":[{"id":"ITEM-1","itemData":{"ISBN":"9780849327193","author":[{"dropping-particle":"","family":"Badiru","given":"Adedeji B.","non-dropping-particle":"","parse-names":false,"suffix":""}],"edition":"Second","editor":[{"dropping-particle":"","family":"Badiru","given":"Adedeji B.","non-dropping-particle":"","parse-names":false,"suffix":""}],"id":"ITEM-1","issued":{"date-parts":[["2014"]]},"number-of-pages":"1239","publisher":"CRC Press","publisher-place":"Ohio","title":"Handbook of Industrial and Systems Engineering","type":"book"},"uris":["http://www.mendeley.com/documents/?uuid=2f82f090-9f4e-4ce1-a7ac-c3eb47d7be64"]}],"mendeley":{"formattedCitation":"(Badiru, 2014)","plainTextFormattedCitation":"(Badiru, 2014)","previouslyFormattedCitation":"(Badiru, 2014)"},"properties":{"noteIndex":0},"schema":"https://github.com/citation-style-language/schema/raw/master/csl-citation.json"}</w:instrText>
      </w:r>
      <w:r w:rsidR="00A87812">
        <w:fldChar w:fldCharType="separate"/>
      </w:r>
      <w:r w:rsidR="00A87812" w:rsidRPr="00A87812">
        <w:rPr>
          <w:noProof/>
        </w:rPr>
        <w:t>(Badiru, 2014)</w:t>
      </w:r>
      <w:ins w:id="920" w:author="ilham.nur@office.ui.ac.id" w:date="2023-01-18T22:16:00Z">
        <w:r w:rsidR="00A87812">
          <w:fldChar w:fldCharType="end"/>
        </w:r>
      </w:ins>
      <w:r w:rsidR="00D123C7">
        <w:t xml:space="preserve"> dengan menggun</w:t>
      </w:r>
      <w:r w:rsidR="00A62ACB">
        <w:t xml:space="preserve">akaan alat </w:t>
      </w:r>
      <w:r w:rsidR="00A62ACB">
        <w:rPr>
          <w:i/>
          <w:iCs/>
        </w:rPr>
        <w:t xml:space="preserve">Relational Database Management System </w:t>
      </w:r>
      <w:r w:rsidR="00A62ACB">
        <w:t>(RDBMS) MySQL</w:t>
      </w:r>
      <w:r w:rsidR="003F6CC4">
        <w:t>. Skema basis data</w:t>
      </w:r>
      <w:r w:rsidR="00A62ACB">
        <w:t xml:space="preserve"> dan RDBMS</w:t>
      </w:r>
      <w:r w:rsidR="003F6CC4">
        <w:t xml:space="preserve"> ini dipilih karena merupakan skema basis data </w:t>
      </w:r>
      <w:r w:rsidR="00057C66">
        <w:t xml:space="preserve">dan RDBMS </w:t>
      </w:r>
      <w:r w:rsidR="003F6CC4">
        <w:t xml:space="preserve">yang bersifat </w:t>
      </w:r>
      <w:r w:rsidR="003F6CC4">
        <w:rPr>
          <w:i/>
          <w:iCs/>
        </w:rPr>
        <w:t>open source</w:t>
      </w:r>
      <w:r w:rsidR="00BC26AD">
        <w:rPr>
          <w:i/>
          <w:iCs/>
        </w:rPr>
        <w:t xml:space="preserve"> </w:t>
      </w:r>
      <w:r w:rsidR="00BC26AD">
        <w:t xml:space="preserve">sehingga dapat digunakan dengan legal tanpa perlu lisensi serta memiliki dukungan komunitas yang banyak terkait permaslahan </w:t>
      </w:r>
    </w:p>
    <w:p w14:paraId="42DF6261" w14:textId="394F81C1" w:rsidR="005A5207" w:rsidRDefault="005A5207" w:rsidP="00AE58C4">
      <w:pPr>
        <w:pStyle w:val="Heading3"/>
        <w:spacing w:line="360" w:lineRule="auto"/>
      </w:pPr>
      <w:bookmarkStart w:id="921" w:name="_Toc124884140"/>
      <w:r>
        <w:t xml:space="preserve">Perancangan Model Random Forest untuk </w:t>
      </w:r>
      <w:r w:rsidR="00226E7C">
        <w:t>Identifikasi Pekerjaan</w:t>
      </w:r>
      <w:bookmarkEnd w:id="921"/>
    </w:p>
    <w:p w14:paraId="46181E5B" w14:textId="4D83033A" w:rsidR="00226E7C" w:rsidRDefault="004D22FE">
      <w:pPr>
        <w:spacing w:line="360" w:lineRule="auto"/>
        <w:ind w:left="720"/>
      </w:pPr>
      <w:r>
        <w:t xml:space="preserve">Pada tahapan ini basis data yang telah dibuat akan dijadikan konsumsi dalam membangun model </w:t>
      </w:r>
      <w:r>
        <w:rPr>
          <w:i/>
          <w:iCs/>
        </w:rPr>
        <w:t xml:space="preserve">machine learning </w:t>
      </w:r>
      <w:r>
        <w:t>untuk mengenali sumber daya mana yang tepat dalam melakukan pekerjaan proyek, baik secara statis ketika awal perencanaan proyek, maupun dinamis ketika proyek sudah berjalan.</w:t>
      </w:r>
      <w:r w:rsidR="00432E03">
        <w:t xml:space="preserve"> </w:t>
      </w:r>
      <w:r w:rsidR="00432E03">
        <w:rPr>
          <w:i/>
          <w:iCs/>
        </w:rPr>
        <w:t xml:space="preserve">Machine Learning </w:t>
      </w:r>
      <w:r w:rsidR="00432E03">
        <w:t xml:space="preserve">yang digunakan adalah </w:t>
      </w:r>
      <w:r w:rsidR="00432E03">
        <w:rPr>
          <w:i/>
          <w:iCs/>
        </w:rPr>
        <w:t xml:space="preserve">random forest, </w:t>
      </w:r>
      <w:r w:rsidR="005663D9">
        <w:t xml:space="preserve">yang akan dibangun menggunakan Bahasa pemrograman Python. Bahasa pemrogaraman ini dipilih </w:t>
      </w:r>
      <w:r w:rsidR="005663D9">
        <w:lastRenderedPageBreak/>
        <w:t xml:space="preserve">dikarenakan </w:t>
      </w:r>
      <w:r w:rsidR="00B02939">
        <w:t xml:space="preserve">memiliki </w:t>
      </w:r>
      <w:r w:rsidR="00880D26">
        <w:t xml:space="preserve">Pustaka yang mendukung dengan sintaks yang relatif mendekati </w:t>
      </w:r>
      <w:r w:rsidR="00880D26">
        <w:rPr>
          <w:i/>
          <w:iCs/>
        </w:rPr>
        <w:t>pseudocode.</w:t>
      </w:r>
      <w:r w:rsidR="00333FF1">
        <w:rPr>
          <w:i/>
          <w:iCs/>
        </w:rPr>
        <w:t xml:space="preserve"> </w:t>
      </w:r>
    </w:p>
    <w:p w14:paraId="161C1ECD" w14:textId="394C2F69" w:rsidR="00333FF1" w:rsidRDefault="00333FF1">
      <w:pPr>
        <w:spacing w:line="360" w:lineRule="auto"/>
        <w:ind w:left="720"/>
      </w:pPr>
      <w:r>
        <w:t xml:space="preserve">Data dari hasil kuesioner, juga menjadi salah satu pendukung logika identifikasi yang dikembangkan dengan menggunakan </w:t>
      </w:r>
      <w:r>
        <w:rPr>
          <w:i/>
          <w:iCs/>
        </w:rPr>
        <w:t xml:space="preserve">random forest, </w:t>
      </w:r>
      <w:r w:rsidR="002C0DB8">
        <w:t>agar dapat menyesuaikan dengan kondisi praktis expert yang ada.</w:t>
      </w:r>
    </w:p>
    <w:p w14:paraId="2D1AB3D3" w14:textId="78DB77A9" w:rsidR="0065341C" w:rsidRDefault="0065341C" w:rsidP="00AE58C4">
      <w:pPr>
        <w:pStyle w:val="Heading3"/>
        <w:spacing w:line="360" w:lineRule="auto"/>
      </w:pPr>
      <w:bookmarkStart w:id="922" w:name="_Toc124884141"/>
      <w:r>
        <w:t xml:space="preserve">Pemodelan Proses Bisnis </w:t>
      </w:r>
      <w:r>
        <w:rPr>
          <w:i/>
          <w:iCs/>
        </w:rPr>
        <w:t xml:space="preserve">as is </w:t>
      </w:r>
      <w:r>
        <w:t>atas proses alokasi pekerjaan</w:t>
      </w:r>
      <w:bookmarkEnd w:id="922"/>
    </w:p>
    <w:p w14:paraId="7B61B838" w14:textId="5472BDDD" w:rsidR="0065341C" w:rsidRDefault="00D24C1F">
      <w:pPr>
        <w:spacing w:line="360" w:lineRule="auto"/>
        <w:ind w:left="720"/>
      </w:pPr>
      <w:r>
        <w:t xml:space="preserve">Proses dalam </w:t>
      </w:r>
      <w:r w:rsidR="00000BF1">
        <w:t xml:space="preserve">melakukan perencanaan </w:t>
      </w:r>
      <w:r w:rsidR="00F04AF7">
        <w:t>proyek dan eksekusi proyek dengan menggunakan SIMP digambarkan dalam sebuah diagram yang menggambarkan masukan, proses, dan keluaran dari proses perencanaan dan eksekusi menggunakan SIMP.</w:t>
      </w:r>
      <w:r w:rsidR="00795AC6">
        <w:t xml:space="preserve"> Diagram yang digunakan </w:t>
      </w:r>
      <w:r w:rsidR="00206648">
        <w:t xml:space="preserve">untuk menggambarkan proses yang berjalan adalah </w:t>
      </w:r>
      <w:r w:rsidR="00206648">
        <w:rPr>
          <w:i/>
          <w:iCs/>
        </w:rPr>
        <w:t xml:space="preserve">Business Process Modelling Notation </w:t>
      </w:r>
      <w:r w:rsidR="00206648">
        <w:t>(BPMN)</w:t>
      </w:r>
      <w:r w:rsidR="00BB169F">
        <w:t xml:space="preserve">. Pada BPMN </w:t>
      </w:r>
      <w:r w:rsidR="00BB169F">
        <w:rPr>
          <w:i/>
          <w:iCs/>
        </w:rPr>
        <w:t xml:space="preserve">as is </w:t>
      </w:r>
      <w:r w:rsidR="00D0156F">
        <w:t xml:space="preserve">proses yang akan digambarkan </w:t>
      </w:r>
      <w:r w:rsidR="00726698">
        <w:t>dapat mengacu pada</w:t>
      </w:r>
      <w:ins w:id="923" w:author="ilham.nur@office.ui.ac.id" w:date="2023-01-17T22:27:00Z">
        <w:r w:rsidR="002A490A">
          <w:t xml:space="preserve"> </w:t>
        </w:r>
      </w:ins>
      <w:ins w:id="924" w:author="ilham.nur@office.ui.ac.id" w:date="2023-01-17T22:28:00Z">
        <w:r w:rsidR="002A490A">
          <w:fldChar w:fldCharType="begin"/>
        </w:r>
        <w:r w:rsidR="002A490A">
          <w:instrText xml:space="preserve"> REF _Ref124886899 \h </w:instrText>
        </w:r>
      </w:ins>
      <w:r w:rsidR="002A490A">
        <w:fldChar w:fldCharType="separate"/>
      </w:r>
      <w:ins w:id="925" w:author="ilham.nur@office.ui.ac.id" w:date="2023-01-17T22:28:00Z">
        <w:r w:rsidR="002A490A">
          <w:t xml:space="preserve">Tabel </w:t>
        </w:r>
        <w:r w:rsidR="002A490A">
          <w:rPr>
            <w:noProof/>
          </w:rPr>
          <w:t>3</w:t>
        </w:r>
        <w:r w:rsidR="002A490A">
          <w:t>.</w:t>
        </w:r>
        <w:r w:rsidR="002A490A">
          <w:rPr>
            <w:noProof/>
          </w:rPr>
          <w:t>3</w:t>
        </w:r>
        <w:r w:rsidR="002A490A">
          <w:fldChar w:fldCharType="end"/>
        </w:r>
        <w:r w:rsidR="002A490A">
          <w:t>.</w:t>
        </w:r>
      </w:ins>
    </w:p>
    <w:p w14:paraId="410B5C92" w14:textId="1FC9B097" w:rsidR="00636011" w:rsidRDefault="00636011" w:rsidP="00827EC8">
      <w:pPr>
        <w:pStyle w:val="Caption"/>
      </w:pPr>
      <w:bookmarkStart w:id="926" w:name="_Ref124886899"/>
      <w:bookmarkStart w:id="927" w:name="_Toc124884170"/>
      <w:bookmarkStart w:id="928" w:name="_Ref124965303"/>
      <w:r>
        <w:t xml:space="preserve">Tabel </w:t>
      </w:r>
      <w:fldSimple w:instr=" STYLEREF 1 \s ">
        <w:r w:rsidR="00AF75ED">
          <w:rPr>
            <w:noProof/>
          </w:rPr>
          <w:t>3</w:t>
        </w:r>
      </w:fldSimple>
      <w:r w:rsidR="00A72F57">
        <w:t>.</w:t>
      </w:r>
      <w:fldSimple w:instr=" SEQ Tabel \* ARABIC \s 1 ">
        <w:r w:rsidR="00AF75ED">
          <w:rPr>
            <w:noProof/>
          </w:rPr>
          <w:t>3</w:t>
        </w:r>
      </w:fldSimple>
      <w:bookmarkEnd w:id="926"/>
      <w:r>
        <w:t xml:space="preserve"> Proses </w:t>
      </w:r>
      <w:r w:rsidRPr="00AE58C4">
        <w:rPr>
          <w:i/>
        </w:rPr>
        <w:t>as is</w:t>
      </w:r>
      <w:r>
        <w:t xml:space="preserve"> berjalan untuk perencanaan proyek menggunakan SIMP</w:t>
      </w:r>
      <w:bookmarkEnd w:id="927"/>
      <w:bookmarkEnd w:id="928"/>
    </w:p>
    <w:tbl>
      <w:tblPr>
        <w:tblStyle w:val="TableGrid"/>
        <w:tblW w:w="0" w:type="auto"/>
        <w:tblInd w:w="720" w:type="dxa"/>
        <w:tblLook w:val="04A0" w:firstRow="1" w:lastRow="0" w:firstColumn="1" w:lastColumn="0" w:noHBand="0" w:noVBand="1"/>
        <w:tblPrChange w:id="929" w:author="ilham.nur@office.ui.ac.id" w:date="2023-01-18T19:57:00Z">
          <w:tblPr>
            <w:tblStyle w:val="TableGrid"/>
            <w:tblW w:w="0" w:type="auto"/>
            <w:tblInd w:w="720" w:type="dxa"/>
            <w:tblLook w:val="04A0" w:firstRow="1" w:lastRow="0" w:firstColumn="1" w:lastColumn="0" w:noHBand="0" w:noVBand="1"/>
          </w:tblPr>
        </w:tblPrChange>
      </w:tblPr>
      <w:tblGrid>
        <w:gridCol w:w="620"/>
        <w:gridCol w:w="1962"/>
        <w:gridCol w:w="1755"/>
        <w:gridCol w:w="1647"/>
        <w:gridCol w:w="1790"/>
        <w:tblGridChange w:id="930">
          <w:tblGrid>
            <w:gridCol w:w="693"/>
            <w:gridCol w:w="2693"/>
            <w:gridCol w:w="2426"/>
            <w:gridCol w:w="1962"/>
            <w:gridCol w:w="1962"/>
          </w:tblGrid>
        </w:tblGridChange>
      </w:tblGrid>
      <w:tr w:rsidR="00880927" w14:paraId="4CF8C448" w14:textId="33254A85" w:rsidTr="00880927">
        <w:tc>
          <w:tcPr>
            <w:tcW w:w="642" w:type="dxa"/>
            <w:shd w:val="clear" w:color="auto" w:fill="D0CECE" w:themeFill="background2" w:themeFillShade="E6"/>
            <w:tcPrChange w:id="931" w:author="ilham.nur@office.ui.ac.id" w:date="2023-01-18T19:57:00Z">
              <w:tcPr>
                <w:tcW w:w="693" w:type="dxa"/>
                <w:shd w:val="clear" w:color="auto" w:fill="D0CECE" w:themeFill="background2" w:themeFillShade="E6"/>
              </w:tcPr>
            </w:tcPrChange>
          </w:tcPr>
          <w:p w14:paraId="035FBA22" w14:textId="4363E27E" w:rsidR="00880927" w:rsidRPr="00AE58C4" w:rsidRDefault="00880927">
            <w:pPr>
              <w:spacing w:line="360" w:lineRule="auto"/>
              <w:rPr>
                <w:b/>
                <w:bCs/>
              </w:rPr>
            </w:pPr>
            <w:r w:rsidRPr="00AE58C4">
              <w:rPr>
                <w:b/>
                <w:bCs/>
              </w:rPr>
              <w:t>No.</w:t>
            </w:r>
          </w:p>
        </w:tc>
        <w:tc>
          <w:tcPr>
            <w:tcW w:w="2184" w:type="dxa"/>
            <w:shd w:val="clear" w:color="auto" w:fill="D0CECE" w:themeFill="background2" w:themeFillShade="E6"/>
            <w:tcPrChange w:id="932" w:author="ilham.nur@office.ui.ac.id" w:date="2023-01-18T19:57:00Z">
              <w:tcPr>
                <w:tcW w:w="2693" w:type="dxa"/>
                <w:shd w:val="clear" w:color="auto" w:fill="D0CECE" w:themeFill="background2" w:themeFillShade="E6"/>
              </w:tcPr>
            </w:tcPrChange>
          </w:tcPr>
          <w:p w14:paraId="0A746AB8" w14:textId="0824C66D" w:rsidR="00880927" w:rsidRPr="00AE58C4" w:rsidRDefault="00880927">
            <w:pPr>
              <w:spacing w:line="360" w:lineRule="auto"/>
              <w:rPr>
                <w:b/>
                <w:bCs/>
              </w:rPr>
            </w:pPr>
            <w:r w:rsidRPr="00AE58C4">
              <w:rPr>
                <w:b/>
                <w:bCs/>
              </w:rPr>
              <w:t>Proses</w:t>
            </w:r>
          </w:p>
        </w:tc>
        <w:tc>
          <w:tcPr>
            <w:tcW w:w="1959" w:type="dxa"/>
            <w:shd w:val="clear" w:color="auto" w:fill="D0CECE" w:themeFill="background2" w:themeFillShade="E6"/>
            <w:tcPrChange w:id="933" w:author="ilham.nur@office.ui.ac.id" w:date="2023-01-18T19:57:00Z">
              <w:tcPr>
                <w:tcW w:w="2426" w:type="dxa"/>
                <w:shd w:val="clear" w:color="auto" w:fill="D0CECE" w:themeFill="background2" w:themeFillShade="E6"/>
              </w:tcPr>
            </w:tcPrChange>
          </w:tcPr>
          <w:p w14:paraId="2F2EC972" w14:textId="55D4C6B2" w:rsidR="00880927" w:rsidRPr="00AE58C4" w:rsidRDefault="00880927">
            <w:pPr>
              <w:spacing w:line="360" w:lineRule="auto"/>
              <w:rPr>
                <w:b/>
                <w:bCs/>
              </w:rPr>
            </w:pPr>
            <w:r w:rsidRPr="00AE58C4">
              <w:rPr>
                <w:b/>
                <w:bCs/>
              </w:rPr>
              <w:t>Pekerja</w:t>
            </w:r>
          </w:p>
        </w:tc>
        <w:tc>
          <w:tcPr>
            <w:tcW w:w="1743" w:type="dxa"/>
            <w:shd w:val="clear" w:color="auto" w:fill="D0CECE" w:themeFill="background2" w:themeFillShade="E6"/>
            <w:tcPrChange w:id="934" w:author="ilham.nur@office.ui.ac.id" w:date="2023-01-18T19:57:00Z">
              <w:tcPr>
                <w:tcW w:w="1962" w:type="dxa"/>
                <w:shd w:val="clear" w:color="auto" w:fill="D0CECE" w:themeFill="background2" w:themeFillShade="E6"/>
              </w:tcPr>
            </w:tcPrChange>
          </w:tcPr>
          <w:p w14:paraId="30F2E186" w14:textId="398F127F" w:rsidR="00880927" w:rsidRPr="00AE58C4" w:rsidRDefault="00880927">
            <w:pPr>
              <w:spacing w:line="360" w:lineRule="auto"/>
              <w:rPr>
                <w:b/>
                <w:bCs/>
              </w:rPr>
            </w:pPr>
            <w:r w:rsidRPr="00AE58C4">
              <w:rPr>
                <w:b/>
                <w:bCs/>
              </w:rPr>
              <w:t>Waktu (</w:t>
            </w:r>
            <w:del w:id="935" w:author="ilham.nur@office.ui.ac.id" w:date="2023-01-17T21:45:00Z">
              <w:r w:rsidRPr="00AE58C4" w:rsidDel="000C0BD2">
                <w:rPr>
                  <w:b/>
                  <w:bCs/>
                </w:rPr>
                <w:delText>Menit</w:delText>
              </w:r>
            </w:del>
            <w:ins w:id="936" w:author="ilham.nur@office.ui.ac.id" w:date="2023-01-17T21:45:00Z">
              <w:r>
                <w:rPr>
                  <w:b/>
                  <w:bCs/>
                </w:rPr>
                <w:t>Jam</w:t>
              </w:r>
            </w:ins>
            <w:r w:rsidRPr="00AE58C4">
              <w:rPr>
                <w:b/>
                <w:bCs/>
              </w:rPr>
              <w:t>)</w:t>
            </w:r>
          </w:p>
        </w:tc>
        <w:tc>
          <w:tcPr>
            <w:tcW w:w="1246" w:type="dxa"/>
            <w:shd w:val="clear" w:color="auto" w:fill="D0CECE" w:themeFill="background2" w:themeFillShade="E6"/>
            <w:tcPrChange w:id="937" w:author="ilham.nur@office.ui.ac.id" w:date="2023-01-18T19:57:00Z">
              <w:tcPr>
                <w:tcW w:w="1962" w:type="dxa"/>
                <w:shd w:val="clear" w:color="auto" w:fill="D0CECE" w:themeFill="background2" w:themeFillShade="E6"/>
              </w:tcPr>
            </w:tcPrChange>
          </w:tcPr>
          <w:p w14:paraId="38A8AAC1" w14:textId="66DDBD46" w:rsidR="00880927" w:rsidRPr="00AE58C4" w:rsidRDefault="00880927">
            <w:pPr>
              <w:spacing w:line="360" w:lineRule="auto"/>
              <w:rPr>
                <w:b/>
                <w:bCs/>
              </w:rPr>
            </w:pPr>
            <w:ins w:id="938" w:author="ilham.nur@office.ui.ac.id" w:date="2023-01-18T19:57:00Z">
              <w:r>
                <w:rPr>
                  <w:b/>
                  <w:bCs/>
                </w:rPr>
                <w:t>Area Pengembangan</w:t>
              </w:r>
            </w:ins>
          </w:p>
        </w:tc>
      </w:tr>
      <w:tr w:rsidR="00880927" w14:paraId="011458B4" w14:textId="6FC25000" w:rsidTr="00880927">
        <w:tc>
          <w:tcPr>
            <w:tcW w:w="642" w:type="dxa"/>
            <w:tcPrChange w:id="939" w:author="ilham.nur@office.ui.ac.id" w:date="2023-01-18T19:57:00Z">
              <w:tcPr>
                <w:tcW w:w="693" w:type="dxa"/>
              </w:tcPr>
            </w:tcPrChange>
          </w:tcPr>
          <w:p w14:paraId="73A5E83E" w14:textId="735779C1" w:rsidR="00880927" w:rsidRDefault="00880927">
            <w:pPr>
              <w:spacing w:line="360" w:lineRule="auto"/>
            </w:pPr>
            <w:r>
              <w:t>1</w:t>
            </w:r>
          </w:p>
        </w:tc>
        <w:tc>
          <w:tcPr>
            <w:tcW w:w="2184" w:type="dxa"/>
            <w:tcPrChange w:id="940" w:author="ilham.nur@office.ui.ac.id" w:date="2023-01-18T19:57:00Z">
              <w:tcPr>
                <w:tcW w:w="2693" w:type="dxa"/>
              </w:tcPr>
            </w:tcPrChange>
          </w:tcPr>
          <w:p w14:paraId="3ECB7641" w14:textId="5A2AA877" w:rsidR="00880927" w:rsidRPr="00F10777" w:rsidRDefault="00880927">
            <w:pPr>
              <w:spacing w:line="360" w:lineRule="auto"/>
            </w:pPr>
            <w:ins w:id="941" w:author="ilham.nur@office.ui.ac.id" w:date="2023-01-17T21:10:00Z">
              <w:r>
                <w:t xml:space="preserve">Memasukan </w:t>
              </w:r>
              <w:r>
                <w:rPr>
                  <w:i/>
                  <w:iCs/>
                </w:rPr>
                <w:t xml:space="preserve">order </w:t>
              </w:r>
              <w:r>
                <w:t>proyek kedalam sistem</w:t>
              </w:r>
            </w:ins>
          </w:p>
        </w:tc>
        <w:tc>
          <w:tcPr>
            <w:tcW w:w="1959" w:type="dxa"/>
            <w:tcPrChange w:id="942" w:author="ilham.nur@office.ui.ac.id" w:date="2023-01-18T19:57:00Z">
              <w:tcPr>
                <w:tcW w:w="2426" w:type="dxa"/>
              </w:tcPr>
            </w:tcPrChange>
          </w:tcPr>
          <w:p w14:paraId="1E846C77" w14:textId="38287145" w:rsidR="00880927" w:rsidRPr="00134086" w:rsidRDefault="00880927">
            <w:pPr>
              <w:spacing w:line="360" w:lineRule="auto"/>
            </w:pPr>
            <w:ins w:id="943" w:author="ilham.nur@office.ui.ac.id" w:date="2023-01-17T21:43:00Z">
              <w:r>
                <w:rPr>
                  <w:i/>
                  <w:iCs/>
                </w:rPr>
                <w:t xml:space="preserve">Account </w:t>
              </w:r>
            </w:ins>
            <w:ins w:id="944" w:author="ilham.nur@office.ui.ac.id" w:date="2023-01-17T21:44:00Z">
              <w:r>
                <w:rPr>
                  <w:i/>
                  <w:iCs/>
                </w:rPr>
                <w:t>Manager</w:t>
              </w:r>
            </w:ins>
            <w:ins w:id="945" w:author="ilham.nur@office.ui.ac.id" w:date="2023-01-17T21:46:00Z">
              <w:r>
                <w:rPr>
                  <w:i/>
                  <w:iCs/>
                </w:rPr>
                <w:t xml:space="preserve"> </w:t>
              </w:r>
              <w:r>
                <w:t>(AM)</w:t>
              </w:r>
            </w:ins>
          </w:p>
        </w:tc>
        <w:tc>
          <w:tcPr>
            <w:tcW w:w="1743" w:type="dxa"/>
            <w:tcPrChange w:id="946" w:author="ilham.nur@office.ui.ac.id" w:date="2023-01-18T19:57:00Z">
              <w:tcPr>
                <w:tcW w:w="1962" w:type="dxa"/>
              </w:tcPr>
            </w:tcPrChange>
          </w:tcPr>
          <w:p w14:paraId="5941C455" w14:textId="28AC724B" w:rsidR="00880927" w:rsidRDefault="00880927">
            <w:pPr>
              <w:spacing w:line="360" w:lineRule="auto"/>
            </w:pPr>
            <w:ins w:id="947" w:author="ilham.nur@office.ui.ac.id" w:date="2023-01-17T21:45:00Z">
              <w:r>
                <w:t>± 1 Jam</w:t>
              </w:r>
            </w:ins>
          </w:p>
        </w:tc>
        <w:tc>
          <w:tcPr>
            <w:tcW w:w="1246" w:type="dxa"/>
            <w:tcPrChange w:id="948" w:author="ilham.nur@office.ui.ac.id" w:date="2023-01-18T19:57:00Z">
              <w:tcPr>
                <w:tcW w:w="1962" w:type="dxa"/>
              </w:tcPr>
            </w:tcPrChange>
          </w:tcPr>
          <w:p w14:paraId="0C840C4F" w14:textId="77777777" w:rsidR="00880927" w:rsidRDefault="00880927" w:rsidP="00880927">
            <w:pPr>
              <w:spacing w:line="360" w:lineRule="auto"/>
              <w:jc w:val="center"/>
              <w:pPrChange w:id="949" w:author="ilham.nur@office.ui.ac.id" w:date="2023-01-18T19:57:00Z">
                <w:pPr>
                  <w:spacing w:line="360" w:lineRule="auto"/>
                </w:pPr>
              </w:pPrChange>
            </w:pPr>
          </w:p>
        </w:tc>
      </w:tr>
      <w:tr w:rsidR="00880927" w14:paraId="34456F98" w14:textId="4F0C4BF6" w:rsidTr="00880927">
        <w:tc>
          <w:tcPr>
            <w:tcW w:w="642" w:type="dxa"/>
            <w:tcPrChange w:id="950" w:author="ilham.nur@office.ui.ac.id" w:date="2023-01-18T19:57:00Z">
              <w:tcPr>
                <w:tcW w:w="693" w:type="dxa"/>
              </w:tcPr>
            </w:tcPrChange>
          </w:tcPr>
          <w:p w14:paraId="1D5C8E89" w14:textId="41109974" w:rsidR="00880927" w:rsidRDefault="00880927">
            <w:pPr>
              <w:spacing w:line="360" w:lineRule="auto"/>
            </w:pPr>
            <w:r>
              <w:t>2</w:t>
            </w:r>
          </w:p>
        </w:tc>
        <w:tc>
          <w:tcPr>
            <w:tcW w:w="2184" w:type="dxa"/>
            <w:tcPrChange w:id="951" w:author="ilham.nur@office.ui.ac.id" w:date="2023-01-18T19:57:00Z">
              <w:tcPr>
                <w:tcW w:w="2693" w:type="dxa"/>
              </w:tcPr>
            </w:tcPrChange>
          </w:tcPr>
          <w:p w14:paraId="02D4EA20" w14:textId="7483E394" w:rsidR="00880927" w:rsidRDefault="00880927">
            <w:pPr>
              <w:spacing w:line="360" w:lineRule="auto"/>
            </w:pPr>
            <w:ins w:id="952" w:author="ilham.nur@office.ui.ac.id" w:date="2023-01-17T21:46:00Z">
              <w:r>
                <w:t xml:space="preserve">Memasukan proyek berdasarkan order yang telah dimasukkan oleh </w:t>
              </w:r>
            </w:ins>
            <w:ins w:id="953" w:author="ilham.nur@office.ui.ac.id" w:date="2023-01-17T21:54:00Z">
              <w:r>
                <w:t>AM</w:t>
              </w:r>
            </w:ins>
          </w:p>
        </w:tc>
        <w:tc>
          <w:tcPr>
            <w:tcW w:w="1959" w:type="dxa"/>
            <w:tcPrChange w:id="954" w:author="ilham.nur@office.ui.ac.id" w:date="2023-01-18T19:57:00Z">
              <w:tcPr>
                <w:tcW w:w="2426" w:type="dxa"/>
              </w:tcPr>
            </w:tcPrChange>
          </w:tcPr>
          <w:p w14:paraId="3D26849F" w14:textId="65CC7F54" w:rsidR="00880927" w:rsidRDefault="00880927">
            <w:pPr>
              <w:spacing w:line="360" w:lineRule="auto"/>
            </w:pPr>
            <w:ins w:id="955" w:author="ilham.nur@office.ui.ac.id" w:date="2023-01-17T21:51:00Z">
              <w:r w:rsidRPr="00270ECB">
                <w:rPr>
                  <w:i/>
                  <w:iCs/>
                  <w:rPrChange w:id="956" w:author="ilham.nur@office.ui.ac.id" w:date="2023-01-17T21:51:00Z">
                    <w:rPr/>
                  </w:rPrChange>
                </w:rPr>
                <w:t>Project Manager</w:t>
              </w:r>
              <w:r>
                <w:t xml:space="preserve"> (PM)</w:t>
              </w:r>
            </w:ins>
          </w:p>
        </w:tc>
        <w:tc>
          <w:tcPr>
            <w:tcW w:w="1743" w:type="dxa"/>
            <w:tcPrChange w:id="957" w:author="ilham.nur@office.ui.ac.id" w:date="2023-01-18T19:57:00Z">
              <w:tcPr>
                <w:tcW w:w="1962" w:type="dxa"/>
              </w:tcPr>
            </w:tcPrChange>
          </w:tcPr>
          <w:p w14:paraId="09BAAE0B" w14:textId="443FD3B2" w:rsidR="00880927" w:rsidRDefault="00880927">
            <w:pPr>
              <w:spacing w:line="360" w:lineRule="auto"/>
            </w:pPr>
            <w:ins w:id="958" w:author="ilham.nur@office.ui.ac.id" w:date="2023-01-17T21:52:00Z">
              <w:r>
                <w:t>± 0.5 Jam</w:t>
              </w:r>
            </w:ins>
          </w:p>
        </w:tc>
        <w:tc>
          <w:tcPr>
            <w:tcW w:w="1246" w:type="dxa"/>
            <w:tcPrChange w:id="959" w:author="ilham.nur@office.ui.ac.id" w:date="2023-01-18T19:57:00Z">
              <w:tcPr>
                <w:tcW w:w="1962" w:type="dxa"/>
              </w:tcPr>
            </w:tcPrChange>
          </w:tcPr>
          <w:p w14:paraId="25CB062B" w14:textId="77777777" w:rsidR="00880927" w:rsidRDefault="00880927" w:rsidP="00880927">
            <w:pPr>
              <w:spacing w:line="360" w:lineRule="auto"/>
              <w:jc w:val="center"/>
              <w:pPrChange w:id="960" w:author="ilham.nur@office.ui.ac.id" w:date="2023-01-18T19:57:00Z">
                <w:pPr>
                  <w:spacing w:line="360" w:lineRule="auto"/>
                </w:pPr>
              </w:pPrChange>
            </w:pPr>
          </w:p>
        </w:tc>
      </w:tr>
      <w:tr w:rsidR="00880927" w14:paraId="327E7874" w14:textId="4BAB2DF9" w:rsidTr="00880927">
        <w:trPr>
          <w:ins w:id="961" w:author="ilham.nur@office.ui.ac.id" w:date="2023-01-17T21:54:00Z"/>
        </w:trPr>
        <w:tc>
          <w:tcPr>
            <w:tcW w:w="642" w:type="dxa"/>
            <w:tcPrChange w:id="962" w:author="ilham.nur@office.ui.ac.id" w:date="2023-01-18T19:57:00Z">
              <w:tcPr>
                <w:tcW w:w="693" w:type="dxa"/>
              </w:tcPr>
            </w:tcPrChange>
          </w:tcPr>
          <w:p w14:paraId="004824FF" w14:textId="5771AA83" w:rsidR="00880927" w:rsidRDefault="00880927">
            <w:pPr>
              <w:spacing w:line="360" w:lineRule="auto"/>
              <w:rPr>
                <w:ins w:id="963" w:author="ilham.nur@office.ui.ac.id" w:date="2023-01-17T21:54:00Z"/>
              </w:rPr>
            </w:pPr>
            <w:ins w:id="964" w:author="ilham.nur@office.ui.ac.id" w:date="2023-01-17T21:54:00Z">
              <w:r>
                <w:t>3</w:t>
              </w:r>
            </w:ins>
          </w:p>
        </w:tc>
        <w:tc>
          <w:tcPr>
            <w:tcW w:w="2184" w:type="dxa"/>
            <w:tcPrChange w:id="965" w:author="ilham.nur@office.ui.ac.id" w:date="2023-01-18T19:57:00Z">
              <w:tcPr>
                <w:tcW w:w="2693" w:type="dxa"/>
              </w:tcPr>
            </w:tcPrChange>
          </w:tcPr>
          <w:p w14:paraId="6AC006A7" w14:textId="4761EBC1" w:rsidR="00880927" w:rsidRDefault="00880927">
            <w:pPr>
              <w:spacing w:line="360" w:lineRule="auto"/>
              <w:rPr>
                <w:ins w:id="966" w:author="ilham.nur@office.ui.ac.id" w:date="2023-01-17T21:54:00Z"/>
              </w:rPr>
            </w:pPr>
            <w:ins w:id="967" w:author="ilham.nur@office.ui.ac.id" w:date="2023-01-17T21:54:00Z">
              <w:r>
                <w:t>Penentuan pekerjaan apa s</w:t>
              </w:r>
            </w:ins>
            <w:ins w:id="968" w:author="ilham.nur@office.ui.ac.id" w:date="2023-01-17T21:55:00Z">
              <w:r>
                <w:t>aja yang akan dikerjakan</w:t>
              </w:r>
            </w:ins>
          </w:p>
        </w:tc>
        <w:tc>
          <w:tcPr>
            <w:tcW w:w="1959" w:type="dxa"/>
            <w:tcPrChange w:id="969" w:author="ilham.nur@office.ui.ac.id" w:date="2023-01-18T19:57:00Z">
              <w:tcPr>
                <w:tcW w:w="2426" w:type="dxa"/>
              </w:tcPr>
            </w:tcPrChange>
          </w:tcPr>
          <w:p w14:paraId="63CC2177" w14:textId="69A892FD" w:rsidR="00880927" w:rsidRPr="001C15E6" w:rsidRDefault="00880927">
            <w:pPr>
              <w:spacing w:line="360" w:lineRule="auto"/>
              <w:rPr>
                <w:ins w:id="970" w:author="ilham.nur@office.ui.ac.id" w:date="2023-01-17T21:54:00Z"/>
                <w:i/>
                <w:iCs/>
              </w:rPr>
            </w:pPr>
            <w:ins w:id="971" w:author="ilham.nur@office.ui.ac.id" w:date="2023-01-17T21:55:00Z">
              <w:r>
                <w:t>PM, Manajer fungsional</w:t>
              </w:r>
            </w:ins>
          </w:p>
        </w:tc>
        <w:tc>
          <w:tcPr>
            <w:tcW w:w="1743" w:type="dxa"/>
            <w:tcPrChange w:id="972" w:author="ilham.nur@office.ui.ac.id" w:date="2023-01-18T19:57:00Z">
              <w:tcPr>
                <w:tcW w:w="1962" w:type="dxa"/>
              </w:tcPr>
            </w:tcPrChange>
          </w:tcPr>
          <w:p w14:paraId="292CB091" w14:textId="67D79D7F" w:rsidR="00880927" w:rsidRDefault="00880927">
            <w:pPr>
              <w:spacing w:line="360" w:lineRule="auto"/>
              <w:rPr>
                <w:ins w:id="973" w:author="ilham.nur@office.ui.ac.id" w:date="2023-01-17T21:54:00Z"/>
              </w:rPr>
            </w:pPr>
            <w:ins w:id="974" w:author="ilham.nur@office.ui.ac.id" w:date="2023-01-17T22:18:00Z">
              <w:r>
                <w:t xml:space="preserve">± </w:t>
              </w:r>
            </w:ins>
            <w:ins w:id="975" w:author="ilham.nur@office.ui.ac.id" w:date="2023-01-17T22:22:00Z">
              <w:r>
                <w:t>1</w:t>
              </w:r>
            </w:ins>
            <w:ins w:id="976" w:author="ilham.nur@office.ui.ac.id" w:date="2023-01-17T22:18:00Z">
              <w:r>
                <w:t xml:space="preserve"> Jam</w:t>
              </w:r>
            </w:ins>
          </w:p>
        </w:tc>
        <w:tc>
          <w:tcPr>
            <w:tcW w:w="1246" w:type="dxa"/>
            <w:tcPrChange w:id="977" w:author="ilham.nur@office.ui.ac.id" w:date="2023-01-18T19:57:00Z">
              <w:tcPr>
                <w:tcW w:w="1962" w:type="dxa"/>
              </w:tcPr>
            </w:tcPrChange>
          </w:tcPr>
          <w:p w14:paraId="010F944F" w14:textId="77777777" w:rsidR="00880927" w:rsidRDefault="00880927" w:rsidP="00880927">
            <w:pPr>
              <w:spacing w:line="360" w:lineRule="auto"/>
              <w:jc w:val="center"/>
              <w:rPr>
                <w:ins w:id="978" w:author="ilham.nur@office.ui.ac.id" w:date="2023-01-18T19:57:00Z"/>
              </w:rPr>
              <w:pPrChange w:id="979" w:author="ilham.nur@office.ui.ac.id" w:date="2023-01-18T19:57:00Z">
                <w:pPr>
                  <w:spacing w:line="360" w:lineRule="auto"/>
                </w:pPr>
              </w:pPrChange>
            </w:pPr>
          </w:p>
        </w:tc>
      </w:tr>
      <w:tr w:rsidR="00880927" w14:paraId="7A808502" w14:textId="2E5D5594" w:rsidTr="00880927">
        <w:trPr>
          <w:ins w:id="980" w:author="ilham.nur@office.ui.ac.id" w:date="2023-01-17T21:54:00Z"/>
        </w:trPr>
        <w:tc>
          <w:tcPr>
            <w:tcW w:w="642" w:type="dxa"/>
            <w:tcPrChange w:id="981" w:author="ilham.nur@office.ui.ac.id" w:date="2023-01-18T19:57:00Z">
              <w:tcPr>
                <w:tcW w:w="693" w:type="dxa"/>
              </w:tcPr>
            </w:tcPrChange>
          </w:tcPr>
          <w:p w14:paraId="578FC507" w14:textId="13A0C185" w:rsidR="00880927" w:rsidRDefault="00880927">
            <w:pPr>
              <w:spacing w:line="360" w:lineRule="auto"/>
              <w:rPr>
                <w:ins w:id="982" w:author="ilham.nur@office.ui.ac.id" w:date="2023-01-17T21:54:00Z"/>
              </w:rPr>
            </w:pPr>
            <w:ins w:id="983" w:author="ilham.nur@office.ui.ac.id" w:date="2023-01-17T21:54:00Z">
              <w:r>
                <w:lastRenderedPageBreak/>
                <w:t>3</w:t>
              </w:r>
            </w:ins>
          </w:p>
        </w:tc>
        <w:tc>
          <w:tcPr>
            <w:tcW w:w="2184" w:type="dxa"/>
            <w:tcPrChange w:id="984" w:author="ilham.nur@office.ui.ac.id" w:date="2023-01-18T19:57:00Z">
              <w:tcPr>
                <w:tcW w:w="2693" w:type="dxa"/>
              </w:tcPr>
            </w:tcPrChange>
          </w:tcPr>
          <w:p w14:paraId="418684DF" w14:textId="676A166E" w:rsidR="00880927" w:rsidRDefault="00880927">
            <w:pPr>
              <w:spacing w:line="360" w:lineRule="auto"/>
              <w:rPr>
                <w:ins w:id="985" w:author="ilham.nur@office.ui.ac.id" w:date="2023-01-17T21:54:00Z"/>
              </w:rPr>
            </w:pPr>
            <w:ins w:id="986" w:author="ilham.nur@office.ui.ac.id" w:date="2023-01-17T21:54:00Z">
              <w:r>
                <w:t xml:space="preserve">Pembuatan </w:t>
              </w:r>
              <w:r w:rsidRPr="00A056DC">
                <w:rPr>
                  <w:i/>
                  <w:iCs/>
                  <w:rPrChange w:id="987" w:author="ilham.nur@office.ui.ac.id" w:date="2023-01-17T21:54:00Z">
                    <w:rPr/>
                  </w:rPrChange>
                </w:rPr>
                <w:t>timeline</w:t>
              </w:r>
              <w:r>
                <w:t xml:space="preserve"> pekerjaan</w:t>
              </w:r>
            </w:ins>
          </w:p>
        </w:tc>
        <w:tc>
          <w:tcPr>
            <w:tcW w:w="1959" w:type="dxa"/>
            <w:tcPrChange w:id="988" w:author="ilham.nur@office.ui.ac.id" w:date="2023-01-18T19:57:00Z">
              <w:tcPr>
                <w:tcW w:w="2426" w:type="dxa"/>
              </w:tcPr>
            </w:tcPrChange>
          </w:tcPr>
          <w:p w14:paraId="60A424FE" w14:textId="5C819F43" w:rsidR="00880927" w:rsidRPr="00A056DC" w:rsidRDefault="00880927">
            <w:pPr>
              <w:spacing w:line="360" w:lineRule="auto"/>
              <w:rPr>
                <w:ins w:id="989" w:author="ilham.nur@office.ui.ac.id" w:date="2023-01-17T21:54:00Z"/>
                <w:rPrChange w:id="990" w:author="ilham.nur@office.ui.ac.id" w:date="2023-01-17T21:54:00Z">
                  <w:rPr>
                    <w:ins w:id="991" w:author="ilham.nur@office.ui.ac.id" w:date="2023-01-17T21:54:00Z"/>
                    <w:i/>
                    <w:iCs/>
                  </w:rPr>
                </w:rPrChange>
              </w:rPr>
            </w:pPr>
            <w:ins w:id="992" w:author="ilham.nur@office.ui.ac.id" w:date="2023-01-17T21:54:00Z">
              <w:r>
                <w:t>PM</w:t>
              </w:r>
            </w:ins>
          </w:p>
        </w:tc>
        <w:tc>
          <w:tcPr>
            <w:tcW w:w="1743" w:type="dxa"/>
            <w:tcPrChange w:id="993" w:author="ilham.nur@office.ui.ac.id" w:date="2023-01-18T19:57:00Z">
              <w:tcPr>
                <w:tcW w:w="1962" w:type="dxa"/>
              </w:tcPr>
            </w:tcPrChange>
          </w:tcPr>
          <w:p w14:paraId="142C1724" w14:textId="045230D1" w:rsidR="00880927" w:rsidRDefault="00880927">
            <w:pPr>
              <w:spacing w:line="360" w:lineRule="auto"/>
              <w:rPr>
                <w:ins w:id="994" w:author="ilham.nur@office.ui.ac.id" w:date="2023-01-17T21:54:00Z"/>
              </w:rPr>
            </w:pPr>
            <w:ins w:id="995" w:author="ilham.nur@office.ui.ac.id" w:date="2023-01-17T21:54:00Z">
              <w:r>
                <w:t>± 0.5 Jam</w:t>
              </w:r>
            </w:ins>
          </w:p>
        </w:tc>
        <w:tc>
          <w:tcPr>
            <w:tcW w:w="1246" w:type="dxa"/>
            <w:tcPrChange w:id="996" w:author="ilham.nur@office.ui.ac.id" w:date="2023-01-18T19:57:00Z">
              <w:tcPr>
                <w:tcW w:w="1962" w:type="dxa"/>
              </w:tcPr>
            </w:tcPrChange>
          </w:tcPr>
          <w:p w14:paraId="4DA8D8B8" w14:textId="77777777" w:rsidR="00880927" w:rsidRDefault="00880927" w:rsidP="00880927">
            <w:pPr>
              <w:spacing w:line="360" w:lineRule="auto"/>
              <w:jc w:val="center"/>
              <w:rPr>
                <w:ins w:id="997" w:author="ilham.nur@office.ui.ac.id" w:date="2023-01-18T19:57:00Z"/>
              </w:rPr>
              <w:pPrChange w:id="998" w:author="ilham.nur@office.ui.ac.id" w:date="2023-01-18T19:57:00Z">
                <w:pPr>
                  <w:spacing w:line="360" w:lineRule="auto"/>
                </w:pPr>
              </w:pPrChange>
            </w:pPr>
          </w:p>
        </w:tc>
      </w:tr>
      <w:tr w:rsidR="00880927" w14:paraId="482C2D48" w14:textId="10C173A5" w:rsidTr="00880927">
        <w:trPr>
          <w:ins w:id="999" w:author="ilham.nur@office.ui.ac.id" w:date="2023-01-17T21:54:00Z"/>
        </w:trPr>
        <w:tc>
          <w:tcPr>
            <w:tcW w:w="642" w:type="dxa"/>
            <w:tcPrChange w:id="1000" w:author="ilham.nur@office.ui.ac.id" w:date="2023-01-18T19:57:00Z">
              <w:tcPr>
                <w:tcW w:w="693" w:type="dxa"/>
              </w:tcPr>
            </w:tcPrChange>
          </w:tcPr>
          <w:p w14:paraId="720A8C9A" w14:textId="4E6545ED" w:rsidR="00880927" w:rsidRDefault="00880927">
            <w:pPr>
              <w:spacing w:line="360" w:lineRule="auto"/>
              <w:rPr>
                <w:ins w:id="1001" w:author="ilham.nur@office.ui.ac.id" w:date="2023-01-17T21:54:00Z"/>
              </w:rPr>
            </w:pPr>
            <w:ins w:id="1002" w:author="ilham.nur@office.ui.ac.id" w:date="2023-01-17T21:54:00Z">
              <w:r>
                <w:t>4</w:t>
              </w:r>
            </w:ins>
          </w:p>
        </w:tc>
        <w:tc>
          <w:tcPr>
            <w:tcW w:w="2184" w:type="dxa"/>
            <w:tcPrChange w:id="1003" w:author="ilham.nur@office.ui.ac.id" w:date="2023-01-18T19:57:00Z">
              <w:tcPr>
                <w:tcW w:w="2693" w:type="dxa"/>
              </w:tcPr>
            </w:tcPrChange>
          </w:tcPr>
          <w:p w14:paraId="19C0D8D9" w14:textId="109656C2" w:rsidR="00880927" w:rsidRDefault="00880927">
            <w:pPr>
              <w:spacing w:line="360" w:lineRule="auto"/>
              <w:rPr>
                <w:ins w:id="1004" w:author="ilham.nur@office.ui.ac.id" w:date="2023-01-17T21:54:00Z"/>
              </w:rPr>
            </w:pPr>
            <w:ins w:id="1005" w:author="ilham.nur@office.ui.ac.id" w:date="2023-01-17T21:54:00Z">
              <w:r>
                <w:t xml:space="preserve">Penentuan sumber daya yang akan </w:t>
              </w:r>
            </w:ins>
            <w:ins w:id="1006" w:author="ilham.nur@office.ui.ac.id" w:date="2023-01-17T22:19:00Z">
              <w:r>
                <w:t>mengerjakan pekerjaan</w:t>
              </w:r>
            </w:ins>
          </w:p>
        </w:tc>
        <w:tc>
          <w:tcPr>
            <w:tcW w:w="1959" w:type="dxa"/>
            <w:tcPrChange w:id="1007" w:author="ilham.nur@office.ui.ac.id" w:date="2023-01-18T19:57:00Z">
              <w:tcPr>
                <w:tcW w:w="2426" w:type="dxa"/>
              </w:tcPr>
            </w:tcPrChange>
          </w:tcPr>
          <w:p w14:paraId="164BBBB3" w14:textId="078880E0" w:rsidR="00880927" w:rsidRPr="005D7840" w:rsidRDefault="00880927">
            <w:pPr>
              <w:spacing w:line="360" w:lineRule="auto"/>
              <w:rPr>
                <w:ins w:id="1008" w:author="ilham.nur@office.ui.ac.id" w:date="2023-01-17T21:54:00Z"/>
                <w:rPrChange w:id="1009" w:author="ilham.nur@office.ui.ac.id" w:date="2023-01-17T22:21:00Z">
                  <w:rPr>
                    <w:ins w:id="1010" w:author="ilham.nur@office.ui.ac.id" w:date="2023-01-17T21:54:00Z"/>
                    <w:i/>
                    <w:iCs/>
                  </w:rPr>
                </w:rPrChange>
              </w:rPr>
            </w:pPr>
            <w:ins w:id="1011" w:author="ilham.nur@office.ui.ac.id" w:date="2023-01-17T22:21:00Z">
              <w:r>
                <w:t xml:space="preserve">Manajer fungsional, </w:t>
              </w:r>
            </w:ins>
          </w:p>
        </w:tc>
        <w:tc>
          <w:tcPr>
            <w:tcW w:w="1743" w:type="dxa"/>
            <w:tcPrChange w:id="1012" w:author="ilham.nur@office.ui.ac.id" w:date="2023-01-18T19:57:00Z">
              <w:tcPr>
                <w:tcW w:w="1962" w:type="dxa"/>
              </w:tcPr>
            </w:tcPrChange>
          </w:tcPr>
          <w:p w14:paraId="726C84B6" w14:textId="3D8DBA03" w:rsidR="00880927" w:rsidRDefault="00880927">
            <w:pPr>
              <w:spacing w:line="360" w:lineRule="auto"/>
              <w:rPr>
                <w:ins w:id="1013" w:author="ilham.nur@office.ui.ac.id" w:date="2023-01-17T21:54:00Z"/>
              </w:rPr>
            </w:pPr>
            <w:ins w:id="1014" w:author="ilham.nur@office.ui.ac.id" w:date="2023-01-17T22:22:00Z">
              <w:r>
                <w:t>± 0.5 Jam</w:t>
              </w:r>
            </w:ins>
          </w:p>
        </w:tc>
        <w:tc>
          <w:tcPr>
            <w:tcW w:w="1246" w:type="dxa"/>
            <w:tcPrChange w:id="1015" w:author="ilham.nur@office.ui.ac.id" w:date="2023-01-18T19:57:00Z">
              <w:tcPr>
                <w:tcW w:w="1962" w:type="dxa"/>
              </w:tcPr>
            </w:tcPrChange>
          </w:tcPr>
          <w:p w14:paraId="687E3803" w14:textId="0E63A3CC" w:rsidR="00880927" w:rsidRDefault="00880927" w:rsidP="00880927">
            <w:pPr>
              <w:spacing w:line="360" w:lineRule="auto"/>
              <w:jc w:val="center"/>
              <w:rPr>
                <w:ins w:id="1016" w:author="ilham.nur@office.ui.ac.id" w:date="2023-01-18T19:57:00Z"/>
              </w:rPr>
              <w:pPrChange w:id="1017" w:author="ilham.nur@office.ui.ac.id" w:date="2023-01-18T19:57:00Z">
                <w:pPr>
                  <w:spacing w:line="360" w:lineRule="auto"/>
                </w:pPr>
              </w:pPrChange>
            </w:pPr>
            <w:ins w:id="1018" w:author="ilham.nur@office.ui.ac.id" w:date="2023-01-18T19:57:00Z">
              <w:r>
                <w:rPr>
                  <w:rFonts w:ascii="Segoe UI Symbol" w:hAnsi="Segoe UI Symbol" w:cs="Segoe UI Symbol"/>
                </w:rPr>
                <w:t>✓</w:t>
              </w:r>
            </w:ins>
          </w:p>
        </w:tc>
      </w:tr>
      <w:tr w:rsidR="00880927" w14:paraId="0C3BBFDB" w14:textId="5017E36C" w:rsidTr="00880927">
        <w:trPr>
          <w:ins w:id="1019" w:author="ilham.nur@office.ui.ac.id" w:date="2023-01-17T22:22:00Z"/>
        </w:trPr>
        <w:tc>
          <w:tcPr>
            <w:tcW w:w="642" w:type="dxa"/>
            <w:tcPrChange w:id="1020" w:author="ilham.nur@office.ui.ac.id" w:date="2023-01-18T19:57:00Z">
              <w:tcPr>
                <w:tcW w:w="693" w:type="dxa"/>
              </w:tcPr>
            </w:tcPrChange>
          </w:tcPr>
          <w:p w14:paraId="3B1ED680" w14:textId="5B2DA252" w:rsidR="00880927" w:rsidRDefault="00880927">
            <w:pPr>
              <w:spacing w:line="360" w:lineRule="auto"/>
              <w:rPr>
                <w:ins w:id="1021" w:author="ilham.nur@office.ui.ac.id" w:date="2023-01-17T22:22:00Z"/>
              </w:rPr>
            </w:pPr>
            <w:ins w:id="1022" w:author="ilham.nur@office.ui.ac.id" w:date="2023-01-17T22:22:00Z">
              <w:r>
                <w:t>5</w:t>
              </w:r>
            </w:ins>
          </w:p>
        </w:tc>
        <w:tc>
          <w:tcPr>
            <w:tcW w:w="2184" w:type="dxa"/>
            <w:tcPrChange w:id="1023" w:author="ilham.nur@office.ui.ac.id" w:date="2023-01-18T19:57:00Z">
              <w:tcPr>
                <w:tcW w:w="2693" w:type="dxa"/>
              </w:tcPr>
            </w:tcPrChange>
          </w:tcPr>
          <w:p w14:paraId="2917C511" w14:textId="4E7C1103" w:rsidR="00880927" w:rsidRPr="00E54A31" w:rsidRDefault="00880927">
            <w:pPr>
              <w:spacing w:line="360" w:lineRule="auto"/>
              <w:rPr>
                <w:ins w:id="1024" w:author="ilham.nur@office.ui.ac.id" w:date="2023-01-17T22:22:00Z"/>
              </w:rPr>
            </w:pPr>
            <w:ins w:id="1025" w:author="ilham.nur@office.ui.ac.id" w:date="2023-01-17T22:24:00Z">
              <w:r>
                <w:t xml:space="preserve">Memasukan </w:t>
              </w:r>
            </w:ins>
            <w:ins w:id="1026" w:author="ilham.nur@office.ui.ac.id" w:date="2023-01-17T22:25:00Z">
              <w:r>
                <w:t xml:space="preserve">kebutuhan </w:t>
              </w:r>
            </w:ins>
            <w:ins w:id="1027" w:author="ilham.nur@office.ui.ac.id" w:date="2023-01-17T22:24:00Z">
              <w:r>
                <w:t>baru ditengah</w:t>
              </w:r>
            </w:ins>
            <w:ins w:id="1028" w:author="ilham.nur@office.ui.ac.id" w:date="2023-01-17T22:25:00Z">
              <w:r>
                <w:t xml:space="preserve">-tengah pekerjaan akibat </w:t>
              </w:r>
              <w:r>
                <w:rPr>
                  <w:i/>
                  <w:iCs/>
                </w:rPr>
                <w:t xml:space="preserve">change management </w:t>
              </w:r>
            </w:ins>
          </w:p>
        </w:tc>
        <w:tc>
          <w:tcPr>
            <w:tcW w:w="1959" w:type="dxa"/>
            <w:tcPrChange w:id="1029" w:author="ilham.nur@office.ui.ac.id" w:date="2023-01-18T19:57:00Z">
              <w:tcPr>
                <w:tcW w:w="2426" w:type="dxa"/>
              </w:tcPr>
            </w:tcPrChange>
          </w:tcPr>
          <w:p w14:paraId="0FEFEB7B" w14:textId="7ECAA33B" w:rsidR="00880927" w:rsidRDefault="00880927">
            <w:pPr>
              <w:spacing w:line="360" w:lineRule="auto"/>
              <w:rPr>
                <w:ins w:id="1030" w:author="ilham.nur@office.ui.ac.id" w:date="2023-01-17T22:22:00Z"/>
              </w:rPr>
            </w:pPr>
            <w:ins w:id="1031" w:author="ilham.nur@office.ui.ac.id" w:date="2023-01-17T22:25:00Z">
              <w:r>
                <w:t>AM, PM</w:t>
              </w:r>
            </w:ins>
          </w:p>
        </w:tc>
        <w:tc>
          <w:tcPr>
            <w:tcW w:w="1743" w:type="dxa"/>
            <w:tcPrChange w:id="1032" w:author="ilham.nur@office.ui.ac.id" w:date="2023-01-18T19:57:00Z">
              <w:tcPr>
                <w:tcW w:w="1962" w:type="dxa"/>
              </w:tcPr>
            </w:tcPrChange>
          </w:tcPr>
          <w:p w14:paraId="02297A0C" w14:textId="628DB18B" w:rsidR="00880927" w:rsidRDefault="00880927">
            <w:pPr>
              <w:spacing w:line="360" w:lineRule="auto"/>
              <w:rPr>
                <w:ins w:id="1033" w:author="ilham.nur@office.ui.ac.id" w:date="2023-01-17T22:22:00Z"/>
              </w:rPr>
            </w:pPr>
            <w:ins w:id="1034" w:author="ilham.nur@office.ui.ac.id" w:date="2023-01-17T22:25:00Z">
              <w:r>
                <w:t>± 0.5 Jam</w:t>
              </w:r>
            </w:ins>
          </w:p>
        </w:tc>
        <w:tc>
          <w:tcPr>
            <w:tcW w:w="1246" w:type="dxa"/>
            <w:tcPrChange w:id="1035" w:author="ilham.nur@office.ui.ac.id" w:date="2023-01-18T19:57:00Z">
              <w:tcPr>
                <w:tcW w:w="1962" w:type="dxa"/>
              </w:tcPr>
            </w:tcPrChange>
          </w:tcPr>
          <w:p w14:paraId="3F7C88C4" w14:textId="77777777" w:rsidR="00880927" w:rsidRDefault="00880927" w:rsidP="003045D3">
            <w:pPr>
              <w:spacing w:line="360" w:lineRule="auto"/>
              <w:jc w:val="center"/>
              <w:rPr>
                <w:ins w:id="1036" w:author="ilham.nur@office.ui.ac.id" w:date="2023-01-18T19:57:00Z"/>
              </w:rPr>
              <w:pPrChange w:id="1037" w:author="ilham.nur@office.ui.ac.id" w:date="2023-01-18T22:13:00Z">
                <w:pPr>
                  <w:spacing w:line="360" w:lineRule="auto"/>
                </w:pPr>
              </w:pPrChange>
            </w:pPr>
          </w:p>
        </w:tc>
      </w:tr>
      <w:tr w:rsidR="00880927" w14:paraId="1CED007B" w14:textId="49E7EB7E" w:rsidTr="00880927">
        <w:trPr>
          <w:ins w:id="1038" w:author="ilham.nur@office.ui.ac.id" w:date="2023-01-17T22:25:00Z"/>
        </w:trPr>
        <w:tc>
          <w:tcPr>
            <w:tcW w:w="642" w:type="dxa"/>
            <w:tcPrChange w:id="1039" w:author="ilham.nur@office.ui.ac.id" w:date="2023-01-18T19:57:00Z">
              <w:tcPr>
                <w:tcW w:w="693" w:type="dxa"/>
              </w:tcPr>
            </w:tcPrChange>
          </w:tcPr>
          <w:p w14:paraId="0958E4D8" w14:textId="7FE6A50E" w:rsidR="00880927" w:rsidRDefault="00880927">
            <w:pPr>
              <w:spacing w:line="360" w:lineRule="auto"/>
              <w:rPr>
                <w:ins w:id="1040" w:author="ilham.nur@office.ui.ac.id" w:date="2023-01-17T22:25:00Z"/>
              </w:rPr>
            </w:pPr>
            <w:ins w:id="1041" w:author="ilham.nur@office.ui.ac.id" w:date="2023-01-17T22:26:00Z">
              <w:r>
                <w:t>6</w:t>
              </w:r>
            </w:ins>
          </w:p>
        </w:tc>
        <w:tc>
          <w:tcPr>
            <w:tcW w:w="2184" w:type="dxa"/>
            <w:tcPrChange w:id="1042" w:author="ilham.nur@office.ui.ac.id" w:date="2023-01-18T19:57:00Z">
              <w:tcPr>
                <w:tcW w:w="2693" w:type="dxa"/>
              </w:tcPr>
            </w:tcPrChange>
          </w:tcPr>
          <w:p w14:paraId="324FFA53" w14:textId="065A1C2B" w:rsidR="00880927" w:rsidRPr="00E54A31" w:rsidRDefault="00880927">
            <w:pPr>
              <w:spacing w:line="360" w:lineRule="auto"/>
              <w:rPr>
                <w:ins w:id="1043" w:author="ilham.nur@office.ui.ac.id" w:date="2023-01-17T22:25:00Z"/>
                <w:i/>
                <w:iCs/>
                <w:rPrChange w:id="1044" w:author="ilham.nur@office.ui.ac.id" w:date="2023-01-17T22:26:00Z">
                  <w:rPr>
                    <w:ins w:id="1045" w:author="ilham.nur@office.ui.ac.id" w:date="2023-01-17T22:25:00Z"/>
                  </w:rPr>
                </w:rPrChange>
              </w:rPr>
            </w:pPr>
            <w:ins w:id="1046" w:author="ilham.nur@office.ui.ac.id" w:date="2023-01-17T22:26:00Z">
              <w:r>
                <w:t xml:space="preserve">Menentukan pekerjaan apa yang akan dikerjakan pada </w:t>
              </w:r>
              <w:r>
                <w:rPr>
                  <w:i/>
                  <w:iCs/>
                </w:rPr>
                <w:t>change management</w:t>
              </w:r>
            </w:ins>
          </w:p>
        </w:tc>
        <w:tc>
          <w:tcPr>
            <w:tcW w:w="1959" w:type="dxa"/>
            <w:tcPrChange w:id="1047" w:author="ilham.nur@office.ui.ac.id" w:date="2023-01-18T19:57:00Z">
              <w:tcPr>
                <w:tcW w:w="2426" w:type="dxa"/>
              </w:tcPr>
            </w:tcPrChange>
          </w:tcPr>
          <w:p w14:paraId="41432369" w14:textId="00FF0C59" w:rsidR="00880927" w:rsidRDefault="00880927">
            <w:pPr>
              <w:spacing w:line="360" w:lineRule="auto"/>
              <w:rPr>
                <w:ins w:id="1048" w:author="ilham.nur@office.ui.ac.id" w:date="2023-01-17T22:25:00Z"/>
              </w:rPr>
            </w:pPr>
            <w:ins w:id="1049" w:author="ilham.nur@office.ui.ac.id" w:date="2023-01-17T22:26:00Z">
              <w:r>
                <w:t>Manajer fungsional, PM, AM</w:t>
              </w:r>
            </w:ins>
          </w:p>
        </w:tc>
        <w:tc>
          <w:tcPr>
            <w:tcW w:w="1743" w:type="dxa"/>
            <w:tcPrChange w:id="1050" w:author="ilham.nur@office.ui.ac.id" w:date="2023-01-18T19:57:00Z">
              <w:tcPr>
                <w:tcW w:w="1962" w:type="dxa"/>
              </w:tcPr>
            </w:tcPrChange>
          </w:tcPr>
          <w:p w14:paraId="47B24424" w14:textId="7C28DC83" w:rsidR="00880927" w:rsidRDefault="00880927">
            <w:pPr>
              <w:spacing w:line="360" w:lineRule="auto"/>
              <w:rPr>
                <w:ins w:id="1051" w:author="ilham.nur@office.ui.ac.id" w:date="2023-01-17T22:25:00Z"/>
              </w:rPr>
            </w:pPr>
            <w:ins w:id="1052" w:author="ilham.nur@office.ui.ac.id" w:date="2023-01-17T22:27:00Z">
              <w:r>
                <w:t>± 1 Jam</w:t>
              </w:r>
            </w:ins>
          </w:p>
        </w:tc>
        <w:tc>
          <w:tcPr>
            <w:tcW w:w="1246" w:type="dxa"/>
            <w:tcPrChange w:id="1053" w:author="ilham.nur@office.ui.ac.id" w:date="2023-01-18T19:57:00Z">
              <w:tcPr>
                <w:tcW w:w="1962" w:type="dxa"/>
              </w:tcPr>
            </w:tcPrChange>
          </w:tcPr>
          <w:p w14:paraId="61421A03" w14:textId="77777777" w:rsidR="00880927" w:rsidRDefault="00880927" w:rsidP="003045D3">
            <w:pPr>
              <w:spacing w:line="360" w:lineRule="auto"/>
              <w:jc w:val="center"/>
              <w:rPr>
                <w:ins w:id="1054" w:author="ilham.nur@office.ui.ac.id" w:date="2023-01-18T19:57:00Z"/>
              </w:rPr>
              <w:pPrChange w:id="1055" w:author="ilham.nur@office.ui.ac.id" w:date="2023-01-18T22:13:00Z">
                <w:pPr>
                  <w:spacing w:line="360" w:lineRule="auto"/>
                </w:pPr>
              </w:pPrChange>
            </w:pPr>
          </w:p>
        </w:tc>
      </w:tr>
      <w:tr w:rsidR="00880927" w14:paraId="0368776B" w14:textId="1246E70C" w:rsidTr="00880927">
        <w:trPr>
          <w:ins w:id="1056" w:author="ilham.nur@office.ui.ac.id" w:date="2023-01-17T22:26:00Z"/>
        </w:trPr>
        <w:tc>
          <w:tcPr>
            <w:tcW w:w="642" w:type="dxa"/>
            <w:tcPrChange w:id="1057" w:author="ilham.nur@office.ui.ac.id" w:date="2023-01-18T19:57:00Z">
              <w:tcPr>
                <w:tcW w:w="693" w:type="dxa"/>
              </w:tcPr>
            </w:tcPrChange>
          </w:tcPr>
          <w:p w14:paraId="345F543D" w14:textId="36607023" w:rsidR="00880927" w:rsidRDefault="00880927">
            <w:pPr>
              <w:spacing w:line="360" w:lineRule="auto"/>
              <w:rPr>
                <w:ins w:id="1058" w:author="ilham.nur@office.ui.ac.id" w:date="2023-01-17T22:26:00Z"/>
              </w:rPr>
            </w:pPr>
            <w:ins w:id="1059" w:author="ilham.nur@office.ui.ac.id" w:date="2023-01-17T22:26:00Z">
              <w:r>
                <w:t>7</w:t>
              </w:r>
            </w:ins>
          </w:p>
        </w:tc>
        <w:tc>
          <w:tcPr>
            <w:tcW w:w="2184" w:type="dxa"/>
            <w:tcPrChange w:id="1060" w:author="ilham.nur@office.ui.ac.id" w:date="2023-01-18T19:57:00Z">
              <w:tcPr>
                <w:tcW w:w="2693" w:type="dxa"/>
              </w:tcPr>
            </w:tcPrChange>
          </w:tcPr>
          <w:p w14:paraId="482F666E" w14:textId="6B2A26F9" w:rsidR="00880927" w:rsidRPr="00C8217F" w:rsidRDefault="00880927">
            <w:pPr>
              <w:spacing w:line="360" w:lineRule="auto"/>
              <w:rPr>
                <w:ins w:id="1061" w:author="ilham.nur@office.ui.ac.id" w:date="2023-01-17T22:26:00Z"/>
              </w:rPr>
            </w:pPr>
            <w:ins w:id="1062" w:author="ilham.nur@office.ui.ac.id" w:date="2023-01-17T22:26:00Z">
              <w:r>
                <w:rPr>
                  <w:i/>
                  <w:iCs/>
                </w:rPr>
                <w:t xml:space="preserve">Rebaseline </w:t>
              </w:r>
              <w:r>
                <w:t>waktu pekerjaan</w:t>
              </w:r>
            </w:ins>
          </w:p>
        </w:tc>
        <w:tc>
          <w:tcPr>
            <w:tcW w:w="1959" w:type="dxa"/>
            <w:tcPrChange w:id="1063" w:author="ilham.nur@office.ui.ac.id" w:date="2023-01-18T19:57:00Z">
              <w:tcPr>
                <w:tcW w:w="2426" w:type="dxa"/>
              </w:tcPr>
            </w:tcPrChange>
          </w:tcPr>
          <w:p w14:paraId="5D795244" w14:textId="5356D10D" w:rsidR="00880927" w:rsidRDefault="00880927">
            <w:pPr>
              <w:spacing w:line="360" w:lineRule="auto"/>
              <w:rPr>
                <w:ins w:id="1064" w:author="ilham.nur@office.ui.ac.id" w:date="2023-01-17T22:26:00Z"/>
              </w:rPr>
            </w:pPr>
            <w:ins w:id="1065" w:author="ilham.nur@office.ui.ac.id" w:date="2023-01-17T22:26:00Z">
              <w:r>
                <w:t>PM, Mana</w:t>
              </w:r>
            </w:ins>
            <w:ins w:id="1066" w:author="ilham.nur@office.ui.ac.id" w:date="2023-01-17T22:27:00Z">
              <w:r>
                <w:t>jer fungsional</w:t>
              </w:r>
            </w:ins>
          </w:p>
        </w:tc>
        <w:tc>
          <w:tcPr>
            <w:tcW w:w="1743" w:type="dxa"/>
            <w:tcPrChange w:id="1067" w:author="ilham.nur@office.ui.ac.id" w:date="2023-01-18T19:57:00Z">
              <w:tcPr>
                <w:tcW w:w="1962" w:type="dxa"/>
              </w:tcPr>
            </w:tcPrChange>
          </w:tcPr>
          <w:p w14:paraId="1255DF69" w14:textId="48E541A4" w:rsidR="00880927" w:rsidRDefault="00880927">
            <w:pPr>
              <w:spacing w:line="360" w:lineRule="auto"/>
              <w:rPr>
                <w:ins w:id="1068" w:author="ilham.nur@office.ui.ac.id" w:date="2023-01-17T22:26:00Z"/>
              </w:rPr>
            </w:pPr>
            <w:ins w:id="1069" w:author="ilham.nur@office.ui.ac.id" w:date="2023-01-17T22:27:00Z">
              <w:r>
                <w:t>± 1 Jam</w:t>
              </w:r>
            </w:ins>
          </w:p>
        </w:tc>
        <w:tc>
          <w:tcPr>
            <w:tcW w:w="1246" w:type="dxa"/>
            <w:tcPrChange w:id="1070" w:author="ilham.nur@office.ui.ac.id" w:date="2023-01-18T19:57:00Z">
              <w:tcPr>
                <w:tcW w:w="1962" w:type="dxa"/>
              </w:tcPr>
            </w:tcPrChange>
          </w:tcPr>
          <w:p w14:paraId="451A78EC" w14:textId="69F40148" w:rsidR="00880927" w:rsidRDefault="00880927" w:rsidP="003045D3">
            <w:pPr>
              <w:spacing w:line="360" w:lineRule="auto"/>
              <w:jc w:val="center"/>
              <w:rPr>
                <w:ins w:id="1071" w:author="ilham.nur@office.ui.ac.id" w:date="2023-01-18T19:57:00Z"/>
              </w:rPr>
              <w:pPrChange w:id="1072" w:author="ilham.nur@office.ui.ac.id" w:date="2023-01-18T22:13:00Z">
                <w:pPr>
                  <w:spacing w:line="360" w:lineRule="auto"/>
                </w:pPr>
              </w:pPrChange>
            </w:pPr>
            <w:ins w:id="1073" w:author="ilham.nur@office.ui.ac.id" w:date="2023-01-18T19:58:00Z">
              <w:r>
                <w:rPr>
                  <w:rFonts w:ascii="Segoe UI Symbol" w:hAnsi="Segoe UI Symbol" w:cs="Segoe UI Symbol"/>
                </w:rPr>
                <w:t>✓</w:t>
              </w:r>
            </w:ins>
          </w:p>
        </w:tc>
      </w:tr>
      <w:tr w:rsidR="00880927" w14:paraId="31D77473" w14:textId="559567E6" w:rsidTr="00880927">
        <w:trPr>
          <w:ins w:id="1074" w:author="ilham.nur@office.ui.ac.id" w:date="2023-01-17T22:27:00Z"/>
        </w:trPr>
        <w:tc>
          <w:tcPr>
            <w:tcW w:w="642" w:type="dxa"/>
            <w:tcPrChange w:id="1075" w:author="ilham.nur@office.ui.ac.id" w:date="2023-01-18T19:57:00Z">
              <w:tcPr>
                <w:tcW w:w="693" w:type="dxa"/>
              </w:tcPr>
            </w:tcPrChange>
          </w:tcPr>
          <w:p w14:paraId="7CD8B10C" w14:textId="46570207" w:rsidR="00880927" w:rsidRDefault="00880927">
            <w:pPr>
              <w:spacing w:line="360" w:lineRule="auto"/>
              <w:rPr>
                <w:ins w:id="1076" w:author="ilham.nur@office.ui.ac.id" w:date="2023-01-17T22:27:00Z"/>
              </w:rPr>
            </w:pPr>
            <w:ins w:id="1077" w:author="ilham.nur@office.ui.ac.id" w:date="2023-01-17T22:27:00Z">
              <w:r>
                <w:t>8</w:t>
              </w:r>
            </w:ins>
          </w:p>
        </w:tc>
        <w:tc>
          <w:tcPr>
            <w:tcW w:w="2184" w:type="dxa"/>
            <w:tcPrChange w:id="1078" w:author="ilham.nur@office.ui.ac.id" w:date="2023-01-18T19:57:00Z">
              <w:tcPr>
                <w:tcW w:w="2693" w:type="dxa"/>
              </w:tcPr>
            </w:tcPrChange>
          </w:tcPr>
          <w:p w14:paraId="200D1598" w14:textId="41989145" w:rsidR="00880927" w:rsidRPr="00C8217F" w:rsidRDefault="00880927">
            <w:pPr>
              <w:spacing w:line="360" w:lineRule="auto"/>
              <w:rPr>
                <w:ins w:id="1079" w:author="ilham.nur@office.ui.ac.id" w:date="2023-01-17T22:27:00Z"/>
                <w:rPrChange w:id="1080" w:author="ilham.nur@office.ui.ac.id" w:date="2023-01-17T22:27:00Z">
                  <w:rPr>
                    <w:ins w:id="1081" w:author="ilham.nur@office.ui.ac.id" w:date="2023-01-17T22:27:00Z"/>
                    <w:i/>
                    <w:iCs/>
                  </w:rPr>
                </w:rPrChange>
              </w:rPr>
            </w:pPr>
            <w:ins w:id="1082" w:author="ilham.nur@office.ui.ac.id" w:date="2023-01-17T22:27:00Z">
              <w:r>
                <w:t>Penentuan sumber daya yang akan melakukan pekerjaan</w:t>
              </w:r>
            </w:ins>
          </w:p>
        </w:tc>
        <w:tc>
          <w:tcPr>
            <w:tcW w:w="1959" w:type="dxa"/>
            <w:tcPrChange w:id="1083" w:author="ilham.nur@office.ui.ac.id" w:date="2023-01-18T19:57:00Z">
              <w:tcPr>
                <w:tcW w:w="2426" w:type="dxa"/>
              </w:tcPr>
            </w:tcPrChange>
          </w:tcPr>
          <w:p w14:paraId="310221FD" w14:textId="5617B620" w:rsidR="00880927" w:rsidRDefault="00880927">
            <w:pPr>
              <w:spacing w:line="360" w:lineRule="auto"/>
              <w:rPr>
                <w:ins w:id="1084" w:author="ilham.nur@office.ui.ac.id" w:date="2023-01-17T22:27:00Z"/>
              </w:rPr>
            </w:pPr>
            <w:ins w:id="1085" w:author="ilham.nur@office.ui.ac.id" w:date="2023-01-17T22:27:00Z">
              <w:r>
                <w:t>PM, Manajer fungsional</w:t>
              </w:r>
            </w:ins>
          </w:p>
        </w:tc>
        <w:tc>
          <w:tcPr>
            <w:tcW w:w="1743" w:type="dxa"/>
            <w:tcPrChange w:id="1086" w:author="ilham.nur@office.ui.ac.id" w:date="2023-01-18T19:57:00Z">
              <w:tcPr>
                <w:tcW w:w="1962" w:type="dxa"/>
              </w:tcPr>
            </w:tcPrChange>
          </w:tcPr>
          <w:p w14:paraId="39DEC279" w14:textId="7A4F115E" w:rsidR="00880927" w:rsidRDefault="00880927">
            <w:pPr>
              <w:spacing w:line="360" w:lineRule="auto"/>
              <w:rPr>
                <w:ins w:id="1087" w:author="ilham.nur@office.ui.ac.id" w:date="2023-01-17T22:27:00Z"/>
              </w:rPr>
            </w:pPr>
            <w:ins w:id="1088" w:author="ilham.nur@office.ui.ac.id" w:date="2023-01-17T22:27:00Z">
              <w:r>
                <w:t>± 8 Jam</w:t>
              </w:r>
            </w:ins>
          </w:p>
        </w:tc>
        <w:tc>
          <w:tcPr>
            <w:tcW w:w="1246" w:type="dxa"/>
            <w:tcPrChange w:id="1089" w:author="ilham.nur@office.ui.ac.id" w:date="2023-01-18T19:57:00Z">
              <w:tcPr>
                <w:tcW w:w="1962" w:type="dxa"/>
              </w:tcPr>
            </w:tcPrChange>
          </w:tcPr>
          <w:p w14:paraId="5FBFCAC7" w14:textId="6B6BAF99" w:rsidR="00880927" w:rsidRDefault="00880927" w:rsidP="003045D3">
            <w:pPr>
              <w:spacing w:line="360" w:lineRule="auto"/>
              <w:jc w:val="center"/>
              <w:rPr>
                <w:ins w:id="1090" w:author="ilham.nur@office.ui.ac.id" w:date="2023-01-18T19:57:00Z"/>
              </w:rPr>
              <w:pPrChange w:id="1091" w:author="ilham.nur@office.ui.ac.id" w:date="2023-01-18T22:13:00Z">
                <w:pPr>
                  <w:spacing w:line="360" w:lineRule="auto"/>
                </w:pPr>
              </w:pPrChange>
            </w:pPr>
            <w:ins w:id="1092" w:author="ilham.nur@office.ui.ac.id" w:date="2023-01-18T19:58:00Z">
              <w:r>
                <w:rPr>
                  <w:rFonts w:ascii="Segoe UI Symbol" w:hAnsi="Segoe UI Symbol" w:cs="Segoe UI Symbol"/>
                </w:rPr>
                <w:t>✓</w:t>
              </w:r>
            </w:ins>
          </w:p>
        </w:tc>
      </w:tr>
    </w:tbl>
    <w:p w14:paraId="16AC0165" w14:textId="77777777" w:rsidR="00726698" w:rsidRDefault="00726698" w:rsidP="00AE58C4">
      <w:pPr>
        <w:spacing w:line="360" w:lineRule="auto"/>
        <w:ind w:left="720"/>
        <w:rPr>
          <w:ins w:id="1093" w:author="ilham.nur@office.ui.ac.id" w:date="2023-01-17T22:46:00Z"/>
        </w:rPr>
      </w:pPr>
    </w:p>
    <w:p w14:paraId="43734343" w14:textId="5C00E4B7" w:rsidR="005C5289" w:rsidRDefault="005C5289" w:rsidP="00AE58C4">
      <w:pPr>
        <w:spacing w:line="360" w:lineRule="auto"/>
        <w:ind w:left="720"/>
        <w:rPr>
          <w:ins w:id="1094" w:author="ilham.nur@office.ui.ac.id" w:date="2023-01-17T23:02:00Z"/>
        </w:rPr>
      </w:pPr>
      <w:ins w:id="1095" w:author="ilham.nur@office.ui.ac.id" w:date="2023-01-17T22:46:00Z">
        <w:r>
          <w:t xml:space="preserve">Waktu yang tertera pada </w:t>
        </w:r>
        <w:r>
          <w:fldChar w:fldCharType="begin"/>
        </w:r>
        <w:r>
          <w:instrText xml:space="preserve"> REF _Ref124886899 \h </w:instrText>
        </w:r>
      </w:ins>
      <w:r>
        <w:fldChar w:fldCharType="separate"/>
      </w:r>
      <w:ins w:id="1096" w:author="ilham.nur@office.ui.ac.id" w:date="2023-01-17T22:46:00Z">
        <w:r>
          <w:t xml:space="preserve">Tabel </w:t>
        </w:r>
        <w:r>
          <w:rPr>
            <w:noProof/>
          </w:rPr>
          <w:t>3</w:t>
        </w:r>
        <w:r>
          <w:t>.</w:t>
        </w:r>
        <w:r>
          <w:rPr>
            <w:noProof/>
          </w:rPr>
          <w:t>3</w:t>
        </w:r>
        <w:r>
          <w:fldChar w:fldCharType="end"/>
        </w:r>
        <w:r>
          <w:t xml:space="preserve"> merupakan waktu yang telah disesuaikan dengan kondisi antrian dan jumlah pekerjaan yang dibebankan pada </w:t>
        </w:r>
      </w:ins>
      <w:ins w:id="1097" w:author="ilham.nur@office.ui.ac.id" w:date="2023-01-17T22:47:00Z">
        <w:r>
          <w:t>masing-masing pekerja.</w:t>
        </w:r>
      </w:ins>
      <w:ins w:id="1098" w:author="ilham.nur@office.ui.ac.id" w:date="2023-01-17T23:02:00Z">
        <w:r w:rsidR="00622E59">
          <w:t xml:space="preserve"> Proses bisnis pada </w:t>
        </w:r>
        <w:r w:rsidR="00622E59">
          <w:fldChar w:fldCharType="begin"/>
        </w:r>
        <w:r w:rsidR="00622E59">
          <w:instrText xml:space="preserve"> REF _Ref124886899 \h </w:instrText>
        </w:r>
      </w:ins>
      <w:r w:rsidR="00622E59">
        <w:fldChar w:fldCharType="separate"/>
      </w:r>
      <w:ins w:id="1099" w:author="ilham.nur@office.ui.ac.id" w:date="2023-01-17T23:02:00Z">
        <w:r w:rsidR="00622E59">
          <w:t xml:space="preserve">Tabel </w:t>
        </w:r>
        <w:r w:rsidR="00622E59">
          <w:rPr>
            <w:noProof/>
          </w:rPr>
          <w:t>3</w:t>
        </w:r>
        <w:r w:rsidR="00622E59">
          <w:t>.</w:t>
        </w:r>
        <w:r w:rsidR="00622E59">
          <w:rPr>
            <w:noProof/>
          </w:rPr>
          <w:t>3</w:t>
        </w:r>
        <w:r w:rsidR="00622E59">
          <w:fldChar w:fldCharType="end"/>
        </w:r>
        <w:r w:rsidR="00622E59">
          <w:t xml:space="preserve"> kemudian akan digambarkan kedalam notasi BPMN untuk memperjelas aliran dan juga waktu yang dilalui pada proses tersebut</w:t>
        </w:r>
        <w:r w:rsidR="00D228CC">
          <w:t>.</w:t>
        </w:r>
      </w:ins>
    </w:p>
    <w:p w14:paraId="47A41BA3" w14:textId="1E5D5B4D" w:rsidR="00D228CC" w:rsidRDefault="00D228CC">
      <w:pPr>
        <w:pStyle w:val="Heading3"/>
        <w:spacing w:line="360" w:lineRule="auto"/>
        <w:rPr>
          <w:ins w:id="1100" w:author="ilham.nur@office.ui.ac.id" w:date="2023-01-17T23:03:00Z"/>
        </w:rPr>
        <w:pPrChange w:id="1101" w:author="ilham.nur@office.ui.ac.id" w:date="2023-01-17T23:04:00Z">
          <w:pPr>
            <w:pStyle w:val="Heading3"/>
          </w:pPr>
        </w:pPrChange>
      </w:pPr>
      <w:ins w:id="1102" w:author="ilham.nur@office.ui.ac.id" w:date="2023-01-17T23:03:00Z">
        <w:r>
          <w:t xml:space="preserve">Pemodelan Proses Bisnis </w:t>
        </w:r>
        <w:r w:rsidR="00CD37DF">
          <w:rPr>
            <w:i/>
            <w:iCs/>
          </w:rPr>
          <w:t>To Be</w:t>
        </w:r>
        <w:r w:rsidR="00CD37DF">
          <w:t xml:space="preserve"> </w:t>
        </w:r>
      </w:ins>
    </w:p>
    <w:p w14:paraId="086F7B57" w14:textId="41A60962" w:rsidR="00FC3DC6" w:rsidRDefault="00CD37DF" w:rsidP="00D30E29">
      <w:pPr>
        <w:spacing w:line="360" w:lineRule="auto"/>
        <w:ind w:left="720"/>
        <w:rPr>
          <w:ins w:id="1103" w:author="ilham.nur@office.ui.ac.id" w:date="2023-01-18T05:54:00Z"/>
        </w:rPr>
        <w:pPrChange w:id="1104" w:author="ilham.nur@office.ui.ac.id" w:date="2023-01-18T21:47:00Z">
          <w:pPr/>
        </w:pPrChange>
      </w:pPr>
      <w:ins w:id="1105" w:author="ilham.nur@office.ui.ac.id" w:date="2023-01-17T23:03:00Z">
        <w:r>
          <w:t xml:space="preserve">Sistem yang telah dirancang, diharapkan dapat memenuhi kondisi </w:t>
        </w:r>
        <w:r w:rsidRPr="00CD37DF">
          <w:rPr>
            <w:i/>
            <w:iCs/>
            <w:rPrChange w:id="1106" w:author="ilham.nur@office.ui.ac.id" w:date="2023-01-17T23:03:00Z">
              <w:rPr/>
            </w:rPrChange>
          </w:rPr>
          <w:t>To Be</w:t>
        </w:r>
        <w:r>
          <w:rPr>
            <w:i/>
            <w:iCs/>
          </w:rPr>
          <w:t xml:space="preserve">, </w:t>
        </w:r>
        <w:r>
          <w:t>yang dapat menyelesaikan permasalahan</w:t>
        </w:r>
        <w:r w:rsidR="007B3926">
          <w:t xml:space="preserve"> RCMPSP yang berjalan </w:t>
        </w:r>
      </w:ins>
      <w:ins w:id="1107" w:author="ilham.nur@office.ui.ac.id" w:date="2023-01-17T23:04:00Z">
        <w:r w:rsidR="007B3926">
          <w:t>pada PT. X.</w:t>
        </w:r>
      </w:ins>
      <w:ins w:id="1108" w:author="ilham.nur@office.ui.ac.id" w:date="2023-01-18T19:53:00Z">
        <w:r w:rsidR="00162AAB">
          <w:t xml:space="preserve"> Adapun tahapan yang diharapkan dapat dioptimasi dengan adanya sistem </w:t>
        </w:r>
        <w:r w:rsidR="00B05E38">
          <w:t>alokasi pekerjaan dan sumber daya dapat dilihat pada</w:t>
        </w:r>
      </w:ins>
      <w:ins w:id="1109" w:author="ilham.nur@office.ui.ac.id" w:date="2023-01-18T19:58:00Z">
        <w:r w:rsidR="00880927">
          <w:t xml:space="preserve"> </w:t>
        </w:r>
      </w:ins>
      <w:ins w:id="1110" w:author="ilham.nur@office.ui.ac.id" w:date="2023-01-18T20:14:00Z">
        <w:r w:rsidR="00447B4E">
          <w:fldChar w:fldCharType="begin"/>
        </w:r>
        <w:r w:rsidR="00447B4E">
          <w:instrText xml:space="preserve"> REF _Ref124886899 \h </w:instrText>
        </w:r>
      </w:ins>
      <w:r w:rsidR="00447B4E">
        <w:fldChar w:fldCharType="separate"/>
      </w:r>
      <w:ins w:id="1111" w:author="ilham.nur@office.ui.ac.id" w:date="2023-01-18T20:14:00Z">
        <w:r w:rsidR="00447B4E">
          <w:t xml:space="preserve">Tabel </w:t>
        </w:r>
        <w:r w:rsidR="00447B4E">
          <w:rPr>
            <w:noProof/>
          </w:rPr>
          <w:t>3</w:t>
        </w:r>
        <w:r w:rsidR="00447B4E">
          <w:t>.</w:t>
        </w:r>
        <w:r w:rsidR="00447B4E">
          <w:rPr>
            <w:noProof/>
          </w:rPr>
          <w:t>3</w:t>
        </w:r>
        <w:r w:rsidR="00447B4E">
          <w:fldChar w:fldCharType="end"/>
        </w:r>
      </w:ins>
      <w:ins w:id="1112" w:author="ilham.nur@office.ui.ac.id" w:date="2023-01-18T20:15:00Z">
        <w:r w:rsidR="008E3712">
          <w:t xml:space="preserve"> pada bagian Area </w:t>
        </w:r>
        <w:r w:rsidR="008E3712">
          <w:lastRenderedPageBreak/>
          <w:t>Pengembangan</w:t>
        </w:r>
      </w:ins>
      <w:ins w:id="1113" w:author="ilham.nur@office.ui.ac.id" w:date="2023-01-18T19:53:00Z">
        <w:r w:rsidR="00B05E38">
          <w:t>.</w:t>
        </w:r>
      </w:ins>
      <w:ins w:id="1114" w:author="ilham.nur@office.ui.ac.id" w:date="2023-01-18T20:15:00Z">
        <w:r w:rsidR="008E3712">
          <w:t xml:space="preserve"> Dengan adanya sistem </w:t>
        </w:r>
        <w:r w:rsidR="005B4609" w:rsidRPr="008E3712">
          <w:t>optimasi alokasi pekerjaan dan sumber daya</w:t>
        </w:r>
      </w:ins>
      <w:ins w:id="1115" w:author="ilham.nur@office.ui.ac.id" w:date="2023-01-18T20:16:00Z">
        <w:r w:rsidR="008A67ED">
          <w:t>, diharapkan mampu memperbaiki tiga aspek pada proses bisnis yang berjalan untuk peren</w:t>
        </w:r>
      </w:ins>
      <w:ins w:id="1116" w:author="ilham.nur@office.ui.ac.id" w:date="2023-01-18T20:17:00Z">
        <w:r w:rsidR="008A67ED">
          <w:t>canaan proyek, baik yang belum dimulai dan yang sudah berjalan.</w:t>
        </w:r>
      </w:ins>
    </w:p>
    <w:p w14:paraId="6B39F006" w14:textId="740D59C8" w:rsidR="00FC3DC6" w:rsidRDefault="00FC3DC6" w:rsidP="00BB7810">
      <w:pPr>
        <w:pStyle w:val="Heading3"/>
        <w:spacing w:line="360" w:lineRule="auto"/>
        <w:rPr>
          <w:ins w:id="1117" w:author="ilham.nur@office.ui.ac.id" w:date="2023-01-18T05:54:00Z"/>
        </w:rPr>
        <w:pPrChange w:id="1118" w:author="ilham.nur@office.ui.ac.id" w:date="2023-01-18T21:50:00Z">
          <w:pPr>
            <w:pStyle w:val="Heading3"/>
          </w:pPr>
        </w:pPrChange>
      </w:pPr>
      <w:bookmarkStart w:id="1119" w:name="_Ref124972038"/>
      <w:ins w:id="1120" w:author="ilham.nur@office.ui.ac.id" w:date="2023-01-18T05:54:00Z">
        <w:r>
          <w:t xml:space="preserve">Simulasi </w:t>
        </w:r>
        <w:r w:rsidR="00056F24">
          <w:t>Sistem Identifikasi Sumber Daya</w:t>
        </w:r>
        <w:bookmarkEnd w:id="1119"/>
      </w:ins>
    </w:p>
    <w:p w14:paraId="525771E7" w14:textId="11E68AD7" w:rsidR="00056F24" w:rsidRDefault="00D467BC" w:rsidP="00BB7810">
      <w:pPr>
        <w:spacing w:line="360" w:lineRule="auto"/>
        <w:ind w:left="720"/>
        <w:rPr>
          <w:ins w:id="1121" w:author="ilham.nur@office.ui.ac.id" w:date="2023-01-18T21:52:00Z"/>
        </w:rPr>
      </w:pPr>
      <w:ins w:id="1122" w:author="ilham.nur@office.ui.ac.id" w:date="2023-01-18T21:49:00Z">
        <w:r>
          <w:t xml:space="preserve">Sistem yang sudah dibangun kemudian dilakukan pengujian dengan </w:t>
        </w:r>
        <w:r w:rsidR="00BB7810">
          <w:t xml:space="preserve">20 skenario yang berbeda untuk perencanaan proyek ketika proyek belum berjalan dan </w:t>
        </w:r>
      </w:ins>
      <w:ins w:id="1123" w:author="ilham.nur@office.ui.ac.id" w:date="2023-01-18T21:50:00Z">
        <w:r w:rsidR="00BB7810">
          <w:t>ketika sudah berjalan, pada kondisi menggunakan Sistem identifikasi dan tidak menggunakan.</w:t>
        </w:r>
      </w:ins>
      <w:ins w:id="1124" w:author="ilham.nur@office.ui.ac.id" w:date="2023-01-18T21:54:00Z">
        <w:r w:rsidR="008269FA">
          <w:t xml:space="preserve"> Untuk data historis, pencatatan atas sumber daya dilakukan terlebih dahulu untuk melihat </w:t>
        </w:r>
        <w:r w:rsidR="007746EB">
          <w:t>berapa sumber daya yang tersisa dan dapat dialokasikan pekerjaan.</w:t>
        </w:r>
      </w:ins>
      <w:ins w:id="1125" w:author="ilham.nur@office.ui.ac.id" w:date="2023-01-18T21:50:00Z">
        <w:r w:rsidR="00EB58EB">
          <w:t xml:space="preserve"> Adapun variabel yang akan dicatat berdasarkan </w:t>
        </w:r>
      </w:ins>
      <w:ins w:id="1126" w:author="ilham.nur@office.ui.ac.id" w:date="2023-01-18T21:52:00Z">
        <w:r w:rsidR="00560613">
          <w:t>simulasi ini adalah:</w:t>
        </w:r>
      </w:ins>
    </w:p>
    <w:p w14:paraId="12B50AAA" w14:textId="57F3DC4F" w:rsidR="00560613" w:rsidRDefault="00A6596E" w:rsidP="00F2589C">
      <w:pPr>
        <w:pStyle w:val="ListParagraph"/>
        <w:numPr>
          <w:ilvl w:val="0"/>
          <w:numId w:val="28"/>
        </w:numPr>
        <w:spacing w:line="360" w:lineRule="auto"/>
        <w:rPr>
          <w:ins w:id="1127" w:author="ilham.nur@office.ui.ac.id" w:date="2023-01-18T21:53:00Z"/>
        </w:rPr>
      </w:pPr>
      <w:ins w:id="1128" w:author="ilham.nur@office.ui.ac.id" w:date="2023-01-18T21:53:00Z">
        <w:r>
          <w:t>Waktu proses</w:t>
        </w:r>
      </w:ins>
    </w:p>
    <w:p w14:paraId="6247A35F" w14:textId="3FD8C5FF" w:rsidR="00A6596E" w:rsidRDefault="008269FA" w:rsidP="00F2589C">
      <w:pPr>
        <w:pStyle w:val="ListParagraph"/>
        <w:numPr>
          <w:ilvl w:val="0"/>
          <w:numId w:val="28"/>
        </w:numPr>
        <w:spacing w:line="360" w:lineRule="auto"/>
        <w:rPr>
          <w:ins w:id="1129" w:author="ilham.nur@office.ui.ac.id" w:date="2023-01-18T21:50:00Z"/>
        </w:rPr>
        <w:pPrChange w:id="1130" w:author="ilham.nur@office.ui.ac.id" w:date="2023-01-18T21:52:00Z">
          <w:pPr>
            <w:ind w:left="720"/>
          </w:pPr>
        </w:pPrChange>
      </w:pPr>
      <w:ins w:id="1131" w:author="ilham.nur@office.ui.ac.id" w:date="2023-01-18T21:54:00Z">
        <w:r>
          <w:t>Ketepatan sumber daya</w:t>
        </w:r>
        <w:r w:rsidR="007746EB">
          <w:t xml:space="preserve"> yang dipilih</w:t>
        </w:r>
      </w:ins>
    </w:p>
    <w:p w14:paraId="5EFD0551" w14:textId="617217DE" w:rsidR="00BB7810" w:rsidRDefault="00D324E2" w:rsidP="00D467BC">
      <w:pPr>
        <w:ind w:left="720"/>
        <w:rPr>
          <w:ins w:id="1132" w:author="ilham.nur@office.ui.ac.id" w:date="2023-01-18T05:54:00Z"/>
        </w:rPr>
        <w:pPrChange w:id="1133" w:author="ilham.nur@office.ui.ac.id" w:date="2023-01-18T21:48:00Z">
          <w:pPr/>
        </w:pPrChange>
      </w:pPr>
      <w:ins w:id="1134" w:author="ilham.nur@office.ui.ac.id" w:date="2023-01-18T21:55:00Z">
        <w:r>
          <w:t>Data ini kemudian akan dicatat dan dilakukan perbandingan dengan data historis</w:t>
        </w:r>
      </w:ins>
      <w:ins w:id="1135" w:author="ilham.nur@office.ui.ac.id" w:date="2023-01-18T22:06:00Z">
        <w:r w:rsidR="00FF05D1">
          <w:t>.</w:t>
        </w:r>
      </w:ins>
    </w:p>
    <w:p w14:paraId="72DA785B" w14:textId="3E972CF7" w:rsidR="00056F24" w:rsidRDefault="00056F24" w:rsidP="00E45FEA">
      <w:pPr>
        <w:pStyle w:val="Heading3"/>
        <w:spacing w:line="360" w:lineRule="auto"/>
        <w:rPr>
          <w:ins w:id="1136" w:author="ilham.nur@office.ui.ac.id" w:date="2023-01-18T22:06:00Z"/>
        </w:rPr>
        <w:pPrChange w:id="1137" w:author="ilham.nur@office.ui.ac.id" w:date="2023-01-18T22:09:00Z">
          <w:pPr>
            <w:pStyle w:val="Heading3"/>
          </w:pPr>
        </w:pPrChange>
      </w:pPr>
      <w:ins w:id="1138" w:author="ilham.nur@office.ui.ac.id" w:date="2023-01-18T05:55:00Z">
        <w:r>
          <w:t>Optimasi Sistem</w:t>
        </w:r>
      </w:ins>
    </w:p>
    <w:p w14:paraId="79F5F0E4" w14:textId="008B2EDE" w:rsidR="00FF05D1" w:rsidRDefault="00FF05D1" w:rsidP="00E45FEA">
      <w:pPr>
        <w:spacing w:line="360" w:lineRule="auto"/>
        <w:ind w:left="720"/>
        <w:rPr>
          <w:ins w:id="1139" w:author="ilham.nur@office.ui.ac.id" w:date="2023-01-18T22:10:00Z"/>
        </w:rPr>
      </w:pPr>
      <w:ins w:id="1140" w:author="ilham.nur@office.ui.ac.id" w:date="2023-01-18T22:06:00Z">
        <w:r>
          <w:t xml:space="preserve">Data yang didapatkan dari </w:t>
        </w:r>
      </w:ins>
      <w:ins w:id="1141" w:author="ilham.nur@office.ui.ac.id" w:date="2023-01-18T22:07:00Z">
        <w:r>
          <w:t xml:space="preserve">Sub Bab </w:t>
        </w:r>
        <w:r>
          <w:fldChar w:fldCharType="begin"/>
        </w:r>
        <w:r>
          <w:instrText xml:space="preserve"> REF _Ref124972038 \r \h </w:instrText>
        </w:r>
      </w:ins>
      <w:r w:rsidR="00E45FEA">
        <w:instrText xml:space="preserve"> \* MERGEFORMAT </w:instrText>
      </w:r>
      <w:r>
        <w:fldChar w:fldCharType="separate"/>
      </w:r>
      <w:ins w:id="1142" w:author="ilham.nur@office.ui.ac.id" w:date="2023-01-18T22:07:00Z">
        <w:r>
          <w:t>3.1.10</w:t>
        </w:r>
        <w:r>
          <w:fldChar w:fldCharType="end"/>
        </w:r>
        <w:r w:rsidR="008A135A">
          <w:t>, dilakukan analisis terkait dengan adanya data error yang didapatkan.</w:t>
        </w:r>
      </w:ins>
      <w:ins w:id="1143" w:author="ilham.nur@office.ui.ac.id" w:date="2023-01-18T22:08:00Z">
        <w:r w:rsidR="00753913">
          <w:t xml:space="preserve"> Pada bagian yang error akan dicuplik dan menjadi tambahan </w:t>
        </w:r>
      </w:ins>
      <w:ins w:id="1144" w:author="ilham.nur@office.ui.ac.id" w:date="2023-01-18T22:09:00Z">
        <w:r w:rsidR="00FE68FF">
          <w:t xml:space="preserve">aturan atau </w:t>
        </w:r>
        <w:r w:rsidR="00FE68FF">
          <w:rPr>
            <w:i/>
            <w:iCs/>
          </w:rPr>
          <w:t xml:space="preserve">node </w:t>
        </w:r>
        <w:r w:rsidR="00FE68FF">
          <w:t xml:space="preserve">pada sistem identifikasi berbasis </w:t>
        </w:r>
        <w:r w:rsidR="00FE68FF">
          <w:rPr>
            <w:i/>
            <w:iCs/>
          </w:rPr>
          <w:t xml:space="preserve">random forest, </w:t>
        </w:r>
        <w:r w:rsidR="00FE68FF">
          <w:t xml:space="preserve">agar dapat memberikan keluaran sesuai dengan logika pakar dan </w:t>
        </w:r>
        <w:r w:rsidR="00E45FEA">
          <w:t xml:space="preserve">sumber data yang dimiliki. Proses optimasi sistem ini akan dilakukan </w:t>
        </w:r>
      </w:ins>
      <w:ins w:id="1145" w:author="ilham.nur@office.ui.ac.id" w:date="2023-01-18T22:10:00Z">
        <w:r w:rsidR="00E45FEA">
          <w:t xml:space="preserve">secara terus-menerus hingga didapatkan </w:t>
        </w:r>
        <w:r w:rsidR="00E45FEA" w:rsidRPr="00E45FEA">
          <w:rPr>
            <w:i/>
            <w:iCs/>
            <w:rPrChange w:id="1146" w:author="ilham.nur@office.ui.ac.id" w:date="2023-01-18T22:10:00Z">
              <w:rPr/>
            </w:rPrChange>
          </w:rPr>
          <w:t>error</w:t>
        </w:r>
        <w:r w:rsidR="00E45FEA">
          <w:rPr>
            <w:i/>
            <w:iCs/>
          </w:rPr>
          <w:t xml:space="preserve"> </w:t>
        </w:r>
        <w:r w:rsidR="00E45FEA">
          <w:t xml:space="preserve">identifikasi </w:t>
        </w:r>
        <w:r w:rsidR="00F86A69">
          <w:t>di bawah 5%.</w:t>
        </w:r>
      </w:ins>
    </w:p>
    <w:p w14:paraId="5CBBC9E4" w14:textId="20FE3B70" w:rsidR="00F86A69" w:rsidRDefault="00F86A69" w:rsidP="003902BF">
      <w:pPr>
        <w:pStyle w:val="Heading3"/>
        <w:spacing w:line="360" w:lineRule="auto"/>
        <w:rPr>
          <w:ins w:id="1147" w:author="ilham.nur@office.ui.ac.id" w:date="2023-01-18T22:10:00Z"/>
        </w:rPr>
        <w:pPrChange w:id="1148" w:author="ilham.nur@office.ui.ac.id" w:date="2023-01-18T22:12:00Z">
          <w:pPr>
            <w:pStyle w:val="Heading3"/>
          </w:pPr>
        </w:pPrChange>
      </w:pPr>
      <w:ins w:id="1149" w:author="ilham.nur@office.ui.ac.id" w:date="2023-01-18T22:10:00Z">
        <w:r>
          <w:t>Analisis dan Kesimpulan</w:t>
        </w:r>
      </w:ins>
    </w:p>
    <w:p w14:paraId="53F00EF8" w14:textId="47CBFC99" w:rsidR="008A135A" w:rsidRPr="003902BF" w:rsidRDefault="00F86A69" w:rsidP="003902BF">
      <w:pPr>
        <w:spacing w:line="360" w:lineRule="auto"/>
        <w:ind w:left="720"/>
        <w:rPr>
          <w:ins w:id="1150" w:author="ilham.nur@office.ui.ac.id" w:date="2023-01-18T05:55:00Z"/>
        </w:rPr>
        <w:pPrChange w:id="1151" w:author="ilham.nur@office.ui.ac.id" w:date="2023-01-18T22:12:00Z">
          <w:pPr>
            <w:pStyle w:val="Heading3"/>
          </w:pPr>
        </w:pPrChange>
      </w:pPr>
      <w:ins w:id="1152" w:author="ilham.nur@office.ui.ac.id" w:date="2023-01-18T22:10:00Z">
        <w:r>
          <w:t xml:space="preserve">Hasil dari </w:t>
        </w:r>
      </w:ins>
      <w:ins w:id="1153" w:author="ilham.nur@office.ui.ac.id" w:date="2023-01-18T22:11:00Z">
        <w:r>
          <w:t xml:space="preserve">optimasi sistem kemudian akan dibandingkan dengan data historis proyek dari sisi waktu proses </w:t>
        </w:r>
        <w:r w:rsidR="003902BF">
          <w:t>dan ketepatan sumber daya. Analisis dari dua kelompok data</w:t>
        </w:r>
      </w:ins>
      <w:ins w:id="1154" w:author="ilham.nur@office.ui.ac.id" w:date="2023-01-18T22:12:00Z">
        <w:r w:rsidR="003902BF">
          <w:t xml:space="preserve"> ini akan dilakukan menggunakan </w:t>
        </w:r>
        <w:r w:rsidR="003902BF">
          <w:rPr>
            <w:i/>
            <w:iCs/>
          </w:rPr>
          <w:t xml:space="preserve">paired t-test </w:t>
        </w:r>
        <w:r w:rsidR="003902BF">
          <w:t>untuk melihat apakah terdapat perbedaan signifikan dari dua kelompok data yang ada.</w:t>
        </w:r>
      </w:ins>
      <w:ins w:id="1155" w:author="ilham.nur@office.ui.ac.id" w:date="2023-01-18T22:13:00Z">
        <w:r w:rsidR="000C5509">
          <w:t xml:space="preserve"> Angka kepercayaan yang digunakan adalah 95% dengan persen error sebesar 5%</w:t>
        </w:r>
        <w:r w:rsidR="000963B8">
          <w:t>.</w:t>
        </w:r>
      </w:ins>
      <w:ins w:id="1156" w:author="ilham.nur@office.ui.ac.id" w:date="2023-01-18T22:12:00Z">
        <w:r w:rsidR="003902BF">
          <w:t xml:space="preserve"> Ketika perbandingan statistik sudah didapatkan maka dapat diambil kesimpulan berdasarkan </w:t>
        </w:r>
        <w:r w:rsidR="000C5509">
          <w:t>nilai p yang didapatkan relatif terhadap angka kepercayaa</w:t>
        </w:r>
      </w:ins>
      <w:ins w:id="1157" w:author="ilham.nur@office.ui.ac.id" w:date="2023-01-18T22:13:00Z">
        <w:r w:rsidR="000C5509">
          <w:t>n yang telah ditetapkan.</w:t>
        </w:r>
      </w:ins>
    </w:p>
    <w:p w14:paraId="6E928A33" w14:textId="4D929D57" w:rsidR="00056F24" w:rsidRPr="00056F24" w:rsidDel="00D324E2" w:rsidRDefault="00056F24">
      <w:pPr>
        <w:pStyle w:val="Heading3"/>
        <w:rPr>
          <w:del w:id="1158" w:author="ilham.nur@office.ui.ac.id" w:date="2023-01-18T21:55:00Z"/>
        </w:rPr>
        <w:pPrChange w:id="1159" w:author="ilham.nur@office.ui.ac.id" w:date="2023-01-18T05:55:00Z">
          <w:pPr>
            <w:spacing w:line="360" w:lineRule="auto"/>
            <w:ind w:left="720"/>
          </w:pPr>
        </w:pPrChange>
      </w:pPr>
    </w:p>
    <w:p w14:paraId="259574FC" w14:textId="77777777" w:rsidR="00A02C16" w:rsidRDefault="00A02C16" w:rsidP="00A02C16"/>
    <w:p w14:paraId="68187A43" w14:textId="77777777" w:rsidR="00461716" w:rsidRDefault="00461716" w:rsidP="00A02C16">
      <w:pPr>
        <w:sectPr w:rsidR="00461716" w:rsidSect="00AD4474">
          <w:headerReference w:type="even" r:id="rId58"/>
          <w:headerReference w:type="default" r:id="rId59"/>
          <w:headerReference w:type="first" r:id="rId60"/>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1160" w:name="_Toc120139659"/>
      <w:bookmarkStart w:id="1161" w:name="_Toc124884142"/>
      <w:r>
        <w:t>ANALISIS DAN PEMBAHASAN HASIL RISET</w:t>
      </w:r>
      <w:bookmarkEnd w:id="1160"/>
      <w:bookmarkEnd w:id="1161"/>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61"/>
          <w:headerReference w:type="default" r:id="rId62"/>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1162" w:name="_Toc120139660"/>
      <w:bookmarkStart w:id="1163" w:name="_Toc124884143"/>
      <w:r>
        <w:t>KESIMPULAN</w:t>
      </w:r>
      <w:bookmarkEnd w:id="1162"/>
      <w:bookmarkEnd w:id="1163"/>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63"/>
          <w:headerReference w:type="default" r:id="rId64"/>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1164" w:name="_Toc120139661"/>
      <w:bookmarkStart w:id="1165" w:name="_Toc124884144"/>
      <w:r>
        <w:lastRenderedPageBreak/>
        <w:t>DAFTAR REFERENSI</w:t>
      </w:r>
      <w:bookmarkEnd w:id="1164"/>
      <w:bookmarkEnd w:id="1165"/>
    </w:p>
    <w:p w14:paraId="7081F1B8" w14:textId="77777777" w:rsidR="00D41F59" w:rsidRPr="00D41F59" w:rsidRDefault="00D41F59" w:rsidP="00D41F59"/>
    <w:p w14:paraId="4EB48468" w14:textId="4361634C" w:rsidR="008D6EE3" w:rsidRPr="008D6EE3" w:rsidRDefault="007904FE" w:rsidP="008D6EE3">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8D6EE3" w:rsidRPr="008D6EE3">
        <w:rPr>
          <w:rFonts w:cs="Times New Roman"/>
          <w:noProof/>
          <w:szCs w:val="24"/>
        </w:rPr>
        <w:t xml:space="preserve">Almeida Prado Cestari, J. M., Loures, E. de F. R., Santos, E. A. P., &amp; Panetto, H. (2020). A capability model for public administration interoperability. </w:t>
      </w:r>
      <w:r w:rsidR="008D6EE3" w:rsidRPr="008D6EE3">
        <w:rPr>
          <w:rFonts w:cs="Times New Roman"/>
          <w:i/>
          <w:iCs/>
          <w:noProof/>
          <w:szCs w:val="24"/>
        </w:rPr>
        <w:t>Enterprise Information Systems</w:t>
      </w:r>
      <w:r w:rsidR="008D6EE3" w:rsidRPr="008D6EE3">
        <w:rPr>
          <w:rFonts w:cs="Times New Roman"/>
          <w:noProof/>
          <w:szCs w:val="24"/>
        </w:rPr>
        <w:t xml:space="preserve">, </w:t>
      </w:r>
      <w:r w:rsidR="008D6EE3" w:rsidRPr="008D6EE3">
        <w:rPr>
          <w:rFonts w:cs="Times New Roman"/>
          <w:i/>
          <w:iCs/>
          <w:noProof/>
          <w:szCs w:val="24"/>
        </w:rPr>
        <w:t>14</w:t>
      </w:r>
      <w:r w:rsidR="008D6EE3" w:rsidRPr="008D6EE3">
        <w:rPr>
          <w:rFonts w:cs="Times New Roman"/>
          <w:noProof/>
          <w:szCs w:val="24"/>
        </w:rPr>
        <w:t>(8), 1071–1101. https://doi.org/10.1080/17517575.2018.1564154</w:t>
      </w:r>
    </w:p>
    <w:p w14:paraId="7E487620"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Arslan, H. M. (2018). CURRENT CLASSIFICATION OF MULTI CRITERIA DECISION ANALYSIS METHODS AND PUBLIC SECTOR IMPLEMENTATIONS. </w:t>
      </w:r>
      <w:r w:rsidRPr="008D6EE3">
        <w:rPr>
          <w:rFonts w:cs="Times New Roman"/>
          <w:i/>
          <w:iCs/>
          <w:noProof/>
          <w:szCs w:val="24"/>
        </w:rPr>
        <w:t>Current Debates in Public Finance, Public Administration &amp; Environmental Studies</w:t>
      </w:r>
      <w:r w:rsidRPr="008D6EE3">
        <w:rPr>
          <w:rFonts w:cs="Times New Roman"/>
          <w:noProof/>
          <w:szCs w:val="24"/>
        </w:rPr>
        <w:t xml:space="preserve">, </w:t>
      </w:r>
      <w:r w:rsidRPr="008D6EE3">
        <w:rPr>
          <w:rFonts w:cs="Times New Roman"/>
          <w:i/>
          <w:iCs/>
          <w:noProof/>
          <w:szCs w:val="24"/>
        </w:rPr>
        <w:t>October</w:t>
      </w:r>
      <w:r w:rsidRPr="008D6EE3">
        <w:rPr>
          <w:rFonts w:cs="Times New Roman"/>
          <w:noProof/>
          <w:szCs w:val="24"/>
        </w:rPr>
        <w:t>, 241–261.</w:t>
      </w:r>
    </w:p>
    <w:p w14:paraId="3CE8A7F4"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8D6EE3">
        <w:rPr>
          <w:rFonts w:cs="Times New Roman"/>
          <w:i/>
          <w:iCs/>
          <w:noProof/>
          <w:szCs w:val="24"/>
        </w:rPr>
        <w:t>Buildings</w:t>
      </w:r>
      <w:r w:rsidRPr="008D6EE3">
        <w:rPr>
          <w:rFonts w:cs="Times New Roman"/>
          <w:noProof/>
          <w:szCs w:val="24"/>
        </w:rPr>
        <w:t xml:space="preserve">, </w:t>
      </w:r>
      <w:r w:rsidRPr="008D6EE3">
        <w:rPr>
          <w:rFonts w:cs="Times New Roman"/>
          <w:i/>
          <w:iCs/>
          <w:noProof/>
          <w:szCs w:val="24"/>
        </w:rPr>
        <w:t>12</w:t>
      </w:r>
      <w:r w:rsidRPr="008D6EE3">
        <w:rPr>
          <w:rFonts w:cs="Times New Roman"/>
          <w:noProof/>
          <w:szCs w:val="24"/>
        </w:rPr>
        <w:t>(5). https://doi.org/10.3390/buildings12050643</w:t>
      </w:r>
    </w:p>
    <w:p w14:paraId="44801F12"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Badiru, A. B. (2014). </w:t>
      </w:r>
      <w:r w:rsidRPr="008D6EE3">
        <w:rPr>
          <w:rFonts w:cs="Times New Roman"/>
          <w:i/>
          <w:iCs/>
          <w:noProof/>
          <w:szCs w:val="24"/>
        </w:rPr>
        <w:t>Handbook of Industrial and Systems Engineering</w:t>
      </w:r>
      <w:r w:rsidRPr="008D6EE3">
        <w:rPr>
          <w:rFonts w:cs="Times New Roman"/>
          <w:noProof/>
          <w:szCs w:val="24"/>
        </w:rPr>
        <w:t xml:space="preserve"> (A. B. Badiru (ed.); Second). CRC Press.</w:t>
      </w:r>
    </w:p>
    <w:p w14:paraId="0234D0C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Bohlouli, M., &amp; Schrage, M. (2020). Scalable multi-criteria decision-making: A mapreduce deployed big data approach for skill analytics. </w:t>
      </w:r>
      <w:r w:rsidRPr="008D6EE3">
        <w:rPr>
          <w:rFonts w:cs="Times New Roman"/>
          <w:i/>
          <w:iCs/>
          <w:noProof/>
          <w:szCs w:val="24"/>
        </w:rPr>
        <w:t>Proceedings - 2020 IEEE International Conference on Big Data, Big Data 2020</w:t>
      </w:r>
      <w:r w:rsidRPr="008D6EE3">
        <w:rPr>
          <w:rFonts w:cs="Times New Roman"/>
          <w:noProof/>
          <w:szCs w:val="24"/>
        </w:rPr>
        <w:t xml:space="preserve">, </w:t>
      </w:r>
      <w:r w:rsidRPr="008D6EE3">
        <w:rPr>
          <w:rFonts w:cs="Times New Roman"/>
          <w:i/>
          <w:iCs/>
          <w:noProof/>
          <w:szCs w:val="24"/>
        </w:rPr>
        <w:t>2020</w:t>
      </w:r>
      <w:r w:rsidRPr="008D6EE3">
        <w:rPr>
          <w:rFonts w:cs="Times New Roman"/>
          <w:noProof/>
          <w:szCs w:val="24"/>
        </w:rPr>
        <w:t>-</w:t>
      </w:r>
      <w:r w:rsidRPr="008D6EE3">
        <w:rPr>
          <w:rFonts w:cs="Times New Roman"/>
          <w:i/>
          <w:iCs/>
          <w:noProof/>
          <w:szCs w:val="24"/>
        </w:rPr>
        <w:t>Janua</w:t>
      </w:r>
      <w:r w:rsidRPr="008D6EE3">
        <w:rPr>
          <w:rFonts w:cs="Times New Roman"/>
          <w:noProof/>
          <w:szCs w:val="24"/>
        </w:rPr>
        <w:t>. https://doi.org/10.1109/BigData50022.2020.9439788</w:t>
      </w:r>
    </w:p>
    <w:p w14:paraId="3F3B2B74"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Bughin, J., Kretschmer, T., &amp; Van Zeebroeck, N. (2021). Digital Technology Adoption Drives Strategic Renewal for Successful Digital Transformation. </w:t>
      </w:r>
      <w:r w:rsidRPr="008D6EE3">
        <w:rPr>
          <w:rFonts w:cs="Times New Roman"/>
          <w:i/>
          <w:iCs/>
          <w:noProof/>
          <w:szCs w:val="24"/>
        </w:rPr>
        <w:t>IEEE Engineering Management Review</w:t>
      </w:r>
      <w:r w:rsidRPr="008D6EE3">
        <w:rPr>
          <w:rFonts w:cs="Times New Roman"/>
          <w:noProof/>
          <w:szCs w:val="24"/>
        </w:rPr>
        <w:t xml:space="preserve">, </w:t>
      </w:r>
      <w:r w:rsidRPr="008D6EE3">
        <w:rPr>
          <w:rFonts w:cs="Times New Roman"/>
          <w:i/>
          <w:iCs/>
          <w:noProof/>
          <w:szCs w:val="24"/>
        </w:rPr>
        <w:t>49</w:t>
      </w:r>
      <w:r w:rsidRPr="008D6EE3">
        <w:rPr>
          <w:rFonts w:cs="Times New Roman"/>
          <w:noProof/>
          <w:szCs w:val="24"/>
        </w:rPr>
        <w:t>(3), 103–108. https://doi.org/10.1109/EMR.2021.3098663</w:t>
      </w:r>
    </w:p>
    <w:p w14:paraId="5BFED8F5"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8D6EE3">
        <w:rPr>
          <w:rFonts w:cs="Times New Roman"/>
          <w:i/>
          <w:iCs/>
          <w:noProof/>
          <w:szCs w:val="24"/>
        </w:rPr>
        <w:t>International Journal of Project Management</w:t>
      </w:r>
      <w:r w:rsidRPr="008D6EE3">
        <w:rPr>
          <w:rFonts w:cs="Times New Roman"/>
          <w:noProof/>
          <w:szCs w:val="24"/>
        </w:rPr>
        <w:t xml:space="preserve">, </w:t>
      </w:r>
      <w:r w:rsidRPr="008D6EE3">
        <w:rPr>
          <w:rFonts w:cs="Times New Roman"/>
          <w:i/>
          <w:iCs/>
          <w:noProof/>
          <w:szCs w:val="24"/>
        </w:rPr>
        <w:t>40</w:t>
      </w:r>
      <w:r w:rsidRPr="008D6EE3">
        <w:rPr>
          <w:rFonts w:cs="Times New Roman"/>
          <w:noProof/>
          <w:szCs w:val="24"/>
        </w:rPr>
        <w:t>(1), 76–87. https://doi.org/10.1016/j.ijproman.2021.10.004</w:t>
      </w:r>
    </w:p>
    <w:p w14:paraId="5AD61B59"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Chen, Y., Jin, Q., Fang, H., Lei, H., Hu, J., Wu, Y., Chen, J., Wang, C., &amp; Wan, Y. (2019a). Analytic network process: Academic insights and perspectives analysis. </w:t>
      </w:r>
      <w:r w:rsidRPr="008D6EE3">
        <w:rPr>
          <w:rFonts w:cs="Times New Roman"/>
          <w:i/>
          <w:iCs/>
          <w:noProof/>
          <w:szCs w:val="24"/>
        </w:rPr>
        <w:t>Journal of Cleaner Production</w:t>
      </w:r>
      <w:r w:rsidRPr="008D6EE3">
        <w:rPr>
          <w:rFonts w:cs="Times New Roman"/>
          <w:noProof/>
          <w:szCs w:val="24"/>
        </w:rPr>
        <w:t xml:space="preserve">, </w:t>
      </w:r>
      <w:r w:rsidRPr="008D6EE3">
        <w:rPr>
          <w:rFonts w:cs="Times New Roman"/>
          <w:i/>
          <w:iCs/>
          <w:noProof/>
          <w:szCs w:val="24"/>
        </w:rPr>
        <w:t>235</w:t>
      </w:r>
      <w:r w:rsidRPr="008D6EE3">
        <w:rPr>
          <w:rFonts w:cs="Times New Roman"/>
          <w:noProof/>
          <w:szCs w:val="24"/>
        </w:rPr>
        <w:t>, 1276–1294. https://doi.org/10.1016/j.jclepro.2019.07.016</w:t>
      </w:r>
    </w:p>
    <w:p w14:paraId="62E41832"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Chen, Y., Jin, Q., Fang, H., Lei, H., Hu, J., Wu, Y., Chen, J., Wang, C., &amp; Wan, Y. (2019b). Analytic network process: Academic insights and perspectives analysis. In </w:t>
      </w:r>
      <w:r w:rsidRPr="008D6EE3">
        <w:rPr>
          <w:rFonts w:cs="Times New Roman"/>
          <w:i/>
          <w:iCs/>
          <w:noProof/>
          <w:szCs w:val="24"/>
        </w:rPr>
        <w:t>Journal of Cleaner Production</w:t>
      </w:r>
      <w:r w:rsidRPr="008D6EE3">
        <w:rPr>
          <w:rFonts w:cs="Times New Roman"/>
          <w:noProof/>
          <w:szCs w:val="24"/>
        </w:rPr>
        <w:t xml:space="preserve"> (Vol. 235, pp. 1276–1294). Elsevier Ltd. https://doi.org/10.1016/j.jclepro.2019.07.016</w:t>
      </w:r>
    </w:p>
    <w:p w14:paraId="63812176"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Chilton, M. A. (2014). Resource allocation in IT projects: Using schedule optimization. </w:t>
      </w:r>
      <w:r w:rsidRPr="008D6EE3">
        <w:rPr>
          <w:rFonts w:cs="Times New Roman"/>
          <w:i/>
          <w:iCs/>
          <w:noProof/>
          <w:szCs w:val="24"/>
        </w:rPr>
        <w:t>International Journal of Information Systems and Project Management</w:t>
      </w:r>
      <w:r w:rsidRPr="008D6EE3">
        <w:rPr>
          <w:rFonts w:cs="Times New Roman"/>
          <w:noProof/>
          <w:szCs w:val="24"/>
        </w:rPr>
        <w:t xml:space="preserve">, </w:t>
      </w:r>
      <w:r w:rsidRPr="008D6EE3">
        <w:rPr>
          <w:rFonts w:cs="Times New Roman"/>
          <w:i/>
          <w:iCs/>
          <w:noProof/>
          <w:szCs w:val="24"/>
        </w:rPr>
        <w:t>2</w:t>
      </w:r>
      <w:r w:rsidRPr="008D6EE3">
        <w:rPr>
          <w:rFonts w:cs="Times New Roman"/>
          <w:noProof/>
          <w:szCs w:val="24"/>
        </w:rPr>
        <w:t>(3), 47–59. https://doi.org/10.12821/ijispm020303</w:t>
      </w:r>
    </w:p>
    <w:p w14:paraId="6BED89E6"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Condé, G. C. P., &amp; Martens, M. L. (2020). Six sigma project generation and selection: literature review and feature based method proposition. </w:t>
      </w:r>
      <w:r w:rsidRPr="008D6EE3">
        <w:rPr>
          <w:rFonts w:cs="Times New Roman"/>
          <w:i/>
          <w:iCs/>
          <w:noProof/>
          <w:szCs w:val="24"/>
        </w:rPr>
        <w:t>Production Planning and Control</w:t>
      </w:r>
      <w:r w:rsidRPr="008D6EE3">
        <w:rPr>
          <w:rFonts w:cs="Times New Roman"/>
          <w:noProof/>
          <w:szCs w:val="24"/>
        </w:rPr>
        <w:t xml:space="preserve">, </w:t>
      </w:r>
      <w:r w:rsidRPr="008D6EE3">
        <w:rPr>
          <w:rFonts w:cs="Times New Roman"/>
          <w:i/>
          <w:iCs/>
          <w:noProof/>
          <w:szCs w:val="24"/>
        </w:rPr>
        <w:t>31</w:t>
      </w:r>
      <w:r w:rsidRPr="008D6EE3">
        <w:rPr>
          <w:rFonts w:cs="Times New Roman"/>
          <w:noProof/>
          <w:szCs w:val="24"/>
        </w:rPr>
        <w:t>(16), 1303–1312. https://doi.org/10.1080/09537287.2019.1706196</w:t>
      </w:r>
    </w:p>
    <w:p w14:paraId="12D03B30"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Economy, A. P. (2022). </w:t>
      </w:r>
      <w:r w:rsidRPr="008D6EE3">
        <w:rPr>
          <w:rFonts w:cs="Times New Roman"/>
          <w:i/>
          <w:iCs/>
          <w:noProof/>
          <w:szCs w:val="24"/>
        </w:rPr>
        <w:t>Industrial transformation or business as usual ? Information and communication technologies and Africa ’ s place in the global information economy Author ( s ): James T . Murphy , Pádraig Carmody and Björn Surborg Source : Review of African Political Econ</w:t>
      </w:r>
      <w:r w:rsidRPr="008D6EE3">
        <w:rPr>
          <w:rFonts w:cs="Times New Roman"/>
          <w:noProof/>
          <w:szCs w:val="24"/>
        </w:rPr>
        <w:t xml:space="preserve">. </w:t>
      </w:r>
      <w:r w:rsidRPr="008D6EE3">
        <w:rPr>
          <w:rFonts w:cs="Times New Roman"/>
          <w:i/>
          <w:iCs/>
          <w:noProof/>
          <w:szCs w:val="24"/>
        </w:rPr>
        <w:t>41</w:t>
      </w:r>
      <w:r w:rsidRPr="008D6EE3">
        <w:rPr>
          <w:rFonts w:cs="Times New Roman"/>
          <w:noProof/>
          <w:szCs w:val="24"/>
        </w:rPr>
        <w:t>(140), 264–283.</w:t>
      </w:r>
    </w:p>
    <w:p w14:paraId="597B5303"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Fink, L., &amp; Pinchovski, B. (2020). It is about time: Bias and its mitigation in time-saving decisions in software development projects. </w:t>
      </w:r>
      <w:r w:rsidRPr="008D6EE3">
        <w:rPr>
          <w:rFonts w:cs="Times New Roman"/>
          <w:i/>
          <w:iCs/>
          <w:noProof/>
          <w:szCs w:val="24"/>
        </w:rPr>
        <w:t>International Journal of Project Management</w:t>
      </w:r>
      <w:r w:rsidRPr="008D6EE3">
        <w:rPr>
          <w:rFonts w:cs="Times New Roman"/>
          <w:noProof/>
          <w:szCs w:val="24"/>
        </w:rPr>
        <w:t xml:space="preserve">, </w:t>
      </w:r>
      <w:r w:rsidRPr="008D6EE3">
        <w:rPr>
          <w:rFonts w:cs="Times New Roman"/>
          <w:i/>
          <w:iCs/>
          <w:noProof/>
          <w:szCs w:val="24"/>
        </w:rPr>
        <w:t>38</w:t>
      </w:r>
      <w:r w:rsidRPr="008D6EE3">
        <w:rPr>
          <w:rFonts w:cs="Times New Roman"/>
          <w:noProof/>
          <w:szCs w:val="24"/>
        </w:rPr>
        <w:t>(2), 99–111. https://doi.org/10.1016/j.ijproman.2020.01.001</w:t>
      </w:r>
    </w:p>
    <w:p w14:paraId="6B2C8B3B"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Floyd, M. K., Barker, K., Rocco, C. M., &amp; Whitman, M. G. (2017). A Multi-Criteria Decision Analysis Technique for Stochastic Task Criticality in Project Management. </w:t>
      </w:r>
      <w:r w:rsidRPr="008D6EE3">
        <w:rPr>
          <w:rFonts w:cs="Times New Roman"/>
          <w:i/>
          <w:iCs/>
          <w:noProof/>
          <w:szCs w:val="24"/>
        </w:rPr>
        <w:t>EMJ - Engineering Management Journal</w:t>
      </w:r>
      <w:r w:rsidRPr="008D6EE3">
        <w:rPr>
          <w:rFonts w:cs="Times New Roman"/>
          <w:noProof/>
          <w:szCs w:val="24"/>
        </w:rPr>
        <w:t xml:space="preserve">, </w:t>
      </w:r>
      <w:r w:rsidRPr="008D6EE3">
        <w:rPr>
          <w:rFonts w:cs="Times New Roman"/>
          <w:i/>
          <w:iCs/>
          <w:noProof/>
          <w:szCs w:val="24"/>
        </w:rPr>
        <w:t>29</w:t>
      </w:r>
      <w:r w:rsidRPr="008D6EE3">
        <w:rPr>
          <w:rFonts w:cs="Times New Roman"/>
          <w:noProof/>
          <w:szCs w:val="24"/>
        </w:rPr>
        <w:t>(3), 165–178. https://doi.org/10.1080/10429247.2017.1340038</w:t>
      </w:r>
    </w:p>
    <w:p w14:paraId="26E63AEA"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Gao. (2001a). A Practical Guide to Federal Enterprise Architecture. In </w:t>
      </w:r>
      <w:r w:rsidRPr="008D6EE3">
        <w:rPr>
          <w:rFonts w:cs="Times New Roman"/>
          <w:i/>
          <w:iCs/>
          <w:noProof/>
          <w:szCs w:val="24"/>
        </w:rPr>
        <w:t>Public Law</w:t>
      </w:r>
      <w:r w:rsidRPr="008D6EE3">
        <w:rPr>
          <w:rFonts w:cs="Times New Roman"/>
          <w:noProof/>
          <w:szCs w:val="24"/>
        </w:rPr>
        <w:t xml:space="preserve"> (Vol. 1, Issue February 2001). http://www.citeulike.org/group/15536/article/9666776</w:t>
      </w:r>
    </w:p>
    <w:p w14:paraId="696EECC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Gao. (2001b). A Practical Guide to Federal Enterprise Architecture. In </w:t>
      </w:r>
      <w:r w:rsidRPr="008D6EE3">
        <w:rPr>
          <w:rFonts w:cs="Times New Roman"/>
          <w:i/>
          <w:iCs/>
          <w:noProof/>
          <w:szCs w:val="24"/>
        </w:rPr>
        <w:t>Public Law</w:t>
      </w:r>
      <w:r w:rsidRPr="008D6EE3">
        <w:rPr>
          <w:rFonts w:cs="Times New Roman"/>
          <w:noProof/>
          <w:szCs w:val="24"/>
        </w:rPr>
        <w:t xml:space="preserve"> (Vol. 1, Issue February 2001).</w:t>
      </w:r>
    </w:p>
    <w:p w14:paraId="5F7FBE2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8D6EE3">
        <w:rPr>
          <w:rFonts w:cs="Times New Roman"/>
          <w:i/>
          <w:iCs/>
          <w:noProof/>
          <w:szCs w:val="24"/>
        </w:rPr>
        <w:t>International Journal of Environmental Research and Public Health</w:t>
      </w:r>
      <w:r w:rsidRPr="008D6EE3">
        <w:rPr>
          <w:rFonts w:cs="Times New Roman"/>
          <w:noProof/>
          <w:szCs w:val="24"/>
        </w:rPr>
        <w:t xml:space="preserve">, </w:t>
      </w:r>
      <w:r w:rsidRPr="008D6EE3">
        <w:rPr>
          <w:rFonts w:cs="Times New Roman"/>
          <w:i/>
          <w:iCs/>
          <w:noProof/>
          <w:szCs w:val="24"/>
        </w:rPr>
        <w:t>17</w:t>
      </w:r>
      <w:r w:rsidRPr="008D6EE3">
        <w:rPr>
          <w:rFonts w:cs="Times New Roman"/>
          <w:noProof/>
          <w:szCs w:val="24"/>
        </w:rPr>
        <w:t>(2). https://doi.org/10.3390/ijerph17020525</w:t>
      </w:r>
    </w:p>
    <w:p w14:paraId="42AFC3A7"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Garg, S., Sinha, S., Kar, A. K., &amp; Mani, M. (2022). A review of machine learning applications in human resource management. </w:t>
      </w:r>
      <w:r w:rsidRPr="008D6EE3">
        <w:rPr>
          <w:rFonts w:cs="Times New Roman"/>
          <w:i/>
          <w:iCs/>
          <w:noProof/>
          <w:szCs w:val="24"/>
        </w:rPr>
        <w:t>International Journal of Productivity and Performance Management</w:t>
      </w:r>
      <w:r w:rsidRPr="008D6EE3">
        <w:rPr>
          <w:rFonts w:cs="Times New Roman"/>
          <w:noProof/>
          <w:szCs w:val="24"/>
        </w:rPr>
        <w:t xml:space="preserve">, </w:t>
      </w:r>
      <w:r w:rsidRPr="008D6EE3">
        <w:rPr>
          <w:rFonts w:cs="Times New Roman"/>
          <w:i/>
          <w:iCs/>
          <w:noProof/>
          <w:szCs w:val="24"/>
        </w:rPr>
        <w:t>71</w:t>
      </w:r>
      <w:r w:rsidRPr="008D6EE3">
        <w:rPr>
          <w:rFonts w:cs="Times New Roman"/>
          <w:noProof/>
          <w:szCs w:val="24"/>
        </w:rPr>
        <w:t>(5), 1590–1610. https://doi.org/10.1108/IJPPM-08-2020-0427</w:t>
      </w:r>
    </w:p>
    <w:p w14:paraId="6BF1A872"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González Moyano, C., Pufahl, L., Weber, I., &amp; Mendling, J. (2022a). Uses of business process modeling in agile software development projects. </w:t>
      </w:r>
      <w:r w:rsidRPr="008D6EE3">
        <w:rPr>
          <w:rFonts w:cs="Times New Roman"/>
          <w:i/>
          <w:iCs/>
          <w:noProof/>
          <w:szCs w:val="24"/>
        </w:rPr>
        <w:t>Information and Software Technology</w:t>
      </w:r>
      <w:r w:rsidRPr="008D6EE3">
        <w:rPr>
          <w:rFonts w:cs="Times New Roman"/>
          <w:noProof/>
          <w:szCs w:val="24"/>
        </w:rPr>
        <w:t xml:space="preserve">, </w:t>
      </w:r>
      <w:r w:rsidRPr="008D6EE3">
        <w:rPr>
          <w:rFonts w:cs="Times New Roman"/>
          <w:i/>
          <w:iCs/>
          <w:noProof/>
          <w:szCs w:val="24"/>
        </w:rPr>
        <w:t>152</w:t>
      </w:r>
      <w:r w:rsidRPr="008D6EE3">
        <w:rPr>
          <w:rFonts w:cs="Times New Roman"/>
          <w:noProof/>
          <w:szCs w:val="24"/>
        </w:rPr>
        <w:t>(March), 107028. https://doi.org/10.1016/j.infsof.2022.107028</w:t>
      </w:r>
    </w:p>
    <w:p w14:paraId="30D801E5"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González Moyano, C., Pufahl, L., Weber, I., &amp; Mendling, J. (2022b). Uses of business process modeling in agile software development projects. </w:t>
      </w:r>
      <w:r w:rsidRPr="008D6EE3">
        <w:rPr>
          <w:rFonts w:cs="Times New Roman"/>
          <w:i/>
          <w:iCs/>
          <w:noProof/>
          <w:szCs w:val="24"/>
        </w:rPr>
        <w:t>Information and Software Technology</w:t>
      </w:r>
      <w:r w:rsidRPr="008D6EE3">
        <w:rPr>
          <w:rFonts w:cs="Times New Roman"/>
          <w:noProof/>
          <w:szCs w:val="24"/>
        </w:rPr>
        <w:t xml:space="preserve">, </w:t>
      </w:r>
      <w:r w:rsidRPr="008D6EE3">
        <w:rPr>
          <w:rFonts w:cs="Times New Roman"/>
          <w:i/>
          <w:iCs/>
          <w:noProof/>
          <w:szCs w:val="24"/>
        </w:rPr>
        <w:t>152</w:t>
      </w:r>
      <w:r w:rsidRPr="008D6EE3">
        <w:rPr>
          <w:rFonts w:cs="Times New Roman"/>
          <w:noProof/>
          <w:szCs w:val="24"/>
        </w:rPr>
        <w:t>(March), 107028. https://doi.org/10.1016/j.infsof.2022.107028</w:t>
      </w:r>
    </w:p>
    <w:p w14:paraId="69CD77F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8D6EE3">
        <w:rPr>
          <w:rFonts w:cs="Times New Roman"/>
          <w:i/>
          <w:iCs/>
          <w:noProof/>
          <w:szCs w:val="24"/>
        </w:rPr>
        <w:t>IET Collaborative Intelligent Manufacturing</w:t>
      </w:r>
      <w:r w:rsidRPr="008D6EE3">
        <w:rPr>
          <w:rFonts w:cs="Times New Roman"/>
          <w:noProof/>
          <w:szCs w:val="24"/>
        </w:rPr>
        <w:t xml:space="preserve">, </w:t>
      </w:r>
      <w:r w:rsidRPr="008D6EE3">
        <w:rPr>
          <w:rFonts w:cs="Times New Roman"/>
          <w:i/>
          <w:iCs/>
          <w:noProof/>
          <w:szCs w:val="24"/>
        </w:rPr>
        <w:t>4</w:t>
      </w:r>
      <w:r w:rsidRPr="008D6EE3">
        <w:rPr>
          <w:rFonts w:cs="Times New Roman"/>
          <w:noProof/>
          <w:szCs w:val="24"/>
        </w:rPr>
        <w:t>(2), 101–111. https://doi.org/10.1049/cim2.12046</w:t>
      </w:r>
    </w:p>
    <w:p w14:paraId="0A814842"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Harinaldi. (2005). </w:t>
      </w:r>
      <w:r w:rsidRPr="008D6EE3">
        <w:rPr>
          <w:rFonts w:cs="Times New Roman"/>
          <w:i/>
          <w:iCs/>
          <w:noProof/>
          <w:szCs w:val="24"/>
        </w:rPr>
        <w:t>Prinsip-Prinsip Statistik Untuk Teknik dan Sains</w:t>
      </w:r>
      <w:r w:rsidRPr="008D6EE3">
        <w:rPr>
          <w:rFonts w:cs="Times New Roman"/>
          <w:noProof/>
          <w:szCs w:val="24"/>
        </w:rPr>
        <w:t xml:space="preserve"> (Erlangga (ed.); 1st ed.). Erlangga.</w:t>
      </w:r>
    </w:p>
    <w:p w14:paraId="1CBDBE8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Hosseinian, A. H., &amp; Baradaran, V. (2021). A two-phase approach for solving the multi-skill resource-constrained multi-project scheduling problem: a case study in construction industry. </w:t>
      </w:r>
      <w:r w:rsidRPr="008D6EE3">
        <w:rPr>
          <w:rFonts w:cs="Times New Roman"/>
          <w:i/>
          <w:iCs/>
          <w:noProof/>
          <w:szCs w:val="24"/>
        </w:rPr>
        <w:t>Engineering, Construction and Architectural Management</w:t>
      </w:r>
      <w:r w:rsidRPr="008D6EE3">
        <w:rPr>
          <w:rFonts w:cs="Times New Roman"/>
          <w:noProof/>
          <w:szCs w:val="24"/>
        </w:rPr>
        <w:t>. https://doi.org/10.1108/ECAM-07-2019-0384</w:t>
      </w:r>
    </w:p>
    <w:p w14:paraId="3644185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Hurwitz, J., &amp; Kirsch, D. (2018). Machine Learning for Dummies. In </w:t>
      </w:r>
      <w:r w:rsidRPr="008D6EE3">
        <w:rPr>
          <w:rFonts w:cs="Times New Roman"/>
          <w:i/>
          <w:iCs/>
          <w:noProof/>
          <w:szCs w:val="24"/>
        </w:rPr>
        <w:t>Journal of the American Society for Information Science</w:t>
      </w:r>
      <w:r w:rsidRPr="008D6EE3">
        <w:rPr>
          <w:rFonts w:cs="Times New Roman"/>
          <w:noProof/>
          <w:szCs w:val="24"/>
        </w:rPr>
        <w:t xml:space="preserve"> (Vol. 35, Issue 5). John Wiley &amp; Sons. https://doi.org/10.1002/asi.4630350509</w:t>
      </w:r>
    </w:p>
    <w:p w14:paraId="6D678C43"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Institute of Industrial and System Engineer. (2021). </w:t>
      </w:r>
      <w:r w:rsidRPr="008D6EE3">
        <w:rPr>
          <w:rFonts w:cs="Times New Roman"/>
          <w:i/>
          <w:iCs/>
          <w:noProof/>
          <w:szCs w:val="24"/>
        </w:rPr>
        <w:t>Industrial and System Engineering Body of Knowledge</w:t>
      </w:r>
      <w:r w:rsidRPr="008D6EE3">
        <w:rPr>
          <w:rFonts w:cs="Times New Roman"/>
          <w:noProof/>
          <w:szCs w:val="24"/>
        </w:rPr>
        <w:t>. IISE.</w:t>
      </w:r>
    </w:p>
    <w:p w14:paraId="387CD66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Jain, V., &amp; Chand, M. (2021). Decision making in FMS by COPRAS approach. </w:t>
      </w:r>
      <w:r w:rsidRPr="008D6EE3">
        <w:rPr>
          <w:rFonts w:cs="Times New Roman"/>
          <w:i/>
          <w:iCs/>
          <w:noProof/>
          <w:szCs w:val="24"/>
        </w:rPr>
        <w:t>International Journal of Business Performance Management</w:t>
      </w:r>
      <w:r w:rsidRPr="008D6EE3">
        <w:rPr>
          <w:rFonts w:cs="Times New Roman"/>
          <w:noProof/>
          <w:szCs w:val="24"/>
        </w:rPr>
        <w:t xml:space="preserve">, </w:t>
      </w:r>
      <w:r w:rsidRPr="008D6EE3">
        <w:rPr>
          <w:rFonts w:cs="Times New Roman"/>
          <w:i/>
          <w:iCs/>
          <w:noProof/>
          <w:szCs w:val="24"/>
        </w:rPr>
        <w:t>22</w:t>
      </w:r>
      <w:r w:rsidRPr="008D6EE3">
        <w:rPr>
          <w:rFonts w:cs="Times New Roman"/>
          <w:noProof/>
          <w:szCs w:val="24"/>
        </w:rPr>
        <w:t>(1), 75–92. https://doi.org/10.1504/IJBPM.2021.112148</w:t>
      </w:r>
    </w:p>
    <w:p w14:paraId="283B2FFA"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Jalali Sohi, A., Bosch-Rekveldt, M., &amp; Hertogh, M. (2020). Does flexibility in project management in early project phases contribute positively to end-project performance? </w:t>
      </w:r>
      <w:r w:rsidRPr="008D6EE3">
        <w:rPr>
          <w:rFonts w:cs="Times New Roman"/>
          <w:i/>
          <w:iCs/>
          <w:noProof/>
          <w:szCs w:val="24"/>
        </w:rPr>
        <w:t>International Journal of Managing Projects in Business</w:t>
      </w:r>
      <w:r w:rsidRPr="008D6EE3">
        <w:rPr>
          <w:rFonts w:cs="Times New Roman"/>
          <w:noProof/>
          <w:szCs w:val="24"/>
        </w:rPr>
        <w:t xml:space="preserve">, </w:t>
      </w:r>
      <w:r w:rsidRPr="008D6EE3">
        <w:rPr>
          <w:rFonts w:cs="Times New Roman"/>
          <w:i/>
          <w:iCs/>
          <w:noProof/>
          <w:szCs w:val="24"/>
        </w:rPr>
        <w:t>13</w:t>
      </w:r>
      <w:r w:rsidRPr="008D6EE3">
        <w:rPr>
          <w:rFonts w:cs="Times New Roman"/>
          <w:noProof/>
          <w:szCs w:val="24"/>
        </w:rPr>
        <w:t>(4), 665–694. https://doi.org/10.1108/IJMPB-07-2019-0173</w:t>
      </w:r>
    </w:p>
    <w:p w14:paraId="01AC4086"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K.Pratt, M., &amp; Roy, M. (2017). </w:t>
      </w:r>
      <w:r w:rsidRPr="008D6EE3">
        <w:rPr>
          <w:rFonts w:cs="Times New Roman"/>
          <w:i/>
          <w:iCs/>
          <w:noProof/>
          <w:szCs w:val="24"/>
        </w:rPr>
        <w:t>What is business process reengineering (BPR) - Definition from WhatIs</w:t>
      </w:r>
      <w:r w:rsidRPr="008D6EE3">
        <w:rPr>
          <w:rFonts w:cs="Times New Roman"/>
          <w:noProof/>
          <w:szCs w:val="24"/>
        </w:rPr>
        <w:t>. TechTarget. https://www.techtarget.com/searchcio/definition/business-process</w:t>
      </w:r>
    </w:p>
    <w:p w14:paraId="4833F8B8"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Kerzner, H. (2017). Project Management 12th Edition. In </w:t>
      </w:r>
      <w:r w:rsidRPr="008D6EE3">
        <w:rPr>
          <w:rFonts w:cs="Times New Roman"/>
          <w:i/>
          <w:iCs/>
          <w:noProof/>
          <w:szCs w:val="24"/>
        </w:rPr>
        <w:t>Syria Studies</w:t>
      </w:r>
      <w:r w:rsidRPr="008D6EE3">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0CD992DA"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Kim, C. W., Yoo, W. S., Lim, H., Yu, I., Cho, H., &amp; Kang, K. I. (2018). Early-warning performance monitoring system (EPMS) using the business information of a project. </w:t>
      </w:r>
      <w:r w:rsidRPr="008D6EE3">
        <w:rPr>
          <w:rFonts w:cs="Times New Roman"/>
          <w:i/>
          <w:iCs/>
          <w:noProof/>
          <w:szCs w:val="24"/>
        </w:rPr>
        <w:t>International Journal of Project Management</w:t>
      </w:r>
      <w:r w:rsidRPr="008D6EE3">
        <w:rPr>
          <w:rFonts w:cs="Times New Roman"/>
          <w:noProof/>
          <w:szCs w:val="24"/>
        </w:rPr>
        <w:t xml:space="preserve">, </w:t>
      </w:r>
      <w:r w:rsidRPr="008D6EE3">
        <w:rPr>
          <w:rFonts w:cs="Times New Roman"/>
          <w:i/>
          <w:iCs/>
          <w:noProof/>
          <w:szCs w:val="24"/>
        </w:rPr>
        <w:t>36</w:t>
      </w:r>
      <w:r w:rsidRPr="008D6EE3">
        <w:rPr>
          <w:rFonts w:cs="Times New Roman"/>
          <w:noProof/>
          <w:szCs w:val="24"/>
        </w:rPr>
        <w:t>(5), 730–743. https://doi.org/10.1016/j.ijproman.2018.03.010</w:t>
      </w:r>
    </w:p>
    <w:p w14:paraId="11E35DC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Kock, A., Schulz, B., Kopmann, J., &amp; Gemünden, H. G. (2020). Project portfolio management information systems’ positive influence on performance – the importance of process maturity. </w:t>
      </w:r>
      <w:r w:rsidRPr="008D6EE3">
        <w:rPr>
          <w:rFonts w:cs="Times New Roman"/>
          <w:i/>
          <w:iCs/>
          <w:noProof/>
          <w:szCs w:val="24"/>
        </w:rPr>
        <w:t>International Journal of Project Management</w:t>
      </w:r>
      <w:r w:rsidRPr="008D6EE3">
        <w:rPr>
          <w:rFonts w:cs="Times New Roman"/>
          <w:noProof/>
          <w:szCs w:val="24"/>
        </w:rPr>
        <w:t xml:space="preserve">, </w:t>
      </w:r>
      <w:r w:rsidRPr="008D6EE3">
        <w:rPr>
          <w:rFonts w:cs="Times New Roman"/>
          <w:i/>
          <w:iCs/>
          <w:noProof/>
          <w:szCs w:val="24"/>
        </w:rPr>
        <w:t>38</w:t>
      </w:r>
      <w:r w:rsidRPr="008D6EE3">
        <w:rPr>
          <w:rFonts w:cs="Times New Roman"/>
          <w:noProof/>
          <w:szCs w:val="24"/>
        </w:rPr>
        <w:t>(4), 229–241. https://doi.org/10.1016/j.ijproman.2020.05.001</w:t>
      </w:r>
    </w:p>
    <w:p w14:paraId="5A9292E8"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8D6EE3">
        <w:rPr>
          <w:rFonts w:cs="Times New Roman"/>
          <w:i/>
          <w:iCs/>
          <w:noProof/>
          <w:szCs w:val="24"/>
        </w:rPr>
        <w:t>Information &amp; Management</w:t>
      </w:r>
      <w:r w:rsidRPr="008D6EE3">
        <w:rPr>
          <w:rFonts w:cs="Times New Roman"/>
          <w:noProof/>
          <w:szCs w:val="24"/>
        </w:rPr>
        <w:t xml:space="preserve">, </w:t>
      </w:r>
      <w:r w:rsidRPr="008D6EE3">
        <w:rPr>
          <w:rFonts w:cs="Times New Roman"/>
          <w:i/>
          <w:iCs/>
          <w:noProof/>
          <w:szCs w:val="24"/>
        </w:rPr>
        <w:t>59</w:t>
      </w:r>
      <w:r w:rsidRPr="008D6EE3">
        <w:rPr>
          <w:rFonts w:cs="Times New Roman"/>
          <w:noProof/>
          <w:szCs w:val="24"/>
        </w:rPr>
        <w:t>(6), 103680. https://doi.org/10.1016/j.im.2022.103680</w:t>
      </w:r>
    </w:p>
    <w:p w14:paraId="441ABDC6"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Mrukwa, G. (2018). </w:t>
      </w:r>
      <w:r w:rsidRPr="008D6EE3">
        <w:rPr>
          <w:rFonts w:cs="Times New Roman"/>
          <w:i/>
          <w:iCs/>
          <w:noProof/>
          <w:szCs w:val="24"/>
        </w:rPr>
        <w:t>Supervised and Unsupervised Machine Learning - Types of ML</w:t>
      </w:r>
      <w:r w:rsidRPr="008D6EE3">
        <w:rPr>
          <w:rFonts w:cs="Times New Roman"/>
          <w:noProof/>
          <w:szCs w:val="24"/>
        </w:rPr>
        <w:t>. Netguru. https://www.netguru.com/blog/supervised-machine-learning</w:t>
      </w:r>
    </w:p>
    <w:p w14:paraId="50EF398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Onesmus, M. (2020a). </w:t>
      </w:r>
      <w:r w:rsidRPr="008D6EE3">
        <w:rPr>
          <w:rFonts w:cs="Times New Roman"/>
          <w:i/>
          <w:iCs/>
          <w:noProof/>
          <w:szCs w:val="24"/>
        </w:rPr>
        <w:t>Introduction to Random Forest in Machine Learning</w:t>
      </w:r>
      <w:r w:rsidRPr="008D6EE3">
        <w:rPr>
          <w:rFonts w:cs="Times New Roman"/>
          <w:noProof/>
          <w:szCs w:val="24"/>
        </w:rPr>
        <w:t>. Section.Io. https://www.section.io/engineering-education/introduction-to-random-forest-in-machine-learning/</w:t>
      </w:r>
    </w:p>
    <w:p w14:paraId="047FFA9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Onesmus, M. (2020b). </w:t>
      </w:r>
      <w:r w:rsidRPr="008D6EE3">
        <w:rPr>
          <w:rFonts w:cs="Times New Roman"/>
          <w:i/>
          <w:iCs/>
          <w:noProof/>
          <w:szCs w:val="24"/>
        </w:rPr>
        <w:t>Introduction to Random Forest in Machine Learning</w:t>
      </w:r>
      <w:r w:rsidRPr="008D6EE3">
        <w:rPr>
          <w:rFonts w:cs="Times New Roman"/>
          <w:noProof/>
          <w:szCs w:val="24"/>
        </w:rPr>
        <w:t>. Section.Io; Section. https://www.section.io/engineering-education/introduction-to-random-forest-in-machine-learning/</w:t>
      </w:r>
    </w:p>
    <w:p w14:paraId="3CBE46CE"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Pappas, L. (2021a). The State of Project Management Training. In </w:t>
      </w:r>
      <w:r w:rsidRPr="008D6EE3">
        <w:rPr>
          <w:rFonts w:cs="Times New Roman"/>
          <w:i/>
          <w:iCs/>
          <w:noProof/>
          <w:szCs w:val="24"/>
        </w:rPr>
        <w:t>Wellingtone</w:t>
      </w:r>
      <w:r w:rsidRPr="008D6EE3">
        <w:rPr>
          <w:rFonts w:cs="Times New Roman"/>
          <w:noProof/>
          <w:szCs w:val="24"/>
        </w:rPr>
        <w:t>. http://search.proquest.com.ezproxy.library.wisc.edu/abicomplete/docview/198717427/13BF4534484E6D0878/5?accountid=465</w:t>
      </w:r>
    </w:p>
    <w:p w14:paraId="6AAF2AA5"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Pappas, L. (2021b). The State of Project Management Training. In </w:t>
      </w:r>
      <w:r w:rsidRPr="008D6EE3">
        <w:rPr>
          <w:rFonts w:cs="Times New Roman"/>
          <w:i/>
          <w:iCs/>
          <w:noProof/>
          <w:szCs w:val="24"/>
        </w:rPr>
        <w:t>Wellingtone</w:t>
      </w:r>
      <w:r w:rsidRPr="008D6EE3">
        <w:rPr>
          <w:rFonts w:cs="Times New Roman"/>
          <w:noProof/>
          <w:szCs w:val="24"/>
        </w:rPr>
        <w:t>.</w:t>
      </w:r>
    </w:p>
    <w:p w14:paraId="5D03E5AA"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Patil, A., Madaan, J., Chan, F. T. S., &amp; Charan, P. (2022). Advancement of performance measurement system in the humanitarian supply chain. </w:t>
      </w:r>
      <w:r w:rsidRPr="008D6EE3">
        <w:rPr>
          <w:rFonts w:cs="Times New Roman"/>
          <w:i/>
          <w:iCs/>
          <w:noProof/>
          <w:szCs w:val="24"/>
        </w:rPr>
        <w:t>Expert Systems with Applications</w:t>
      </w:r>
      <w:r w:rsidRPr="008D6EE3">
        <w:rPr>
          <w:rFonts w:cs="Times New Roman"/>
          <w:noProof/>
          <w:szCs w:val="24"/>
        </w:rPr>
        <w:t xml:space="preserve">, </w:t>
      </w:r>
      <w:r w:rsidRPr="008D6EE3">
        <w:rPr>
          <w:rFonts w:cs="Times New Roman"/>
          <w:i/>
          <w:iCs/>
          <w:noProof/>
          <w:szCs w:val="24"/>
        </w:rPr>
        <w:t>206</w:t>
      </w:r>
      <w:r w:rsidRPr="008D6EE3">
        <w:rPr>
          <w:rFonts w:cs="Times New Roman"/>
          <w:noProof/>
          <w:szCs w:val="24"/>
        </w:rPr>
        <w:t>(June), 117844. https://doi.org/10.1016/j.eswa.2022.117844</w:t>
      </w:r>
    </w:p>
    <w:p w14:paraId="798E8FE8"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PMI. (2021a). A Guide to the Project Management Body of Knowledge PMBOK GUIDE Seventh Edition and The Standard for Project Management. In </w:t>
      </w:r>
      <w:r w:rsidRPr="008D6EE3">
        <w:rPr>
          <w:rFonts w:cs="Times New Roman"/>
          <w:i/>
          <w:iCs/>
          <w:noProof/>
          <w:szCs w:val="24"/>
        </w:rPr>
        <w:t>Angewandte Chemie International Edition, 6(11), 951–952.</w:t>
      </w:r>
      <w:r w:rsidRPr="008D6EE3">
        <w:rPr>
          <w:rFonts w:cs="Times New Roman"/>
          <w:noProof/>
          <w:szCs w:val="24"/>
        </w:rPr>
        <w:t xml:space="preserve"> (7th ed.). Project Management Institute.</w:t>
      </w:r>
    </w:p>
    <w:p w14:paraId="6D33BFB9"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PMI. (2021b). </w:t>
      </w:r>
      <w:r w:rsidRPr="008D6EE3">
        <w:rPr>
          <w:rFonts w:cs="Times New Roman"/>
          <w:i/>
          <w:iCs/>
          <w:noProof/>
          <w:szCs w:val="24"/>
        </w:rPr>
        <w:t>Pulse of Profession 2021: Beyond Agility</w:t>
      </w:r>
      <w:r w:rsidRPr="008D6EE3">
        <w:rPr>
          <w:rFonts w:cs="Times New Roman"/>
          <w:noProof/>
          <w:szCs w:val="24"/>
        </w:rPr>
        <w:t>. https://www.pmi.org/-/media/pmi/documents/public/pdf/learning/thought-leadership/pulse/pmi_pulse_2021.pdf?v=b5c9abc1-e9ff-4ac5-bb0d-010ea8f664da&amp;sc_lang_temp=en</w:t>
      </w:r>
    </w:p>
    <w:p w14:paraId="754F1391"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Saragih, L. R., Dachyar, M., Zagloel, T. Y. M., Wulandari, A., Dachyar, M., &amp; Farizal. (2021). Implementation of telecommunications cross-industry collaboration through agile project management. </w:t>
      </w:r>
      <w:r w:rsidRPr="008D6EE3">
        <w:rPr>
          <w:rFonts w:cs="Times New Roman"/>
          <w:i/>
          <w:iCs/>
          <w:noProof/>
          <w:szCs w:val="24"/>
        </w:rPr>
        <w:t>MATEC Web of Conferences</w:t>
      </w:r>
      <w:r w:rsidRPr="008D6EE3">
        <w:rPr>
          <w:rFonts w:cs="Times New Roman"/>
          <w:noProof/>
          <w:szCs w:val="24"/>
        </w:rPr>
        <w:t xml:space="preserve">, </w:t>
      </w:r>
      <w:r w:rsidRPr="008D6EE3">
        <w:rPr>
          <w:rFonts w:cs="Times New Roman"/>
          <w:i/>
          <w:iCs/>
          <w:noProof/>
          <w:szCs w:val="24"/>
        </w:rPr>
        <w:t>7</w:t>
      </w:r>
      <w:r w:rsidRPr="008D6EE3">
        <w:rPr>
          <w:rFonts w:cs="Times New Roman"/>
          <w:noProof/>
          <w:szCs w:val="24"/>
        </w:rPr>
        <w:t>(5), e07013. https://doi.org/10.1051/matecconf/201824803012</w:t>
      </w:r>
    </w:p>
    <w:p w14:paraId="75AE8926"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Satic, U., Jacko, P., &amp; Kirkbride, C. (2022). Performance evaluation of scheduling policies for the dynamic and stochastic resource-constrained multi-project scheduling problem. </w:t>
      </w:r>
      <w:r w:rsidRPr="008D6EE3">
        <w:rPr>
          <w:rFonts w:cs="Times New Roman"/>
          <w:i/>
          <w:iCs/>
          <w:noProof/>
          <w:szCs w:val="24"/>
        </w:rPr>
        <w:t>International Journal of Production Research</w:t>
      </w:r>
      <w:r w:rsidRPr="008D6EE3">
        <w:rPr>
          <w:rFonts w:cs="Times New Roman"/>
          <w:noProof/>
          <w:szCs w:val="24"/>
        </w:rPr>
        <w:t xml:space="preserve">, </w:t>
      </w:r>
      <w:r w:rsidRPr="008D6EE3">
        <w:rPr>
          <w:rFonts w:cs="Times New Roman"/>
          <w:i/>
          <w:iCs/>
          <w:noProof/>
          <w:szCs w:val="24"/>
        </w:rPr>
        <w:t>60</w:t>
      </w:r>
      <w:r w:rsidRPr="008D6EE3">
        <w:rPr>
          <w:rFonts w:cs="Times New Roman"/>
          <w:noProof/>
          <w:szCs w:val="24"/>
        </w:rPr>
        <w:t>(4), 1411–1423. https://doi.org/10.1080/00207543.2020.1857450</w:t>
      </w:r>
    </w:p>
    <w:p w14:paraId="43D0712A"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8D6EE3">
        <w:rPr>
          <w:rFonts w:cs="Times New Roman"/>
          <w:i/>
          <w:iCs/>
          <w:noProof/>
          <w:szCs w:val="24"/>
        </w:rPr>
        <w:t>Advances in Engineering Software</w:t>
      </w:r>
      <w:r w:rsidRPr="008D6EE3">
        <w:rPr>
          <w:rFonts w:cs="Times New Roman"/>
          <w:noProof/>
          <w:szCs w:val="24"/>
        </w:rPr>
        <w:t xml:space="preserve">, </w:t>
      </w:r>
      <w:r w:rsidRPr="008D6EE3">
        <w:rPr>
          <w:rFonts w:cs="Times New Roman"/>
          <w:i/>
          <w:iCs/>
          <w:noProof/>
          <w:szCs w:val="24"/>
        </w:rPr>
        <w:t>170</w:t>
      </w:r>
      <w:r w:rsidRPr="008D6EE3">
        <w:rPr>
          <w:rFonts w:cs="Times New Roman"/>
          <w:noProof/>
          <w:szCs w:val="24"/>
        </w:rPr>
        <w:t>, 103143. https://doi.org/10.1016/j.advengsoft.2022.103143</w:t>
      </w:r>
    </w:p>
    <w:p w14:paraId="2E922390"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Shetty, B. (2019). </w:t>
      </w:r>
      <w:r w:rsidRPr="008D6EE3">
        <w:rPr>
          <w:rFonts w:cs="Times New Roman"/>
          <w:i/>
          <w:iCs/>
          <w:noProof/>
          <w:szCs w:val="24"/>
        </w:rPr>
        <w:t>Supervised Machine Learning Classification: An In-Depth Guide</w:t>
      </w:r>
      <w:r w:rsidRPr="008D6EE3">
        <w:rPr>
          <w:rFonts w:cs="Times New Roman"/>
          <w:noProof/>
          <w:szCs w:val="24"/>
        </w:rPr>
        <w:t>. Builtin. https://builtin.com/data-science/supervised-machine-learning-classification</w:t>
      </w:r>
    </w:p>
    <w:p w14:paraId="376B13D8"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Shi, Q., Hertogh, M., Bosch-Rekveldt, M., Zhu, J., &amp; Sheng, Z. (2020). Exploring Decision-Making Complexity in Major Infrastructure Projects: A Case Study From China. </w:t>
      </w:r>
      <w:r w:rsidRPr="008D6EE3">
        <w:rPr>
          <w:rFonts w:cs="Times New Roman"/>
          <w:i/>
          <w:iCs/>
          <w:noProof/>
          <w:szCs w:val="24"/>
        </w:rPr>
        <w:t>Project Management Journal</w:t>
      </w:r>
      <w:r w:rsidRPr="008D6EE3">
        <w:rPr>
          <w:rFonts w:cs="Times New Roman"/>
          <w:noProof/>
          <w:szCs w:val="24"/>
        </w:rPr>
        <w:t xml:space="preserve">, </w:t>
      </w:r>
      <w:r w:rsidRPr="008D6EE3">
        <w:rPr>
          <w:rFonts w:cs="Times New Roman"/>
          <w:i/>
          <w:iCs/>
          <w:noProof/>
          <w:szCs w:val="24"/>
        </w:rPr>
        <w:t>51</w:t>
      </w:r>
      <w:r w:rsidRPr="008D6EE3">
        <w:rPr>
          <w:rFonts w:cs="Times New Roman"/>
          <w:noProof/>
          <w:szCs w:val="24"/>
        </w:rPr>
        <w:t>(6), 617–632. https://doi.org/10.1177/8756972820919205</w:t>
      </w:r>
    </w:p>
    <w:p w14:paraId="21E518B7"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Tam, C., Moura, E. J. da C., Oliveira, T., &amp; Varajão, J. (2020). The factors influencing the success of on-going agile software development projects. </w:t>
      </w:r>
      <w:r w:rsidRPr="008D6EE3">
        <w:rPr>
          <w:rFonts w:cs="Times New Roman"/>
          <w:i/>
          <w:iCs/>
          <w:noProof/>
          <w:szCs w:val="24"/>
        </w:rPr>
        <w:t>International Journal of Project Management</w:t>
      </w:r>
      <w:r w:rsidRPr="008D6EE3">
        <w:rPr>
          <w:rFonts w:cs="Times New Roman"/>
          <w:noProof/>
          <w:szCs w:val="24"/>
        </w:rPr>
        <w:t xml:space="preserve">, </w:t>
      </w:r>
      <w:r w:rsidRPr="008D6EE3">
        <w:rPr>
          <w:rFonts w:cs="Times New Roman"/>
          <w:i/>
          <w:iCs/>
          <w:noProof/>
          <w:szCs w:val="24"/>
        </w:rPr>
        <w:t>38</w:t>
      </w:r>
      <w:r w:rsidRPr="008D6EE3">
        <w:rPr>
          <w:rFonts w:cs="Times New Roman"/>
          <w:noProof/>
          <w:szCs w:val="24"/>
        </w:rPr>
        <w:t>(3), 165–176. https://doi.org/10.1016/j.ijproman.2020.02.001</w:t>
      </w:r>
    </w:p>
    <w:p w14:paraId="6CF1F6C0"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Tewari, I., &amp; Pant, M. (2020). Artificial Intelligence Reshaping Human Resource Management : A Review. </w:t>
      </w:r>
      <w:r w:rsidRPr="008D6EE3">
        <w:rPr>
          <w:rFonts w:cs="Times New Roman"/>
          <w:i/>
          <w:iCs/>
          <w:noProof/>
          <w:szCs w:val="24"/>
        </w:rPr>
        <w:t>Proceedings of IEEE International Conference on Advent Trends in Multidisciplinary Research and Innovation, ICATMRI 2020</w:t>
      </w:r>
      <w:r w:rsidRPr="008D6EE3">
        <w:rPr>
          <w:rFonts w:cs="Times New Roman"/>
          <w:noProof/>
          <w:szCs w:val="24"/>
        </w:rPr>
        <w:t>, 2020–2023. https://doi.org/10.1109/ICATMRI51801.2020.9398420</w:t>
      </w:r>
    </w:p>
    <w:p w14:paraId="19940E87"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8D6EE3">
        <w:rPr>
          <w:rFonts w:cs="Times New Roman"/>
          <w:i/>
          <w:iCs/>
          <w:noProof/>
          <w:szCs w:val="24"/>
        </w:rPr>
        <w:t>CEUR Workshop Proceedings</w:t>
      </w:r>
      <w:r w:rsidRPr="008D6EE3">
        <w:rPr>
          <w:rFonts w:cs="Times New Roman"/>
          <w:noProof/>
          <w:szCs w:val="24"/>
        </w:rPr>
        <w:t xml:space="preserve">, </w:t>
      </w:r>
      <w:r w:rsidRPr="008D6EE3">
        <w:rPr>
          <w:rFonts w:cs="Times New Roman"/>
          <w:i/>
          <w:iCs/>
          <w:noProof/>
          <w:szCs w:val="24"/>
        </w:rPr>
        <w:t>2913</w:t>
      </w:r>
      <w:r w:rsidRPr="008D6EE3">
        <w:rPr>
          <w:rFonts w:cs="Times New Roman"/>
          <w:noProof/>
          <w:szCs w:val="24"/>
        </w:rPr>
        <w:t>(July), 198–208. https://doi.org/10.47350/iccs-de.2021.15</w:t>
      </w:r>
    </w:p>
    <w:p w14:paraId="5FFDFE5F"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van Besouw, J., &amp; Bond-Barnard, T. (2021). Smart project management information systems (Spmis) for engineering projects – project performance monitoring &amp; reporting. </w:t>
      </w:r>
      <w:r w:rsidRPr="008D6EE3">
        <w:rPr>
          <w:rFonts w:cs="Times New Roman"/>
          <w:i/>
          <w:iCs/>
          <w:noProof/>
          <w:szCs w:val="24"/>
        </w:rPr>
        <w:t>International Journal of Information Systems and Project Management</w:t>
      </w:r>
      <w:r w:rsidRPr="008D6EE3">
        <w:rPr>
          <w:rFonts w:cs="Times New Roman"/>
          <w:noProof/>
          <w:szCs w:val="24"/>
        </w:rPr>
        <w:t xml:space="preserve">, </w:t>
      </w:r>
      <w:r w:rsidRPr="008D6EE3">
        <w:rPr>
          <w:rFonts w:cs="Times New Roman"/>
          <w:i/>
          <w:iCs/>
          <w:noProof/>
          <w:szCs w:val="24"/>
        </w:rPr>
        <w:t>9</w:t>
      </w:r>
      <w:r w:rsidRPr="008D6EE3">
        <w:rPr>
          <w:rFonts w:cs="Times New Roman"/>
          <w:noProof/>
          <w:szCs w:val="24"/>
        </w:rPr>
        <w:t>(1), 78–97. https://doi.org/10.12821/ijispm090104</w:t>
      </w:r>
    </w:p>
    <w:p w14:paraId="2E147E98"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Varajão, J., Pereira, J. L., Trigo, A., &amp; Moura, I. (2021). Information systems project management success. </w:t>
      </w:r>
      <w:r w:rsidRPr="008D6EE3">
        <w:rPr>
          <w:rFonts w:cs="Times New Roman"/>
          <w:i/>
          <w:iCs/>
          <w:noProof/>
          <w:szCs w:val="24"/>
        </w:rPr>
        <w:t>International Journal of Information Systems and Project Management</w:t>
      </w:r>
      <w:r w:rsidRPr="008D6EE3">
        <w:rPr>
          <w:rFonts w:cs="Times New Roman"/>
          <w:noProof/>
          <w:szCs w:val="24"/>
        </w:rPr>
        <w:t xml:space="preserve">, </w:t>
      </w:r>
      <w:r w:rsidRPr="008D6EE3">
        <w:rPr>
          <w:rFonts w:cs="Times New Roman"/>
          <w:i/>
          <w:iCs/>
          <w:noProof/>
          <w:szCs w:val="24"/>
        </w:rPr>
        <w:t>9</w:t>
      </w:r>
      <w:r w:rsidRPr="008D6EE3">
        <w:rPr>
          <w:rFonts w:cs="Times New Roman"/>
          <w:noProof/>
          <w:szCs w:val="24"/>
        </w:rPr>
        <w:t>(4), 62–74. https://doi.org/10.12821/ijispm090404</w:t>
      </w:r>
    </w:p>
    <w:p w14:paraId="63495F43"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vom Brocke, J. (2018). </w:t>
      </w:r>
      <w:r w:rsidRPr="008D6EE3">
        <w:rPr>
          <w:rFonts w:cs="Times New Roman"/>
          <w:i/>
          <w:iCs/>
          <w:noProof/>
          <w:szCs w:val="24"/>
        </w:rPr>
        <w:t>Business Process Management Cases :Digital Innovation and Business Transformation in Practice</w:t>
      </w:r>
      <w:r w:rsidRPr="008D6EE3">
        <w:rPr>
          <w:rFonts w:cs="Times New Roman"/>
          <w:noProof/>
          <w:szCs w:val="24"/>
        </w:rPr>
        <w:t xml:space="preserve"> (J. Mendling (ed.); 1th ed.). Springer Berlin Heidelberg. https://doi.org/10.1007/978-3-319-58307-5_9</w:t>
      </w:r>
    </w:p>
    <w:p w14:paraId="10D88993"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Xiaojuan, M. (2018). Research on the classification of high dimensional imbalanced data based on the optimization of random forest algorithm. </w:t>
      </w:r>
      <w:r w:rsidRPr="008D6EE3">
        <w:rPr>
          <w:rFonts w:cs="Times New Roman"/>
          <w:i/>
          <w:iCs/>
          <w:noProof/>
          <w:szCs w:val="24"/>
        </w:rPr>
        <w:t>ACM International Conference Proceeding Series</w:t>
      </w:r>
      <w:r w:rsidRPr="008D6EE3">
        <w:rPr>
          <w:rFonts w:cs="Times New Roman"/>
          <w:noProof/>
          <w:szCs w:val="24"/>
        </w:rPr>
        <w:t>, 60–67. https://doi.org/10.1145/3297730.3297747</w:t>
      </w:r>
    </w:p>
    <w:p w14:paraId="5E228605" w14:textId="77777777" w:rsidR="008D6EE3" w:rsidRPr="008D6EE3" w:rsidRDefault="008D6EE3" w:rsidP="008D6EE3">
      <w:pPr>
        <w:widowControl w:val="0"/>
        <w:autoSpaceDE w:val="0"/>
        <w:autoSpaceDN w:val="0"/>
        <w:adjustRightInd w:val="0"/>
        <w:spacing w:line="240" w:lineRule="auto"/>
        <w:ind w:left="480" w:hanging="480"/>
        <w:rPr>
          <w:rFonts w:cs="Times New Roman"/>
          <w:noProof/>
          <w:szCs w:val="24"/>
        </w:rPr>
      </w:pPr>
      <w:r w:rsidRPr="008D6EE3">
        <w:rPr>
          <w:rFonts w:cs="Times New Roman"/>
          <w:noProof/>
          <w:szCs w:val="24"/>
        </w:rPr>
        <w:t xml:space="preserve">Yodnual, O., Srimaharaj, W., Chaisricharoen, R., &amp; Pamanee, K. (2020). Automatic Workload Estimation for Software House. </w:t>
      </w:r>
      <w:r w:rsidRPr="008D6EE3">
        <w:rPr>
          <w:rFonts w:cs="Times New Roman"/>
          <w:i/>
          <w:iCs/>
          <w:noProof/>
          <w:szCs w:val="24"/>
        </w:rPr>
        <w:t>ACM International Conference Proceeding Series</w:t>
      </w:r>
      <w:r w:rsidRPr="008D6EE3">
        <w:rPr>
          <w:rFonts w:cs="Times New Roman"/>
          <w:noProof/>
          <w:szCs w:val="24"/>
        </w:rPr>
        <w:t>, 41–45. https://doi.org/10.1145/3439133.3439135</w:t>
      </w:r>
    </w:p>
    <w:p w14:paraId="6D7C61CE" w14:textId="77777777" w:rsidR="008D6EE3" w:rsidRPr="008D6EE3" w:rsidRDefault="008D6EE3" w:rsidP="008D6EE3">
      <w:pPr>
        <w:widowControl w:val="0"/>
        <w:autoSpaceDE w:val="0"/>
        <w:autoSpaceDN w:val="0"/>
        <w:adjustRightInd w:val="0"/>
        <w:spacing w:line="240" w:lineRule="auto"/>
        <w:ind w:left="480" w:hanging="480"/>
        <w:rPr>
          <w:rFonts w:cs="Times New Roman"/>
          <w:noProof/>
        </w:rPr>
      </w:pPr>
      <w:r w:rsidRPr="008D6EE3">
        <w:rPr>
          <w:rFonts w:cs="Times New Roman"/>
          <w:noProof/>
          <w:szCs w:val="24"/>
        </w:rPr>
        <w:t xml:space="preserve">Zlaugotne, B., Zihare, L., Balode, L., Kalnbalkite, A., Khabdullin, A., &amp; Blumberga, D. (2020). Multi-Criteria Decision Analysis Methods Comparison. </w:t>
      </w:r>
      <w:r w:rsidRPr="008D6EE3">
        <w:rPr>
          <w:rFonts w:cs="Times New Roman"/>
          <w:i/>
          <w:iCs/>
          <w:noProof/>
          <w:szCs w:val="24"/>
        </w:rPr>
        <w:t>Environmental and Climate Technologies</w:t>
      </w:r>
      <w:r w:rsidRPr="008D6EE3">
        <w:rPr>
          <w:rFonts w:cs="Times New Roman"/>
          <w:noProof/>
          <w:szCs w:val="24"/>
        </w:rPr>
        <w:t xml:space="preserve">, </w:t>
      </w:r>
      <w:r w:rsidRPr="008D6EE3">
        <w:rPr>
          <w:rFonts w:cs="Times New Roman"/>
          <w:i/>
          <w:iCs/>
          <w:noProof/>
          <w:szCs w:val="24"/>
        </w:rPr>
        <w:t>24</w:t>
      </w:r>
      <w:r w:rsidRPr="008D6EE3">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65"/>
      <w:footerReference w:type="default" r:id="rId66"/>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4CB99" w14:textId="77777777" w:rsidR="00672219" w:rsidRDefault="00672219" w:rsidP="00FB2759">
      <w:pPr>
        <w:spacing w:after="0" w:line="240" w:lineRule="auto"/>
      </w:pPr>
      <w:r>
        <w:separator/>
      </w:r>
    </w:p>
  </w:endnote>
  <w:endnote w:type="continuationSeparator" w:id="0">
    <w:p w14:paraId="27E05BEA" w14:textId="77777777" w:rsidR="00672219" w:rsidRDefault="00672219" w:rsidP="00FB2759">
      <w:pPr>
        <w:spacing w:after="0" w:line="240" w:lineRule="auto"/>
      </w:pPr>
      <w:r>
        <w:continuationSeparator/>
      </w:r>
    </w:p>
  </w:endnote>
  <w:endnote w:type="continuationNotice" w:id="1">
    <w:p w14:paraId="6C0A3525" w14:textId="77777777" w:rsidR="00672219" w:rsidRDefault="006722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99B95" w14:textId="77777777" w:rsidR="00672219" w:rsidRDefault="00672219" w:rsidP="00FB2759">
      <w:pPr>
        <w:spacing w:after="0" w:line="240" w:lineRule="auto"/>
      </w:pPr>
      <w:r>
        <w:separator/>
      </w:r>
    </w:p>
  </w:footnote>
  <w:footnote w:type="continuationSeparator" w:id="0">
    <w:p w14:paraId="35AC1FAD" w14:textId="77777777" w:rsidR="00672219" w:rsidRDefault="00672219" w:rsidP="00FB2759">
      <w:pPr>
        <w:spacing w:after="0" w:line="240" w:lineRule="auto"/>
      </w:pPr>
      <w:r>
        <w:continuationSeparator/>
      </w:r>
    </w:p>
  </w:footnote>
  <w:footnote w:type="continuationNotice" w:id="1">
    <w:p w14:paraId="0FDC8B4E" w14:textId="77777777" w:rsidR="00672219" w:rsidRDefault="006722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5D0C0F">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82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5D0C0F">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58231;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5D0C0F">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58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5D0C0F">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58229;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5D0C0F">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5823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6E12" w14:textId="0559A9F8" w:rsidR="007D3ED1" w:rsidRDefault="007D3ED1">
    <w:pPr>
      <w:pStyle w:val="Header"/>
      <w:jc w:val="right"/>
    </w:pPr>
  </w:p>
  <w:p w14:paraId="0F537C16" w14:textId="77777777" w:rsidR="007D3ED1" w:rsidRDefault="005D0C0F">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5821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5D0C0F">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582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5D0C0F">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5822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5D0C0F">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5822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5D0C0F">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58219;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5D0C0F">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5822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5D0C0F"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8239;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027585"/>
      <w:docPartObj>
        <w:docPartGallery w:val="Page Numbers (Top of Page)"/>
        <w:docPartUnique/>
      </w:docPartObj>
    </w:sdtPr>
    <w:sdtEndPr>
      <w:rPr>
        <w:noProof/>
      </w:rPr>
    </w:sdtEndPr>
    <w:sdtContent>
      <w:p w14:paraId="5AED0477" w14:textId="63E3CEF2" w:rsidR="000C4545" w:rsidRDefault="000C45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81B7F3" w14:textId="2C1B4915" w:rsidR="00155708" w:rsidRDefault="005D0C0F">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5822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5D0C0F">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5821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5D0C0F">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58223;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5D0C0F">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5822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5D0C0F">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58221;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5D0C0F">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582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5D0C0F">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5821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5D0C0F">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8237;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5D0C0F">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823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5D0C0F">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823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5D0C0F">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823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5D0C0F">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8233;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5D0C0F">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8235;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5D0C0F">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58232;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126701"/>
    <w:multiLevelType w:val="hybridMultilevel"/>
    <w:tmpl w:val="C2801AD6"/>
    <w:lvl w:ilvl="0" w:tplc="E014F1B6">
      <w:start w:val="1"/>
      <w:numFmt w:val="bullet"/>
      <w:lvlText w:val="•"/>
      <w:lvlJc w:val="left"/>
      <w:pPr>
        <w:tabs>
          <w:tab w:val="num" w:pos="720"/>
        </w:tabs>
        <w:ind w:left="720" w:hanging="360"/>
      </w:pPr>
      <w:rPr>
        <w:rFonts w:ascii="Corbel" w:hAnsi="Corbel" w:hint="default"/>
      </w:rPr>
    </w:lvl>
    <w:lvl w:ilvl="1" w:tplc="7D6403CC">
      <w:start w:val="1"/>
      <w:numFmt w:val="bullet"/>
      <w:lvlText w:val="•"/>
      <w:lvlJc w:val="left"/>
      <w:pPr>
        <w:tabs>
          <w:tab w:val="num" w:pos="1440"/>
        </w:tabs>
        <w:ind w:left="1440" w:hanging="360"/>
      </w:pPr>
      <w:rPr>
        <w:rFonts w:ascii="Corbel" w:hAnsi="Corbel" w:hint="default"/>
      </w:rPr>
    </w:lvl>
    <w:lvl w:ilvl="2" w:tplc="EFB235EC" w:tentative="1">
      <w:start w:val="1"/>
      <w:numFmt w:val="bullet"/>
      <w:lvlText w:val="•"/>
      <w:lvlJc w:val="left"/>
      <w:pPr>
        <w:tabs>
          <w:tab w:val="num" w:pos="2160"/>
        </w:tabs>
        <w:ind w:left="2160" w:hanging="360"/>
      </w:pPr>
      <w:rPr>
        <w:rFonts w:ascii="Corbel" w:hAnsi="Corbel" w:hint="default"/>
      </w:rPr>
    </w:lvl>
    <w:lvl w:ilvl="3" w:tplc="FB8E149A" w:tentative="1">
      <w:start w:val="1"/>
      <w:numFmt w:val="bullet"/>
      <w:lvlText w:val="•"/>
      <w:lvlJc w:val="left"/>
      <w:pPr>
        <w:tabs>
          <w:tab w:val="num" w:pos="2880"/>
        </w:tabs>
        <w:ind w:left="2880" w:hanging="360"/>
      </w:pPr>
      <w:rPr>
        <w:rFonts w:ascii="Corbel" w:hAnsi="Corbel" w:hint="default"/>
      </w:rPr>
    </w:lvl>
    <w:lvl w:ilvl="4" w:tplc="A0A451BC" w:tentative="1">
      <w:start w:val="1"/>
      <w:numFmt w:val="bullet"/>
      <w:lvlText w:val="•"/>
      <w:lvlJc w:val="left"/>
      <w:pPr>
        <w:tabs>
          <w:tab w:val="num" w:pos="3600"/>
        </w:tabs>
        <w:ind w:left="3600" w:hanging="360"/>
      </w:pPr>
      <w:rPr>
        <w:rFonts w:ascii="Corbel" w:hAnsi="Corbel" w:hint="default"/>
      </w:rPr>
    </w:lvl>
    <w:lvl w:ilvl="5" w:tplc="14B00BB6" w:tentative="1">
      <w:start w:val="1"/>
      <w:numFmt w:val="bullet"/>
      <w:lvlText w:val="•"/>
      <w:lvlJc w:val="left"/>
      <w:pPr>
        <w:tabs>
          <w:tab w:val="num" w:pos="4320"/>
        </w:tabs>
        <w:ind w:left="4320" w:hanging="360"/>
      </w:pPr>
      <w:rPr>
        <w:rFonts w:ascii="Corbel" w:hAnsi="Corbel" w:hint="default"/>
      </w:rPr>
    </w:lvl>
    <w:lvl w:ilvl="6" w:tplc="BFB87DEC" w:tentative="1">
      <w:start w:val="1"/>
      <w:numFmt w:val="bullet"/>
      <w:lvlText w:val="•"/>
      <w:lvlJc w:val="left"/>
      <w:pPr>
        <w:tabs>
          <w:tab w:val="num" w:pos="5040"/>
        </w:tabs>
        <w:ind w:left="5040" w:hanging="360"/>
      </w:pPr>
      <w:rPr>
        <w:rFonts w:ascii="Corbel" w:hAnsi="Corbel" w:hint="default"/>
      </w:rPr>
    </w:lvl>
    <w:lvl w:ilvl="7" w:tplc="5C1898E0" w:tentative="1">
      <w:start w:val="1"/>
      <w:numFmt w:val="bullet"/>
      <w:lvlText w:val="•"/>
      <w:lvlJc w:val="left"/>
      <w:pPr>
        <w:tabs>
          <w:tab w:val="num" w:pos="5760"/>
        </w:tabs>
        <w:ind w:left="5760" w:hanging="360"/>
      </w:pPr>
      <w:rPr>
        <w:rFonts w:ascii="Corbel" w:hAnsi="Corbel" w:hint="default"/>
      </w:rPr>
    </w:lvl>
    <w:lvl w:ilvl="8" w:tplc="5A78181E"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021A3F77"/>
    <w:multiLevelType w:val="hybridMultilevel"/>
    <w:tmpl w:val="43FEFB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8"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8543AF"/>
    <w:multiLevelType w:val="hybridMultilevel"/>
    <w:tmpl w:val="6BB8E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A0B87"/>
    <w:multiLevelType w:val="hybridMultilevel"/>
    <w:tmpl w:val="7994B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8DC0778"/>
    <w:multiLevelType w:val="hybridMultilevel"/>
    <w:tmpl w:val="592EBFA6"/>
    <w:lvl w:ilvl="0" w:tplc="F66ACF7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7"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615BA"/>
    <w:multiLevelType w:val="hybridMultilevel"/>
    <w:tmpl w:val="43FEFBD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D0F70"/>
    <w:multiLevelType w:val="hybridMultilevel"/>
    <w:tmpl w:val="A5EE1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4"/>
  </w:num>
  <w:num w:numId="2" w16cid:durableId="1683625378">
    <w:abstractNumId w:val="8"/>
  </w:num>
  <w:num w:numId="3" w16cid:durableId="159082722">
    <w:abstractNumId w:val="0"/>
  </w:num>
  <w:num w:numId="4" w16cid:durableId="2118327280">
    <w:abstractNumId w:val="0"/>
  </w:num>
  <w:num w:numId="5" w16cid:durableId="1160972382">
    <w:abstractNumId w:val="7"/>
  </w:num>
  <w:num w:numId="6" w16cid:durableId="1651012509">
    <w:abstractNumId w:val="6"/>
  </w:num>
  <w:num w:numId="7" w16cid:durableId="868877513">
    <w:abstractNumId w:val="20"/>
  </w:num>
  <w:num w:numId="8" w16cid:durableId="703288360">
    <w:abstractNumId w:val="17"/>
  </w:num>
  <w:num w:numId="9" w16cid:durableId="1061683408">
    <w:abstractNumId w:val="21"/>
  </w:num>
  <w:num w:numId="10" w16cid:durableId="1380057213">
    <w:abstractNumId w:val="28"/>
  </w:num>
  <w:num w:numId="11" w16cid:durableId="1274939209">
    <w:abstractNumId w:val="10"/>
  </w:num>
  <w:num w:numId="12" w16cid:durableId="516039556">
    <w:abstractNumId w:val="19"/>
  </w:num>
  <w:num w:numId="13" w16cid:durableId="449276485">
    <w:abstractNumId w:val="13"/>
  </w:num>
  <w:num w:numId="14" w16cid:durableId="895428776">
    <w:abstractNumId w:val="31"/>
  </w:num>
  <w:num w:numId="15" w16cid:durableId="674962797">
    <w:abstractNumId w:val="5"/>
  </w:num>
  <w:num w:numId="16" w16cid:durableId="839736149">
    <w:abstractNumId w:val="3"/>
  </w:num>
  <w:num w:numId="17" w16cid:durableId="1046955165">
    <w:abstractNumId w:val="30"/>
  </w:num>
  <w:num w:numId="18" w16cid:durableId="1270893735">
    <w:abstractNumId w:val="23"/>
  </w:num>
  <w:num w:numId="19" w16cid:durableId="1095635657">
    <w:abstractNumId w:val="22"/>
  </w:num>
  <w:num w:numId="20" w16cid:durableId="1340036309">
    <w:abstractNumId w:val="11"/>
  </w:num>
  <w:num w:numId="21" w16cid:durableId="1167524899">
    <w:abstractNumId w:val="25"/>
  </w:num>
  <w:num w:numId="22" w16cid:durableId="1539902123">
    <w:abstractNumId w:val="29"/>
  </w:num>
  <w:num w:numId="23" w16cid:durableId="554005713">
    <w:abstractNumId w:val="16"/>
  </w:num>
  <w:num w:numId="24" w16cid:durableId="2093159233">
    <w:abstractNumId w:val="27"/>
  </w:num>
  <w:num w:numId="25" w16cid:durableId="1657224288">
    <w:abstractNumId w:val="14"/>
  </w:num>
  <w:num w:numId="26" w16cid:durableId="1029648539">
    <w:abstractNumId w:val="24"/>
  </w:num>
  <w:num w:numId="27" w16cid:durableId="632636635">
    <w:abstractNumId w:val="1"/>
  </w:num>
  <w:num w:numId="28" w16cid:durableId="1134952552">
    <w:abstractNumId w:val="15"/>
  </w:num>
  <w:num w:numId="29" w16cid:durableId="13979680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38455706">
    <w:abstractNumId w:val="18"/>
  </w:num>
  <w:num w:numId="31" w16cid:durableId="2097169188">
    <w:abstractNumId w:val="2"/>
  </w:num>
  <w:num w:numId="32" w16cid:durableId="286930765">
    <w:abstractNumId w:val="12"/>
  </w:num>
  <w:num w:numId="33" w16cid:durableId="782386214">
    <w:abstractNumId w:val="9"/>
  </w:num>
  <w:num w:numId="34" w16cid:durableId="17118828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8415288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visionView w:markup="0"/>
  <w:trackRevisions/>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0BF1"/>
    <w:rsid w:val="00003662"/>
    <w:rsid w:val="0000400E"/>
    <w:rsid w:val="00004B91"/>
    <w:rsid w:val="00005494"/>
    <w:rsid w:val="000065BF"/>
    <w:rsid w:val="00006AC5"/>
    <w:rsid w:val="0001018A"/>
    <w:rsid w:val="00011550"/>
    <w:rsid w:val="00012129"/>
    <w:rsid w:val="000135FD"/>
    <w:rsid w:val="00016609"/>
    <w:rsid w:val="000212E9"/>
    <w:rsid w:val="00022115"/>
    <w:rsid w:val="00023AD4"/>
    <w:rsid w:val="00025589"/>
    <w:rsid w:val="000262AB"/>
    <w:rsid w:val="00026804"/>
    <w:rsid w:val="00031345"/>
    <w:rsid w:val="00032110"/>
    <w:rsid w:val="000327DD"/>
    <w:rsid w:val="00032C66"/>
    <w:rsid w:val="000338FD"/>
    <w:rsid w:val="00034016"/>
    <w:rsid w:val="00035C9B"/>
    <w:rsid w:val="0003695E"/>
    <w:rsid w:val="000373FB"/>
    <w:rsid w:val="00037C9E"/>
    <w:rsid w:val="00040582"/>
    <w:rsid w:val="00041649"/>
    <w:rsid w:val="00041AC2"/>
    <w:rsid w:val="00042585"/>
    <w:rsid w:val="0004293F"/>
    <w:rsid w:val="00043C93"/>
    <w:rsid w:val="00043D25"/>
    <w:rsid w:val="00043F18"/>
    <w:rsid w:val="000458DB"/>
    <w:rsid w:val="00052A44"/>
    <w:rsid w:val="000557D4"/>
    <w:rsid w:val="00056F24"/>
    <w:rsid w:val="00057C66"/>
    <w:rsid w:val="000607C2"/>
    <w:rsid w:val="0006102D"/>
    <w:rsid w:val="00065315"/>
    <w:rsid w:val="000653BA"/>
    <w:rsid w:val="000669CB"/>
    <w:rsid w:val="00067C89"/>
    <w:rsid w:val="00071697"/>
    <w:rsid w:val="00071BA3"/>
    <w:rsid w:val="00071FC4"/>
    <w:rsid w:val="00073A6C"/>
    <w:rsid w:val="000744D9"/>
    <w:rsid w:val="0007600F"/>
    <w:rsid w:val="00076136"/>
    <w:rsid w:val="00076AAA"/>
    <w:rsid w:val="0007715B"/>
    <w:rsid w:val="00077761"/>
    <w:rsid w:val="000800F9"/>
    <w:rsid w:val="00080C50"/>
    <w:rsid w:val="000820B4"/>
    <w:rsid w:val="000847A7"/>
    <w:rsid w:val="0008569E"/>
    <w:rsid w:val="00090142"/>
    <w:rsid w:val="00091C35"/>
    <w:rsid w:val="000926F2"/>
    <w:rsid w:val="00092ECC"/>
    <w:rsid w:val="00093982"/>
    <w:rsid w:val="000950E8"/>
    <w:rsid w:val="000954FB"/>
    <w:rsid w:val="000963B8"/>
    <w:rsid w:val="000A1073"/>
    <w:rsid w:val="000A17CB"/>
    <w:rsid w:val="000A499B"/>
    <w:rsid w:val="000A559D"/>
    <w:rsid w:val="000A593B"/>
    <w:rsid w:val="000A5985"/>
    <w:rsid w:val="000A683C"/>
    <w:rsid w:val="000A7A4A"/>
    <w:rsid w:val="000B0BDE"/>
    <w:rsid w:val="000B2252"/>
    <w:rsid w:val="000B3340"/>
    <w:rsid w:val="000B472E"/>
    <w:rsid w:val="000B4A62"/>
    <w:rsid w:val="000B5691"/>
    <w:rsid w:val="000B5EB5"/>
    <w:rsid w:val="000B6F77"/>
    <w:rsid w:val="000C0BD2"/>
    <w:rsid w:val="000C12D2"/>
    <w:rsid w:val="000C1DBB"/>
    <w:rsid w:val="000C26CE"/>
    <w:rsid w:val="000C2B39"/>
    <w:rsid w:val="000C4545"/>
    <w:rsid w:val="000C5509"/>
    <w:rsid w:val="000C62F1"/>
    <w:rsid w:val="000C67AE"/>
    <w:rsid w:val="000C7515"/>
    <w:rsid w:val="000C784D"/>
    <w:rsid w:val="000D0C3E"/>
    <w:rsid w:val="000D114A"/>
    <w:rsid w:val="000D28CC"/>
    <w:rsid w:val="000D55F6"/>
    <w:rsid w:val="000D5D26"/>
    <w:rsid w:val="000D600F"/>
    <w:rsid w:val="000D6536"/>
    <w:rsid w:val="000D6DEC"/>
    <w:rsid w:val="000D7873"/>
    <w:rsid w:val="000E16C8"/>
    <w:rsid w:val="000E4664"/>
    <w:rsid w:val="000E539D"/>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4EF8"/>
    <w:rsid w:val="0010712E"/>
    <w:rsid w:val="001075B4"/>
    <w:rsid w:val="001130A7"/>
    <w:rsid w:val="00115368"/>
    <w:rsid w:val="00115982"/>
    <w:rsid w:val="00122EE1"/>
    <w:rsid w:val="00123E08"/>
    <w:rsid w:val="00127331"/>
    <w:rsid w:val="00127A61"/>
    <w:rsid w:val="00130F25"/>
    <w:rsid w:val="001316C0"/>
    <w:rsid w:val="00131A83"/>
    <w:rsid w:val="00132A56"/>
    <w:rsid w:val="00132D17"/>
    <w:rsid w:val="00133977"/>
    <w:rsid w:val="00134086"/>
    <w:rsid w:val="00134814"/>
    <w:rsid w:val="00135D39"/>
    <w:rsid w:val="00135EC0"/>
    <w:rsid w:val="0013741F"/>
    <w:rsid w:val="00140223"/>
    <w:rsid w:val="00146E9D"/>
    <w:rsid w:val="00147E66"/>
    <w:rsid w:val="00150C29"/>
    <w:rsid w:val="00151D06"/>
    <w:rsid w:val="0015371B"/>
    <w:rsid w:val="0015473E"/>
    <w:rsid w:val="00154C87"/>
    <w:rsid w:val="00155708"/>
    <w:rsid w:val="00156422"/>
    <w:rsid w:val="0016103C"/>
    <w:rsid w:val="0016222C"/>
    <w:rsid w:val="00162AAB"/>
    <w:rsid w:val="00163F8D"/>
    <w:rsid w:val="0016602B"/>
    <w:rsid w:val="00167128"/>
    <w:rsid w:val="00170690"/>
    <w:rsid w:val="0017157E"/>
    <w:rsid w:val="00171F70"/>
    <w:rsid w:val="00172F76"/>
    <w:rsid w:val="001733F5"/>
    <w:rsid w:val="001737AD"/>
    <w:rsid w:val="00173DE4"/>
    <w:rsid w:val="0017568B"/>
    <w:rsid w:val="001761B6"/>
    <w:rsid w:val="00177BA3"/>
    <w:rsid w:val="00180DB0"/>
    <w:rsid w:val="0018200E"/>
    <w:rsid w:val="00182A34"/>
    <w:rsid w:val="00183130"/>
    <w:rsid w:val="00186F5D"/>
    <w:rsid w:val="00193D5C"/>
    <w:rsid w:val="00194C5A"/>
    <w:rsid w:val="001A02F3"/>
    <w:rsid w:val="001A0B3C"/>
    <w:rsid w:val="001A123C"/>
    <w:rsid w:val="001A42E0"/>
    <w:rsid w:val="001A6654"/>
    <w:rsid w:val="001A6F7A"/>
    <w:rsid w:val="001A73AA"/>
    <w:rsid w:val="001A7D62"/>
    <w:rsid w:val="001B0511"/>
    <w:rsid w:val="001B1207"/>
    <w:rsid w:val="001B3CEF"/>
    <w:rsid w:val="001B5C58"/>
    <w:rsid w:val="001B62F8"/>
    <w:rsid w:val="001B78FD"/>
    <w:rsid w:val="001C0448"/>
    <w:rsid w:val="001C0808"/>
    <w:rsid w:val="001C10C6"/>
    <w:rsid w:val="001C1B0A"/>
    <w:rsid w:val="001C2483"/>
    <w:rsid w:val="001C2A8D"/>
    <w:rsid w:val="001C421E"/>
    <w:rsid w:val="001C47C8"/>
    <w:rsid w:val="001C7872"/>
    <w:rsid w:val="001C7FC6"/>
    <w:rsid w:val="001D0B00"/>
    <w:rsid w:val="001D2749"/>
    <w:rsid w:val="001D2BFA"/>
    <w:rsid w:val="001D2F28"/>
    <w:rsid w:val="001D4378"/>
    <w:rsid w:val="001D61F0"/>
    <w:rsid w:val="001E2D78"/>
    <w:rsid w:val="001E3CDE"/>
    <w:rsid w:val="001E40D7"/>
    <w:rsid w:val="001E459C"/>
    <w:rsid w:val="001E4E15"/>
    <w:rsid w:val="001E536D"/>
    <w:rsid w:val="001E6C5C"/>
    <w:rsid w:val="001E796C"/>
    <w:rsid w:val="001E7F4C"/>
    <w:rsid w:val="001F097B"/>
    <w:rsid w:val="001F09CA"/>
    <w:rsid w:val="001F2593"/>
    <w:rsid w:val="001F39A4"/>
    <w:rsid w:val="001F55AF"/>
    <w:rsid w:val="002014E8"/>
    <w:rsid w:val="00201F09"/>
    <w:rsid w:val="00202D86"/>
    <w:rsid w:val="00202EE8"/>
    <w:rsid w:val="00204993"/>
    <w:rsid w:val="00205D56"/>
    <w:rsid w:val="00206648"/>
    <w:rsid w:val="00207933"/>
    <w:rsid w:val="00214414"/>
    <w:rsid w:val="00214CF6"/>
    <w:rsid w:val="00221A9D"/>
    <w:rsid w:val="00222DFC"/>
    <w:rsid w:val="00223673"/>
    <w:rsid w:val="00225875"/>
    <w:rsid w:val="00226E7C"/>
    <w:rsid w:val="002272A5"/>
    <w:rsid w:val="00230EF2"/>
    <w:rsid w:val="002312B6"/>
    <w:rsid w:val="00233D16"/>
    <w:rsid w:val="00236231"/>
    <w:rsid w:val="002363D7"/>
    <w:rsid w:val="002377DD"/>
    <w:rsid w:val="00241753"/>
    <w:rsid w:val="00245BAC"/>
    <w:rsid w:val="00245F18"/>
    <w:rsid w:val="002471C9"/>
    <w:rsid w:val="0024759F"/>
    <w:rsid w:val="002505C1"/>
    <w:rsid w:val="0025078A"/>
    <w:rsid w:val="0025100C"/>
    <w:rsid w:val="00251F83"/>
    <w:rsid w:val="002524B0"/>
    <w:rsid w:val="00255113"/>
    <w:rsid w:val="00255488"/>
    <w:rsid w:val="002562FF"/>
    <w:rsid w:val="00257323"/>
    <w:rsid w:val="00261C55"/>
    <w:rsid w:val="002632A2"/>
    <w:rsid w:val="00265372"/>
    <w:rsid w:val="00267DF4"/>
    <w:rsid w:val="002709AA"/>
    <w:rsid w:val="00270AFB"/>
    <w:rsid w:val="00270ECB"/>
    <w:rsid w:val="00271C43"/>
    <w:rsid w:val="0027378D"/>
    <w:rsid w:val="00273F30"/>
    <w:rsid w:val="002740A1"/>
    <w:rsid w:val="00276AB2"/>
    <w:rsid w:val="0027751B"/>
    <w:rsid w:val="00282930"/>
    <w:rsid w:val="0028480E"/>
    <w:rsid w:val="00284AD9"/>
    <w:rsid w:val="00285CD2"/>
    <w:rsid w:val="00286335"/>
    <w:rsid w:val="00286F02"/>
    <w:rsid w:val="00286FBD"/>
    <w:rsid w:val="00290DF9"/>
    <w:rsid w:val="002912B5"/>
    <w:rsid w:val="002919DA"/>
    <w:rsid w:val="00291E7C"/>
    <w:rsid w:val="002924DA"/>
    <w:rsid w:val="00292EAA"/>
    <w:rsid w:val="002932C2"/>
    <w:rsid w:val="00295F0E"/>
    <w:rsid w:val="00297189"/>
    <w:rsid w:val="002A1AE0"/>
    <w:rsid w:val="002A2B35"/>
    <w:rsid w:val="002A3C2E"/>
    <w:rsid w:val="002A3D71"/>
    <w:rsid w:val="002A41B0"/>
    <w:rsid w:val="002A490A"/>
    <w:rsid w:val="002A4B1A"/>
    <w:rsid w:val="002A5843"/>
    <w:rsid w:val="002A5D5F"/>
    <w:rsid w:val="002A7772"/>
    <w:rsid w:val="002A7B3A"/>
    <w:rsid w:val="002B02AA"/>
    <w:rsid w:val="002B0B82"/>
    <w:rsid w:val="002B0E38"/>
    <w:rsid w:val="002B2945"/>
    <w:rsid w:val="002B322B"/>
    <w:rsid w:val="002B4EC1"/>
    <w:rsid w:val="002B51EA"/>
    <w:rsid w:val="002B5830"/>
    <w:rsid w:val="002B5F30"/>
    <w:rsid w:val="002B690E"/>
    <w:rsid w:val="002B70CC"/>
    <w:rsid w:val="002C01AA"/>
    <w:rsid w:val="002C0DB8"/>
    <w:rsid w:val="002C1D19"/>
    <w:rsid w:val="002C2F41"/>
    <w:rsid w:val="002C31C4"/>
    <w:rsid w:val="002C5A3D"/>
    <w:rsid w:val="002D1640"/>
    <w:rsid w:val="002D2EB8"/>
    <w:rsid w:val="002D55B3"/>
    <w:rsid w:val="002D5B60"/>
    <w:rsid w:val="002D6989"/>
    <w:rsid w:val="002D77B8"/>
    <w:rsid w:val="002E0960"/>
    <w:rsid w:val="002E0CEB"/>
    <w:rsid w:val="002E1544"/>
    <w:rsid w:val="002E2BB3"/>
    <w:rsid w:val="002E2D09"/>
    <w:rsid w:val="002E46D7"/>
    <w:rsid w:val="002E705E"/>
    <w:rsid w:val="002E77E3"/>
    <w:rsid w:val="002E7B2E"/>
    <w:rsid w:val="002F0A85"/>
    <w:rsid w:val="002F11E4"/>
    <w:rsid w:val="002F1DD4"/>
    <w:rsid w:val="002F1E44"/>
    <w:rsid w:val="002F3174"/>
    <w:rsid w:val="002F436E"/>
    <w:rsid w:val="002F50BB"/>
    <w:rsid w:val="002F55FE"/>
    <w:rsid w:val="00302DB1"/>
    <w:rsid w:val="0030388A"/>
    <w:rsid w:val="00303BD3"/>
    <w:rsid w:val="003045D3"/>
    <w:rsid w:val="0030521D"/>
    <w:rsid w:val="00306440"/>
    <w:rsid w:val="00307486"/>
    <w:rsid w:val="00314577"/>
    <w:rsid w:val="00316C34"/>
    <w:rsid w:val="0031736E"/>
    <w:rsid w:val="003177A8"/>
    <w:rsid w:val="00322956"/>
    <w:rsid w:val="00323746"/>
    <w:rsid w:val="00323897"/>
    <w:rsid w:val="00323CE9"/>
    <w:rsid w:val="003242E9"/>
    <w:rsid w:val="00325C0F"/>
    <w:rsid w:val="00326440"/>
    <w:rsid w:val="00326DD7"/>
    <w:rsid w:val="00327A9F"/>
    <w:rsid w:val="00330FCA"/>
    <w:rsid w:val="00333FF1"/>
    <w:rsid w:val="003357E8"/>
    <w:rsid w:val="00335E38"/>
    <w:rsid w:val="00336216"/>
    <w:rsid w:val="00340B11"/>
    <w:rsid w:val="00342A8A"/>
    <w:rsid w:val="00342DF8"/>
    <w:rsid w:val="003435AA"/>
    <w:rsid w:val="003452A5"/>
    <w:rsid w:val="00346711"/>
    <w:rsid w:val="00347344"/>
    <w:rsid w:val="0034786E"/>
    <w:rsid w:val="00350324"/>
    <w:rsid w:val="00350A68"/>
    <w:rsid w:val="003540B5"/>
    <w:rsid w:val="003541C2"/>
    <w:rsid w:val="00354610"/>
    <w:rsid w:val="0035641E"/>
    <w:rsid w:val="00357DE6"/>
    <w:rsid w:val="003607F4"/>
    <w:rsid w:val="00361AED"/>
    <w:rsid w:val="00364B85"/>
    <w:rsid w:val="00365E56"/>
    <w:rsid w:val="003674D1"/>
    <w:rsid w:val="00367B8B"/>
    <w:rsid w:val="00371765"/>
    <w:rsid w:val="003747EC"/>
    <w:rsid w:val="003752BB"/>
    <w:rsid w:val="003757BE"/>
    <w:rsid w:val="003773FA"/>
    <w:rsid w:val="00377D62"/>
    <w:rsid w:val="003805DE"/>
    <w:rsid w:val="0038145E"/>
    <w:rsid w:val="00381F13"/>
    <w:rsid w:val="00382261"/>
    <w:rsid w:val="00382D39"/>
    <w:rsid w:val="003832BF"/>
    <w:rsid w:val="0038338A"/>
    <w:rsid w:val="00383A50"/>
    <w:rsid w:val="0038469B"/>
    <w:rsid w:val="003874A7"/>
    <w:rsid w:val="0038785E"/>
    <w:rsid w:val="003902BF"/>
    <w:rsid w:val="00391952"/>
    <w:rsid w:val="00393C68"/>
    <w:rsid w:val="00393D28"/>
    <w:rsid w:val="00393D6C"/>
    <w:rsid w:val="003945E1"/>
    <w:rsid w:val="00396596"/>
    <w:rsid w:val="003A020E"/>
    <w:rsid w:val="003A25DB"/>
    <w:rsid w:val="003A25E8"/>
    <w:rsid w:val="003A2CC8"/>
    <w:rsid w:val="003A4751"/>
    <w:rsid w:val="003A642D"/>
    <w:rsid w:val="003A6F07"/>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0F"/>
    <w:rsid w:val="003F3171"/>
    <w:rsid w:val="003F482A"/>
    <w:rsid w:val="003F6C83"/>
    <w:rsid w:val="003F6CC4"/>
    <w:rsid w:val="003F730B"/>
    <w:rsid w:val="003F78C7"/>
    <w:rsid w:val="00401D9F"/>
    <w:rsid w:val="00402145"/>
    <w:rsid w:val="0040354C"/>
    <w:rsid w:val="004045E2"/>
    <w:rsid w:val="0040672F"/>
    <w:rsid w:val="00410BEA"/>
    <w:rsid w:val="00411C49"/>
    <w:rsid w:val="00413960"/>
    <w:rsid w:val="004139ED"/>
    <w:rsid w:val="004151AF"/>
    <w:rsid w:val="004156D1"/>
    <w:rsid w:val="00420490"/>
    <w:rsid w:val="00422FE8"/>
    <w:rsid w:val="004236C5"/>
    <w:rsid w:val="004252CE"/>
    <w:rsid w:val="00426077"/>
    <w:rsid w:val="00426A8B"/>
    <w:rsid w:val="0043125D"/>
    <w:rsid w:val="00432E03"/>
    <w:rsid w:val="004334F5"/>
    <w:rsid w:val="00433FE2"/>
    <w:rsid w:val="0043415F"/>
    <w:rsid w:val="00437249"/>
    <w:rsid w:val="004379C6"/>
    <w:rsid w:val="00440C51"/>
    <w:rsid w:val="00441B2C"/>
    <w:rsid w:val="00441B32"/>
    <w:rsid w:val="0044266C"/>
    <w:rsid w:val="004478FB"/>
    <w:rsid w:val="00447B4E"/>
    <w:rsid w:val="00447F66"/>
    <w:rsid w:val="00450633"/>
    <w:rsid w:val="004533B7"/>
    <w:rsid w:val="00455A8F"/>
    <w:rsid w:val="00455D2B"/>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857CD"/>
    <w:rsid w:val="004916EC"/>
    <w:rsid w:val="00492115"/>
    <w:rsid w:val="00492EB3"/>
    <w:rsid w:val="00493569"/>
    <w:rsid w:val="00493791"/>
    <w:rsid w:val="00493929"/>
    <w:rsid w:val="0049412C"/>
    <w:rsid w:val="00494158"/>
    <w:rsid w:val="0049475A"/>
    <w:rsid w:val="00494C02"/>
    <w:rsid w:val="004A171E"/>
    <w:rsid w:val="004A1B64"/>
    <w:rsid w:val="004A2035"/>
    <w:rsid w:val="004A56FD"/>
    <w:rsid w:val="004B2584"/>
    <w:rsid w:val="004B6AD5"/>
    <w:rsid w:val="004B6B1E"/>
    <w:rsid w:val="004C0D06"/>
    <w:rsid w:val="004C2758"/>
    <w:rsid w:val="004C3472"/>
    <w:rsid w:val="004C4593"/>
    <w:rsid w:val="004C459D"/>
    <w:rsid w:val="004C45C1"/>
    <w:rsid w:val="004C4BEE"/>
    <w:rsid w:val="004C537F"/>
    <w:rsid w:val="004C6077"/>
    <w:rsid w:val="004C64A6"/>
    <w:rsid w:val="004D1E80"/>
    <w:rsid w:val="004D1F54"/>
    <w:rsid w:val="004D22FE"/>
    <w:rsid w:val="004E0FF6"/>
    <w:rsid w:val="004E33FB"/>
    <w:rsid w:val="004E36A7"/>
    <w:rsid w:val="004E3910"/>
    <w:rsid w:val="004E63BA"/>
    <w:rsid w:val="004E6D77"/>
    <w:rsid w:val="004E712D"/>
    <w:rsid w:val="004E72BD"/>
    <w:rsid w:val="004F4C9B"/>
    <w:rsid w:val="004F7137"/>
    <w:rsid w:val="004F71C7"/>
    <w:rsid w:val="00500B49"/>
    <w:rsid w:val="005043EA"/>
    <w:rsid w:val="00504CE2"/>
    <w:rsid w:val="005050DB"/>
    <w:rsid w:val="005054CA"/>
    <w:rsid w:val="005054D8"/>
    <w:rsid w:val="00507C1D"/>
    <w:rsid w:val="005121B5"/>
    <w:rsid w:val="00513670"/>
    <w:rsid w:val="0051618F"/>
    <w:rsid w:val="00520C32"/>
    <w:rsid w:val="00521EB7"/>
    <w:rsid w:val="00522966"/>
    <w:rsid w:val="00523291"/>
    <w:rsid w:val="00523947"/>
    <w:rsid w:val="00530C90"/>
    <w:rsid w:val="0053284B"/>
    <w:rsid w:val="00536480"/>
    <w:rsid w:val="00536CE9"/>
    <w:rsid w:val="00536DE6"/>
    <w:rsid w:val="00541E29"/>
    <w:rsid w:val="005424CD"/>
    <w:rsid w:val="00542CBB"/>
    <w:rsid w:val="00543131"/>
    <w:rsid w:val="005434EA"/>
    <w:rsid w:val="005435BE"/>
    <w:rsid w:val="00543F18"/>
    <w:rsid w:val="00543F1D"/>
    <w:rsid w:val="00550B8D"/>
    <w:rsid w:val="00551A0E"/>
    <w:rsid w:val="00551B1D"/>
    <w:rsid w:val="00552697"/>
    <w:rsid w:val="00552F70"/>
    <w:rsid w:val="00560613"/>
    <w:rsid w:val="00563A2F"/>
    <w:rsid w:val="005663D9"/>
    <w:rsid w:val="00567B66"/>
    <w:rsid w:val="00572625"/>
    <w:rsid w:val="00573AB0"/>
    <w:rsid w:val="00574C85"/>
    <w:rsid w:val="00577F61"/>
    <w:rsid w:val="00580B62"/>
    <w:rsid w:val="00582FC1"/>
    <w:rsid w:val="00584FF3"/>
    <w:rsid w:val="005857C4"/>
    <w:rsid w:val="00585A63"/>
    <w:rsid w:val="00587228"/>
    <w:rsid w:val="005876DA"/>
    <w:rsid w:val="00587702"/>
    <w:rsid w:val="00587F0A"/>
    <w:rsid w:val="00590362"/>
    <w:rsid w:val="00590820"/>
    <w:rsid w:val="00594D09"/>
    <w:rsid w:val="00595BEE"/>
    <w:rsid w:val="00595C6B"/>
    <w:rsid w:val="00596527"/>
    <w:rsid w:val="005A0BC0"/>
    <w:rsid w:val="005A3262"/>
    <w:rsid w:val="005A4B12"/>
    <w:rsid w:val="005A5207"/>
    <w:rsid w:val="005A6262"/>
    <w:rsid w:val="005A6278"/>
    <w:rsid w:val="005B1660"/>
    <w:rsid w:val="005B4609"/>
    <w:rsid w:val="005B58DC"/>
    <w:rsid w:val="005C000B"/>
    <w:rsid w:val="005C1A40"/>
    <w:rsid w:val="005C275C"/>
    <w:rsid w:val="005C4125"/>
    <w:rsid w:val="005C4143"/>
    <w:rsid w:val="005C4F5B"/>
    <w:rsid w:val="005C5289"/>
    <w:rsid w:val="005D099B"/>
    <w:rsid w:val="005D0C0F"/>
    <w:rsid w:val="005D134D"/>
    <w:rsid w:val="005D65BB"/>
    <w:rsid w:val="005D6A07"/>
    <w:rsid w:val="005D6CEF"/>
    <w:rsid w:val="005D7840"/>
    <w:rsid w:val="005E0D79"/>
    <w:rsid w:val="005E1D84"/>
    <w:rsid w:val="005E2148"/>
    <w:rsid w:val="005E2D64"/>
    <w:rsid w:val="005E45E0"/>
    <w:rsid w:val="005E4BA7"/>
    <w:rsid w:val="005E4EAE"/>
    <w:rsid w:val="005E56D8"/>
    <w:rsid w:val="005F14C1"/>
    <w:rsid w:val="005F2DEA"/>
    <w:rsid w:val="005F3663"/>
    <w:rsid w:val="005F4E55"/>
    <w:rsid w:val="005F60A9"/>
    <w:rsid w:val="00600599"/>
    <w:rsid w:val="00600CF6"/>
    <w:rsid w:val="006018AA"/>
    <w:rsid w:val="0060203F"/>
    <w:rsid w:val="0060313A"/>
    <w:rsid w:val="006051E3"/>
    <w:rsid w:val="00606641"/>
    <w:rsid w:val="0060681D"/>
    <w:rsid w:val="00607519"/>
    <w:rsid w:val="00610275"/>
    <w:rsid w:val="00610284"/>
    <w:rsid w:val="006121DF"/>
    <w:rsid w:val="00614620"/>
    <w:rsid w:val="0061641F"/>
    <w:rsid w:val="00617426"/>
    <w:rsid w:val="00620036"/>
    <w:rsid w:val="006206F3"/>
    <w:rsid w:val="00622E59"/>
    <w:rsid w:val="006258D8"/>
    <w:rsid w:val="006261C6"/>
    <w:rsid w:val="00632480"/>
    <w:rsid w:val="00633D88"/>
    <w:rsid w:val="00636011"/>
    <w:rsid w:val="00637991"/>
    <w:rsid w:val="0064059A"/>
    <w:rsid w:val="00640CE0"/>
    <w:rsid w:val="006414AE"/>
    <w:rsid w:val="00642B1A"/>
    <w:rsid w:val="0064366C"/>
    <w:rsid w:val="006436E2"/>
    <w:rsid w:val="006459AB"/>
    <w:rsid w:val="00645BFE"/>
    <w:rsid w:val="006471E3"/>
    <w:rsid w:val="00647405"/>
    <w:rsid w:val="00650995"/>
    <w:rsid w:val="00651810"/>
    <w:rsid w:val="00651CB5"/>
    <w:rsid w:val="00652CA1"/>
    <w:rsid w:val="0065341C"/>
    <w:rsid w:val="00654A33"/>
    <w:rsid w:val="00654C17"/>
    <w:rsid w:val="00655188"/>
    <w:rsid w:val="00660046"/>
    <w:rsid w:val="00662118"/>
    <w:rsid w:val="00662683"/>
    <w:rsid w:val="0066279A"/>
    <w:rsid w:val="00662BA1"/>
    <w:rsid w:val="006650A4"/>
    <w:rsid w:val="006674B8"/>
    <w:rsid w:val="006704C4"/>
    <w:rsid w:val="0067088D"/>
    <w:rsid w:val="00672219"/>
    <w:rsid w:val="006728A0"/>
    <w:rsid w:val="00672BCE"/>
    <w:rsid w:val="0067333B"/>
    <w:rsid w:val="00673C3F"/>
    <w:rsid w:val="00674FDB"/>
    <w:rsid w:val="00676649"/>
    <w:rsid w:val="006800C3"/>
    <w:rsid w:val="006808D3"/>
    <w:rsid w:val="00680A8A"/>
    <w:rsid w:val="00681D25"/>
    <w:rsid w:val="00683B2D"/>
    <w:rsid w:val="006843CD"/>
    <w:rsid w:val="00685C1D"/>
    <w:rsid w:val="00690EF3"/>
    <w:rsid w:val="00691E5A"/>
    <w:rsid w:val="006950E9"/>
    <w:rsid w:val="006953A5"/>
    <w:rsid w:val="00695900"/>
    <w:rsid w:val="00695FFF"/>
    <w:rsid w:val="006974B8"/>
    <w:rsid w:val="006A0641"/>
    <w:rsid w:val="006A3283"/>
    <w:rsid w:val="006A34BE"/>
    <w:rsid w:val="006A49A3"/>
    <w:rsid w:val="006A6A1C"/>
    <w:rsid w:val="006A72FE"/>
    <w:rsid w:val="006A7674"/>
    <w:rsid w:val="006B03CF"/>
    <w:rsid w:val="006B1980"/>
    <w:rsid w:val="006B53EC"/>
    <w:rsid w:val="006B555B"/>
    <w:rsid w:val="006B6B12"/>
    <w:rsid w:val="006B7255"/>
    <w:rsid w:val="006C16D7"/>
    <w:rsid w:val="006C1FCC"/>
    <w:rsid w:val="006C2033"/>
    <w:rsid w:val="006C37F6"/>
    <w:rsid w:val="006C4A61"/>
    <w:rsid w:val="006C616C"/>
    <w:rsid w:val="006D0F99"/>
    <w:rsid w:val="006D1882"/>
    <w:rsid w:val="006D20CA"/>
    <w:rsid w:val="006D2C73"/>
    <w:rsid w:val="006D3180"/>
    <w:rsid w:val="006D5D34"/>
    <w:rsid w:val="006D6F8A"/>
    <w:rsid w:val="006E0757"/>
    <w:rsid w:val="006E25A4"/>
    <w:rsid w:val="006E2BBD"/>
    <w:rsid w:val="006E4F70"/>
    <w:rsid w:val="006E4FA4"/>
    <w:rsid w:val="006E541B"/>
    <w:rsid w:val="006E54DA"/>
    <w:rsid w:val="006E5960"/>
    <w:rsid w:val="006E5CA3"/>
    <w:rsid w:val="006F0178"/>
    <w:rsid w:val="006F18AC"/>
    <w:rsid w:val="006F2DB3"/>
    <w:rsid w:val="006F30F1"/>
    <w:rsid w:val="006F3956"/>
    <w:rsid w:val="006F5C73"/>
    <w:rsid w:val="006F5ED2"/>
    <w:rsid w:val="006F63C5"/>
    <w:rsid w:val="006F7714"/>
    <w:rsid w:val="007000D3"/>
    <w:rsid w:val="00700549"/>
    <w:rsid w:val="00700A88"/>
    <w:rsid w:val="00700F14"/>
    <w:rsid w:val="00700F78"/>
    <w:rsid w:val="00703418"/>
    <w:rsid w:val="00705D3F"/>
    <w:rsid w:val="00710E7D"/>
    <w:rsid w:val="007119B9"/>
    <w:rsid w:val="00711F0E"/>
    <w:rsid w:val="00712883"/>
    <w:rsid w:val="00713120"/>
    <w:rsid w:val="0071406E"/>
    <w:rsid w:val="0071761E"/>
    <w:rsid w:val="007179B6"/>
    <w:rsid w:val="00720E6B"/>
    <w:rsid w:val="007256CD"/>
    <w:rsid w:val="00725C38"/>
    <w:rsid w:val="00726698"/>
    <w:rsid w:val="00727040"/>
    <w:rsid w:val="00731793"/>
    <w:rsid w:val="00732C44"/>
    <w:rsid w:val="0073386C"/>
    <w:rsid w:val="00733FEA"/>
    <w:rsid w:val="00735B98"/>
    <w:rsid w:val="00735C0F"/>
    <w:rsid w:val="00735D7D"/>
    <w:rsid w:val="00736217"/>
    <w:rsid w:val="00740EB0"/>
    <w:rsid w:val="00741C24"/>
    <w:rsid w:val="007440AC"/>
    <w:rsid w:val="007453AB"/>
    <w:rsid w:val="00750180"/>
    <w:rsid w:val="00751233"/>
    <w:rsid w:val="00751470"/>
    <w:rsid w:val="00751487"/>
    <w:rsid w:val="00752121"/>
    <w:rsid w:val="0075375A"/>
    <w:rsid w:val="00753913"/>
    <w:rsid w:val="0075693F"/>
    <w:rsid w:val="0075780B"/>
    <w:rsid w:val="00760CFF"/>
    <w:rsid w:val="00764B64"/>
    <w:rsid w:val="00765232"/>
    <w:rsid w:val="0076528C"/>
    <w:rsid w:val="0076571E"/>
    <w:rsid w:val="0076594F"/>
    <w:rsid w:val="00766140"/>
    <w:rsid w:val="007662C6"/>
    <w:rsid w:val="00766809"/>
    <w:rsid w:val="00766B36"/>
    <w:rsid w:val="007675B4"/>
    <w:rsid w:val="00770C9D"/>
    <w:rsid w:val="00770CA3"/>
    <w:rsid w:val="0077132A"/>
    <w:rsid w:val="00771C22"/>
    <w:rsid w:val="00771F69"/>
    <w:rsid w:val="007723C2"/>
    <w:rsid w:val="0077255A"/>
    <w:rsid w:val="007746EB"/>
    <w:rsid w:val="007749AB"/>
    <w:rsid w:val="007752E0"/>
    <w:rsid w:val="007753E0"/>
    <w:rsid w:val="00780546"/>
    <w:rsid w:val="00780593"/>
    <w:rsid w:val="0078062F"/>
    <w:rsid w:val="007807C2"/>
    <w:rsid w:val="007819E2"/>
    <w:rsid w:val="007829B4"/>
    <w:rsid w:val="0078375F"/>
    <w:rsid w:val="00784AAA"/>
    <w:rsid w:val="00785927"/>
    <w:rsid w:val="007904FE"/>
    <w:rsid w:val="00791530"/>
    <w:rsid w:val="00792088"/>
    <w:rsid w:val="007925EB"/>
    <w:rsid w:val="00794441"/>
    <w:rsid w:val="007959ED"/>
    <w:rsid w:val="00795AC6"/>
    <w:rsid w:val="0079704C"/>
    <w:rsid w:val="007976A6"/>
    <w:rsid w:val="00797D1E"/>
    <w:rsid w:val="007A210C"/>
    <w:rsid w:val="007A4ACA"/>
    <w:rsid w:val="007A4C16"/>
    <w:rsid w:val="007A55FE"/>
    <w:rsid w:val="007B0F43"/>
    <w:rsid w:val="007B0FF9"/>
    <w:rsid w:val="007B1554"/>
    <w:rsid w:val="007B161C"/>
    <w:rsid w:val="007B18CC"/>
    <w:rsid w:val="007B1F63"/>
    <w:rsid w:val="007B3926"/>
    <w:rsid w:val="007B5133"/>
    <w:rsid w:val="007B5280"/>
    <w:rsid w:val="007B5E7B"/>
    <w:rsid w:val="007B6769"/>
    <w:rsid w:val="007C03D1"/>
    <w:rsid w:val="007C0BA3"/>
    <w:rsid w:val="007C3C0E"/>
    <w:rsid w:val="007D136E"/>
    <w:rsid w:val="007D1C3F"/>
    <w:rsid w:val="007D32CF"/>
    <w:rsid w:val="007D3ED1"/>
    <w:rsid w:val="007D47F6"/>
    <w:rsid w:val="007D4C2F"/>
    <w:rsid w:val="007D58B2"/>
    <w:rsid w:val="007D7C98"/>
    <w:rsid w:val="007E11F0"/>
    <w:rsid w:val="007E1CBC"/>
    <w:rsid w:val="007E4379"/>
    <w:rsid w:val="007E4EFD"/>
    <w:rsid w:val="007E59CE"/>
    <w:rsid w:val="007E763E"/>
    <w:rsid w:val="007F203B"/>
    <w:rsid w:val="007F375B"/>
    <w:rsid w:val="007F447E"/>
    <w:rsid w:val="007F4A52"/>
    <w:rsid w:val="007F4E8F"/>
    <w:rsid w:val="007F652F"/>
    <w:rsid w:val="00802170"/>
    <w:rsid w:val="00802C5C"/>
    <w:rsid w:val="00803724"/>
    <w:rsid w:val="00804E8C"/>
    <w:rsid w:val="00805FB8"/>
    <w:rsid w:val="008069B4"/>
    <w:rsid w:val="008108C5"/>
    <w:rsid w:val="00811CB8"/>
    <w:rsid w:val="008135AA"/>
    <w:rsid w:val="00814B17"/>
    <w:rsid w:val="00815D41"/>
    <w:rsid w:val="00817E89"/>
    <w:rsid w:val="00820B80"/>
    <w:rsid w:val="0082376D"/>
    <w:rsid w:val="00823B22"/>
    <w:rsid w:val="008248C6"/>
    <w:rsid w:val="0082523B"/>
    <w:rsid w:val="0082574C"/>
    <w:rsid w:val="00825CF3"/>
    <w:rsid w:val="008269FA"/>
    <w:rsid w:val="00826F70"/>
    <w:rsid w:val="00827503"/>
    <w:rsid w:val="00827EC8"/>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275A"/>
    <w:rsid w:val="00853C21"/>
    <w:rsid w:val="00853FB1"/>
    <w:rsid w:val="00854554"/>
    <w:rsid w:val="0085473C"/>
    <w:rsid w:val="00854EB4"/>
    <w:rsid w:val="00855144"/>
    <w:rsid w:val="00857960"/>
    <w:rsid w:val="00857F5E"/>
    <w:rsid w:val="00861C2F"/>
    <w:rsid w:val="008628E5"/>
    <w:rsid w:val="00863A40"/>
    <w:rsid w:val="00864CCA"/>
    <w:rsid w:val="0086720B"/>
    <w:rsid w:val="008706CF"/>
    <w:rsid w:val="008711C1"/>
    <w:rsid w:val="00871E53"/>
    <w:rsid w:val="00873CA2"/>
    <w:rsid w:val="008763B3"/>
    <w:rsid w:val="008774D1"/>
    <w:rsid w:val="00880927"/>
    <w:rsid w:val="00880D26"/>
    <w:rsid w:val="00881706"/>
    <w:rsid w:val="00882074"/>
    <w:rsid w:val="00882256"/>
    <w:rsid w:val="008823A1"/>
    <w:rsid w:val="0088260B"/>
    <w:rsid w:val="0088305F"/>
    <w:rsid w:val="0088391F"/>
    <w:rsid w:val="00885A5E"/>
    <w:rsid w:val="00885C4E"/>
    <w:rsid w:val="00886F12"/>
    <w:rsid w:val="00887B64"/>
    <w:rsid w:val="00887BBA"/>
    <w:rsid w:val="008902DE"/>
    <w:rsid w:val="00891202"/>
    <w:rsid w:val="00891666"/>
    <w:rsid w:val="0089180D"/>
    <w:rsid w:val="008937B5"/>
    <w:rsid w:val="00896AAD"/>
    <w:rsid w:val="00897DE3"/>
    <w:rsid w:val="00897FC7"/>
    <w:rsid w:val="008A086B"/>
    <w:rsid w:val="008A135A"/>
    <w:rsid w:val="008A1FDC"/>
    <w:rsid w:val="008A55BA"/>
    <w:rsid w:val="008A6400"/>
    <w:rsid w:val="008A6542"/>
    <w:rsid w:val="008A67ED"/>
    <w:rsid w:val="008B0382"/>
    <w:rsid w:val="008B0920"/>
    <w:rsid w:val="008B0FAF"/>
    <w:rsid w:val="008B1519"/>
    <w:rsid w:val="008B2C41"/>
    <w:rsid w:val="008B35C3"/>
    <w:rsid w:val="008B4DE4"/>
    <w:rsid w:val="008B56F0"/>
    <w:rsid w:val="008B60CA"/>
    <w:rsid w:val="008B7BC0"/>
    <w:rsid w:val="008C07AA"/>
    <w:rsid w:val="008C0A11"/>
    <w:rsid w:val="008C25E1"/>
    <w:rsid w:val="008C377F"/>
    <w:rsid w:val="008C3BAD"/>
    <w:rsid w:val="008C3FF0"/>
    <w:rsid w:val="008C6DDA"/>
    <w:rsid w:val="008D11C2"/>
    <w:rsid w:val="008D34E9"/>
    <w:rsid w:val="008D6B02"/>
    <w:rsid w:val="008D6EE3"/>
    <w:rsid w:val="008E0E57"/>
    <w:rsid w:val="008E2CC6"/>
    <w:rsid w:val="008E3712"/>
    <w:rsid w:val="008E379C"/>
    <w:rsid w:val="008E3FD4"/>
    <w:rsid w:val="008E4375"/>
    <w:rsid w:val="008E5139"/>
    <w:rsid w:val="008E71F7"/>
    <w:rsid w:val="008E751E"/>
    <w:rsid w:val="008F316C"/>
    <w:rsid w:val="008F73AC"/>
    <w:rsid w:val="008F7D9D"/>
    <w:rsid w:val="009001E8"/>
    <w:rsid w:val="00900279"/>
    <w:rsid w:val="0090370B"/>
    <w:rsid w:val="0090373E"/>
    <w:rsid w:val="00903751"/>
    <w:rsid w:val="00903B46"/>
    <w:rsid w:val="009045E5"/>
    <w:rsid w:val="00907210"/>
    <w:rsid w:val="00910EBA"/>
    <w:rsid w:val="0091491B"/>
    <w:rsid w:val="00914DC1"/>
    <w:rsid w:val="00915435"/>
    <w:rsid w:val="009156F6"/>
    <w:rsid w:val="00915F82"/>
    <w:rsid w:val="0091684B"/>
    <w:rsid w:val="009205D9"/>
    <w:rsid w:val="0092125A"/>
    <w:rsid w:val="00922340"/>
    <w:rsid w:val="00922A1D"/>
    <w:rsid w:val="0092321C"/>
    <w:rsid w:val="0092553F"/>
    <w:rsid w:val="009271B7"/>
    <w:rsid w:val="0092773C"/>
    <w:rsid w:val="009334DE"/>
    <w:rsid w:val="00933644"/>
    <w:rsid w:val="009343D3"/>
    <w:rsid w:val="00936981"/>
    <w:rsid w:val="009379EB"/>
    <w:rsid w:val="00940335"/>
    <w:rsid w:val="009425CF"/>
    <w:rsid w:val="009430F6"/>
    <w:rsid w:val="0094322E"/>
    <w:rsid w:val="00945435"/>
    <w:rsid w:val="00952380"/>
    <w:rsid w:val="00952627"/>
    <w:rsid w:val="00952695"/>
    <w:rsid w:val="0095341F"/>
    <w:rsid w:val="0095347B"/>
    <w:rsid w:val="0095488C"/>
    <w:rsid w:val="009555FE"/>
    <w:rsid w:val="009609B3"/>
    <w:rsid w:val="009627CD"/>
    <w:rsid w:val="009632F3"/>
    <w:rsid w:val="0096345D"/>
    <w:rsid w:val="00964D14"/>
    <w:rsid w:val="00965804"/>
    <w:rsid w:val="009670E7"/>
    <w:rsid w:val="00967AC8"/>
    <w:rsid w:val="009706AA"/>
    <w:rsid w:val="00970F1C"/>
    <w:rsid w:val="00971A07"/>
    <w:rsid w:val="00972366"/>
    <w:rsid w:val="009736FA"/>
    <w:rsid w:val="009737D6"/>
    <w:rsid w:val="00973E3F"/>
    <w:rsid w:val="0098081F"/>
    <w:rsid w:val="00980AC6"/>
    <w:rsid w:val="00980B50"/>
    <w:rsid w:val="00983B5E"/>
    <w:rsid w:val="00983B6C"/>
    <w:rsid w:val="0098422A"/>
    <w:rsid w:val="009857AA"/>
    <w:rsid w:val="00986DB7"/>
    <w:rsid w:val="00987C24"/>
    <w:rsid w:val="00992A16"/>
    <w:rsid w:val="009936E1"/>
    <w:rsid w:val="00994670"/>
    <w:rsid w:val="00994E89"/>
    <w:rsid w:val="009A23F0"/>
    <w:rsid w:val="009A28A3"/>
    <w:rsid w:val="009A5366"/>
    <w:rsid w:val="009A5DF1"/>
    <w:rsid w:val="009A771D"/>
    <w:rsid w:val="009B094C"/>
    <w:rsid w:val="009B096A"/>
    <w:rsid w:val="009B0E9D"/>
    <w:rsid w:val="009B0F55"/>
    <w:rsid w:val="009B1022"/>
    <w:rsid w:val="009B15FE"/>
    <w:rsid w:val="009B2CF4"/>
    <w:rsid w:val="009B4624"/>
    <w:rsid w:val="009B4FEF"/>
    <w:rsid w:val="009B59EB"/>
    <w:rsid w:val="009B6E44"/>
    <w:rsid w:val="009B7161"/>
    <w:rsid w:val="009B7412"/>
    <w:rsid w:val="009B7FB6"/>
    <w:rsid w:val="009C01EF"/>
    <w:rsid w:val="009C1B5D"/>
    <w:rsid w:val="009C363A"/>
    <w:rsid w:val="009C4241"/>
    <w:rsid w:val="009C4A74"/>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00B"/>
    <w:rsid w:val="009F461D"/>
    <w:rsid w:val="009F46B0"/>
    <w:rsid w:val="009F4790"/>
    <w:rsid w:val="009F4B5D"/>
    <w:rsid w:val="009F5C46"/>
    <w:rsid w:val="00A016D8"/>
    <w:rsid w:val="00A01EF6"/>
    <w:rsid w:val="00A02C16"/>
    <w:rsid w:val="00A056DC"/>
    <w:rsid w:val="00A066C6"/>
    <w:rsid w:val="00A1622C"/>
    <w:rsid w:val="00A1640C"/>
    <w:rsid w:val="00A23798"/>
    <w:rsid w:val="00A23816"/>
    <w:rsid w:val="00A241DD"/>
    <w:rsid w:val="00A25033"/>
    <w:rsid w:val="00A2534B"/>
    <w:rsid w:val="00A2612A"/>
    <w:rsid w:val="00A31DEA"/>
    <w:rsid w:val="00A32429"/>
    <w:rsid w:val="00A33C81"/>
    <w:rsid w:val="00A3697A"/>
    <w:rsid w:val="00A40002"/>
    <w:rsid w:val="00A4210C"/>
    <w:rsid w:val="00A430E6"/>
    <w:rsid w:val="00A43939"/>
    <w:rsid w:val="00A43C17"/>
    <w:rsid w:val="00A46F68"/>
    <w:rsid w:val="00A46FD3"/>
    <w:rsid w:val="00A50435"/>
    <w:rsid w:val="00A5152F"/>
    <w:rsid w:val="00A51816"/>
    <w:rsid w:val="00A51FAC"/>
    <w:rsid w:val="00A52804"/>
    <w:rsid w:val="00A53354"/>
    <w:rsid w:val="00A536F2"/>
    <w:rsid w:val="00A54A5B"/>
    <w:rsid w:val="00A56647"/>
    <w:rsid w:val="00A5761F"/>
    <w:rsid w:val="00A600E6"/>
    <w:rsid w:val="00A6172B"/>
    <w:rsid w:val="00A62A3A"/>
    <w:rsid w:val="00A62ACB"/>
    <w:rsid w:val="00A634A0"/>
    <w:rsid w:val="00A6380E"/>
    <w:rsid w:val="00A63D33"/>
    <w:rsid w:val="00A64930"/>
    <w:rsid w:val="00A6596E"/>
    <w:rsid w:val="00A65F34"/>
    <w:rsid w:val="00A67819"/>
    <w:rsid w:val="00A67C41"/>
    <w:rsid w:val="00A72252"/>
    <w:rsid w:val="00A72838"/>
    <w:rsid w:val="00A72CD8"/>
    <w:rsid w:val="00A72F57"/>
    <w:rsid w:val="00A73616"/>
    <w:rsid w:val="00A77A79"/>
    <w:rsid w:val="00A77F92"/>
    <w:rsid w:val="00A82EBE"/>
    <w:rsid w:val="00A84C67"/>
    <w:rsid w:val="00A84FBE"/>
    <w:rsid w:val="00A864F9"/>
    <w:rsid w:val="00A87812"/>
    <w:rsid w:val="00A8799C"/>
    <w:rsid w:val="00A90046"/>
    <w:rsid w:val="00A90DA7"/>
    <w:rsid w:val="00A919AA"/>
    <w:rsid w:val="00A919B3"/>
    <w:rsid w:val="00A94918"/>
    <w:rsid w:val="00A96144"/>
    <w:rsid w:val="00A96451"/>
    <w:rsid w:val="00AA0CEC"/>
    <w:rsid w:val="00AA236C"/>
    <w:rsid w:val="00AA6DCA"/>
    <w:rsid w:val="00AA7256"/>
    <w:rsid w:val="00AA79AB"/>
    <w:rsid w:val="00AB194C"/>
    <w:rsid w:val="00AB2B38"/>
    <w:rsid w:val="00AB6426"/>
    <w:rsid w:val="00AB7982"/>
    <w:rsid w:val="00AB7C37"/>
    <w:rsid w:val="00AC019C"/>
    <w:rsid w:val="00AC1B8B"/>
    <w:rsid w:val="00AC1D4E"/>
    <w:rsid w:val="00AC1E5E"/>
    <w:rsid w:val="00AC356E"/>
    <w:rsid w:val="00AC3B8E"/>
    <w:rsid w:val="00AC7375"/>
    <w:rsid w:val="00AD02E2"/>
    <w:rsid w:val="00AD0953"/>
    <w:rsid w:val="00AD1803"/>
    <w:rsid w:val="00AD1AD6"/>
    <w:rsid w:val="00AD3BC7"/>
    <w:rsid w:val="00AD4474"/>
    <w:rsid w:val="00AD46D1"/>
    <w:rsid w:val="00AE1274"/>
    <w:rsid w:val="00AE1285"/>
    <w:rsid w:val="00AE12C0"/>
    <w:rsid w:val="00AE145F"/>
    <w:rsid w:val="00AE3215"/>
    <w:rsid w:val="00AE46E7"/>
    <w:rsid w:val="00AE4D1D"/>
    <w:rsid w:val="00AE5313"/>
    <w:rsid w:val="00AE58A4"/>
    <w:rsid w:val="00AE58C4"/>
    <w:rsid w:val="00AE663F"/>
    <w:rsid w:val="00AF2631"/>
    <w:rsid w:val="00AF2C35"/>
    <w:rsid w:val="00AF35C5"/>
    <w:rsid w:val="00AF4074"/>
    <w:rsid w:val="00AF4DB7"/>
    <w:rsid w:val="00AF75ED"/>
    <w:rsid w:val="00B00614"/>
    <w:rsid w:val="00B01ABB"/>
    <w:rsid w:val="00B02939"/>
    <w:rsid w:val="00B0432A"/>
    <w:rsid w:val="00B043B9"/>
    <w:rsid w:val="00B049D5"/>
    <w:rsid w:val="00B05405"/>
    <w:rsid w:val="00B05AA0"/>
    <w:rsid w:val="00B05E38"/>
    <w:rsid w:val="00B12076"/>
    <w:rsid w:val="00B12C43"/>
    <w:rsid w:val="00B12CB1"/>
    <w:rsid w:val="00B1381D"/>
    <w:rsid w:val="00B15979"/>
    <w:rsid w:val="00B1682F"/>
    <w:rsid w:val="00B216E1"/>
    <w:rsid w:val="00B21B3E"/>
    <w:rsid w:val="00B2246F"/>
    <w:rsid w:val="00B2268B"/>
    <w:rsid w:val="00B22FF1"/>
    <w:rsid w:val="00B23540"/>
    <w:rsid w:val="00B24229"/>
    <w:rsid w:val="00B25079"/>
    <w:rsid w:val="00B30C8E"/>
    <w:rsid w:val="00B32CAB"/>
    <w:rsid w:val="00B33280"/>
    <w:rsid w:val="00B33B9B"/>
    <w:rsid w:val="00B33F47"/>
    <w:rsid w:val="00B34517"/>
    <w:rsid w:val="00B34916"/>
    <w:rsid w:val="00B3762B"/>
    <w:rsid w:val="00B4061D"/>
    <w:rsid w:val="00B41934"/>
    <w:rsid w:val="00B439A7"/>
    <w:rsid w:val="00B43F7F"/>
    <w:rsid w:val="00B444E0"/>
    <w:rsid w:val="00B458F7"/>
    <w:rsid w:val="00B4715E"/>
    <w:rsid w:val="00B47966"/>
    <w:rsid w:val="00B47B0D"/>
    <w:rsid w:val="00B50617"/>
    <w:rsid w:val="00B50B7B"/>
    <w:rsid w:val="00B51285"/>
    <w:rsid w:val="00B55C70"/>
    <w:rsid w:val="00B57384"/>
    <w:rsid w:val="00B62F14"/>
    <w:rsid w:val="00B63782"/>
    <w:rsid w:val="00B6509E"/>
    <w:rsid w:val="00B65937"/>
    <w:rsid w:val="00B66E20"/>
    <w:rsid w:val="00B67444"/>
    <w:rsid w:val="00B67C04"/>
    <w:rsid w:val="00B67F48"/>
    <w:rsid w:val="00B70561"/>
    <w:rsid w:val="00B72500"/>
    <w:rsid w:val="00B7696D"/>
    <w:rsid w:val="00B83B25"/>
    <w:rsid w:val="00B84B4D"/>
    <w:rsid w:val="00B86BF9"/>
    <w:rsid w:val="00B8786E"/>
    <w:rsid w:val="00B93DCD"/>
    <w:rsid w:val="00B956F6"/>
    <w:rsid w:val="00B95DDF"/>
    <w:rsid w:val="00B9649C"/>
    <w:rsid w:val="00B9700E"/>
    <w:rsid w:val="00B97515"/>
    <w:rsid w:val="00BA2D38"/>
    <w:rsid w:val="00BA2D47"/>
    <w:rsid w:val="00BB0532"/>
    <w:rsid w:val="00BB0627"/>
    <w:rsid w:val="00BB169F"/>
    <w:rsid w:val="00BB16CB"/>
    <w:rsid w:val="00BB2575"/>
    <w:rsid w:val="00BB311B"/>
    <w:rsid w:val="00BB7264"/>
    <w:rsid w:val="00BB7810"/>
    <w:rsid w:val="00BC0F4A"/>
    <w:rsid w:val="00BC1BEB"/>
    <w:rsid w:val="00BC228A"/>
    <w:rsid w:val="00BC26AD"/>
    <w:rsid w:val="00BC26F5"/>
    <w:rsid w:val="00BC2FC2"/>
    <w:rsid w:val="00BC3EA3"/>
    <w:rsid w:val="00BC42E0"/>
    <w:rsid w:val="00BC4F07"/>
    <w:rsid w:val="00BC5346"/>
    <w:rsid w:val="00BD21CC"/>
    <w:rsid w:val="00BD2E40"/>
    <w:rsid w:val="00BD39B2"/>
    <w:rsid w:val="00BD3A81"/>
    <w:rsid w:val="00BD3BFD"/>
    <w:rsid w:val="00BD5764"/>
    <w:rsid w:val="00BD78CC"/>
    <w:rsid w:val="00BE277B"/>
    <w:rsid w:val="00BE424B"/>
    <w:rsid w:val="00BE5B3E"/>
    <w:rsid w:val="00BF08BA"/>
    <w:rsid w:val="00BF42D6"/>
    <w:rsid w:val="00BF4BF7"/>
    <w:rsid w:val="00BF7C81"/>
    <w:rsid w:val="00C0245A"/>
    <w:rsid w:val="00C026A9"/>
    <w:rsid w:val="00C02DA1"/>
    <w:rsid w:val="00C02E4D"/>
    <w:rsid w:val="00C0426D"/>
    <w:rsid w:val="00C053F0"/>
    <w:rsid w:val="00C05667"/>
    <w:rsid w:val="00C05D13"/>
    <w:rsid w:val="00C064B5"/>
    <w:rsid w:val="00C104EE"/>
    <w:rsid w:val="00C1279D"/>
    <w:rsid w:val="00C14F9C"/>
    <w:rsid w:val="00C16B34"/>
    <w:rsid w:val="00C16B8A"/>
    <w:rsid w:val="00C16FDC"/>
    <w:rsid w:val="00C17CF8"/>
    <w:rsid w:val="00C21886"/>
    <w:rsid w:val="00C2381C"/>
    <w:rsid w:val="00C2410D"/>
    <w:rsid w:val="00C248D3"/>
    <w:rsid w:val="00C253B3"/>
    <w:rsid w:val="00C25A3E"/>
    <w:rsid w:val="00C25AA0"/>
    <w:rsid w:val="00C25D4E"/>
    <w:rsid w:val="00C26E6C"/>
    <w:rsid w:val="00C27342"/>
    <w:rsid w:val="00C277DD"/>
    <w:rsid w:val="00C30972"/>
    <w:rsid w:val="00C325E9"/>
    <w:rsid w:val="00C32F0D"/>
    <w:rsid w:val="00C3375B"/>
    <w:rsid w:val="00C3385A"/>
    <w:rsid w:val="00C35D41"/>
    <w:rsid w:val="00C36BD0"/>
    <w:rsid w:val="00C4357D"/>
    <w:rsid w:val="00C43A30"/>
    <w:rsid w:val="00C460EC"/>
    <w:rsid w:val="00C465F1"/>
    <w:rsid w:val="00C47096"/>
    <w:rsid w:val="00C47886"/>
    <w:rsid w:val="00C47A57"/>
    <w:rsid w:val="00C47E8E"/>
    <w:rsid w:val="00C50A0E"/>
    <w:rsid w:val="00C533DB"/>
    <w:rsid w:val="00C53966"/>
    <w:rsid w:val="00C53EB8"/>
    <w:rsid w:val="00C56CDF"/>
    <w:rsid w:val="00C572BD"/>
    <w:rsid w:val="00C60510"/>
    <w:rsid w:val="00C62EAD"/>
    <w:rsid w:val="00C63318"/>
    <w:rsid w:val="00C638C2"/>
    <w:rsid w:val="00C652C2"/>
    <w:rsid w:val="00C7020F"/>
    <w:rsid w:val="00C70E31"/>
    <w:rsid w:val="00C71191"/>
    <w:rsid w:val="00C712B9"/>
    <w:rsid w:val="00C72245"/>
    <w:rsid w:val="00C7676F"/>
    <w:rsid w:val="00C76D0F"/>
    <w:rsid w:val="00C77938"/>
    <w:rsid w:val="00C80290"/>
    <w:rsid w:val="00C8217F"/>
    <w:rsid w:val="00C82603"/>
    <w:rsid w:val="00C83C50"/>
    <w:rsid w:val="00C844B0"/>
    <w:rsid w:val="00C84DFE"/>
    <w:rsid w:val="00C90B35"/>
    <w:rsid w:val="00C91757"/>
    <w:rsid w:val="00C93DAA"/>
    <w:rsid w:val="00C93F03"/>
    <w:rsid w:val="00C96AD4"/>
    <w:rsid w:val="00C97F4F"/>
    <w:rsid w:val="00CA08C1"/>
    <w:rsid w:val="00CA0B59"/>
    <w:rsid w:val="00CA3322"/>
    <w:rsid w:val="00CA5BBF"/>
    <w:rsid w:val="00CA6208"/>
    <w:rsid w:val="00CA70CB"/>
    <w:rsid w:val="00CA7159"/>
    <w:rsid w:val="00CA71D4"/>
    <w:rsid w:val="00CB0AAC"/>
    <w:rsid w:val="00CB0D55"/>
    <w:rsid w:val="00CB1CD8"/>
    <w:rsid w:val="00CB1E0E"/>
    <w:rsid w:val="00CB3EF9"/>
    <w:rsid w:val="00CB4043"/>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37DF"/>
    <w:rsid w:val="00CD41C3"/>
    <w:rsid w:val="00CD75A2"/>
    <w:rsid w:val="00CE0C6C"/>
    <w:rsid w:val="00CE10C5"/>
    <w:rsid w:val="00CE1B19"/>
    <w:rsid w:val="00CE373A"/>
    <w:rsid w:val="00CE5B6D"/>
    <w:rsid w:val="00CE6042"/>
    <w:rsid w:val="00CF1686"/>
    <w:rsid w:val="00CF2000"/>
    <w:rsid w:val="00CF34EF"/>
    <w:rsid w:val="00CF5BED"/>
    <w:rsid w:val="00CF6824"/>
    <w:rsid w:val="00CF735D"/>
    <w:rsid w:val="00D0156F"/>
    <w:rsid w:val="00D01C78"/>
    <w:rsid w:val="00D02935"/>
    <w:rsid w:val="00D03E53"/>
    <w:rsid w:val="00D040CD"/>
    <w:rsid w:val="00D055AB"/>
    <w:rsid w:val="00D123C7"/>
    <w:rsid w:val="00D12FC4"/>
    <w:rsid w:val="00D14D8C"/>
    <w:rsid w:val="00D14F76"/>
    <w:rsid w:val="00D155E5"/>
    <w:rsid w:val="00D15BB4"/>
    <w:rsid w:val="00D162A7"/>
    <w:rsid w:val="00D166F7"/>
    <w:rsid w:val="00D17A37"/>
    <w:rsid w:val="00D20B18"/>
    <w:rsid w:val="00D228CC"/>
    <w:rsid w:val="00D2484F"/>
    <w:rsid w:val="00D24C1F"/>
    <w:rsid w:val="00D260D0"/>
    <w:rsid w:val="00D26CC6"/>
    <w:rsid w:val="00D27FB3"/>
    <w:rsid w:val="00D308C5"/>
    <w:rsid w:val="00D30E29"/>
    <w:rsid w:val="00D3179D"/>
    <w:rsid w:val="00D31A20"/>
    <w:rsid w:val="00D324E2"/>
    <w:rsid w:val="00D32C8B"/>
    <w:rsid w:val="00D332FE"/>
    <w:rsid w:val="00D33C77"/>
    <w:rsid w:val="00D35468"/>
    <w:rsid w:val="00D418BA"/>
    <w:rsid w:val="00D41F59"/>
    <w:rsid w:val="00D4271E"/>
    <w:rsid w:val="00D427FD"/>
    <w:rsid w:val="00D436B3"/>
    <w:rsid w:val="00D467BC"/>
    <w:rsid w:val="00D469B4"/>
    <w:rsid w:val="00D46C3C"/>
    <w:rsid w:val="00D4764A"/>
    <w:rsid w:val="00D51357"/>
    <w:rsid w:val="00D5289B"/>
    <w:rsid w:val="00D53D60"/>
    <w:rsid w:val="00D540BA"/>
    <w:rsid w:val="00D54EE9"/>
    <w:rsid w:val="00D64E14"/>
    <w:rsid w:val="00D65005"/>
    <w:rsid w:val="00D66030"/>
    <w:rsid w:val="00D668D4"/>
    <w:rsid w:val="00D70299"/>
    <w:rsid w:val="00D70A7D"/>
    <w:rsid w:val="00D72868"/>
    <w:rsid w:val="00D72FF5"/>
    <w:rsid w:val="00D73216"/>
    <w:rsid w:val="00D737B1"/>
    <w:rsid w:val="00D7521E"/>
    <w:rsid w:val="00D756DD"/>
    <w:rsid w:val="00D75D82"/>
    <w:rsid w:val="00D77F14"/>
    <w:rsid w:val="00D81740"/>
    <w:rsid w:val="00D82DFF"/>
    <w:rsid w:val="00D835D6"/>
    <w:rsid w:val="00D85A93"/>
    <w:rsid w:val="00D85C22"/>
    <w:rsid w:val="00D864BD"/>
    <w:rsid w:val="00D86969"/>
    <w:rsid w:val="00D878AE"/>
    <w:rsid w:val="00D87E5B"/>
    <w:rsid w:val="00D9035B"/>
    <w:rsid w:val="00D910FB"/>
    <w:rsid w:val="00D91652"/>
    <w:rsid w:val="00D91B40"/>
    <w:rsid w:val="00D92117"/>
    <w:rsid w:val="00D92CB9"/>
    <w:rsid w:val="00DA06CD"/>
    <w:rsid w:val="00DA099B"/>
    <w:rsid w:val="00DA386C"/>
    <w:rsid w:val="00DA5E89"/>
    <w:rsid w:val="00DA6C71"/>
    <w:rsid w:val="00DA74F6"/>
    <w:rsid w:val="00DB05E3"/>
    <w:rsid w:val="00DB14FD"/>
    <w:rsid w:val="00DB1AB4"/>
    <w:rsid w:val="00DB1EBE"/>
    <w:rsid w:val="00DB3902"/>
    <w:rsid w:val="00DB4DB2"/>
    <w:rsid w:val="00DB52A7"/>
    <w:rsid w:val="00DB7DC6"/>
    <w:rsid w:val="00DC0F4D"/>
    <w:rsid w:val="00DC280E"/>
    <w:rsid w:val="00DC3639"/>
    <w:rsid w:val="00DC5457"/>
    <w:rsid w:val="00DC579A"/>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2CD"/>
    <w:rsid w:val="00DF37DF"/>
    <w:rsid w:val="00DF39D0"/>
    <w:rsid w:val="00DF51A9"/>
    <w:rsid w:val="00DF7F96"/>
    <w:rsid w:val="00E009EB"/>
    <w:rsid w:val="00E00CFC"/>
    <w:rsid w:val="00E016F9"/>
    <w:rsid w:val="00E01F98"/>
    <w:rsid w:val="00E04E3E"/>
    <w:rsid w:val="00E07303"/>
    <w:rsid w:val="00E07C04"/>
    <w:rsid w:val="00E10010"/>
    <w:rsid w:val="00E12266"/>
    <w:rsid w:val="00E1339C"/>
    <w:rsid w:val="00E13433"/>
    <w:rsid w:val="00E14C61"/>
    <w:rsid w:val="00E15A3D"/>
    <w:rsid w:val="00E1649B"/>
    <w:rsid w:val="00E16BED"/>
    <w:rsid w:val="00E20696"/>
    <w:rsid w:val="00E213F3"/>
    <w:rsid w:val="00E24444"/>
    <w:rsid w:val="00E24B68"/>
    <w:rsid w:val="00E24FC9"/>
    <w:rsid w:val="00E25CD8"/>
    <w:rsid w:val="00E25D37"/>
    <w:rsid w:val="00E2668B"/>
    <w:rsid w:val="00E26CD1"/>
    <w:rsid w:val="00E27009"/>
    <w:rsid w:val="00E30FF0"/>
    <w:rsid w:val="00E340FA"/>
    <w:rsid w:val="00E349BE"/>
    <w:rsid w:val="00E37619"/>
    <w:rsid w:val="00E428F6"/>
    <w:rsid w:val="00E4371E"/>
    <w:rsid w:val="00E45906"/>
    <w:rsid w:val="00E45FEA"/>
    <w:rsid w:val="00E46AE4"/>
    <w:rsid w:val="00E50EDC"/>
    <w:rsid w:val="00E5126B"/>
    <w:rsid w:val="00E51E9E"/>
    <w:rsid w:val="00E53AA8"/>
    <w:rsid w:val="00E53F7E"/>
    <w:rsid w:val="00E54A31"/>
    <w:rsid w:val="00E55D6B"/>
    <w:rsid w:val="00E56AAA"/>
    <w:rsid w:val="00E579AB"/>
    <w:rsid w:val="00E60A1A"/>
    <w:rsid w:val="00E60C21"/>
    <w:rsid w:val="00E614FF"/>
    <w:rsid w:val="00E62EB5"/>
    <w:rsid w:val="00E64407"/>
    <w:rsid w:val="00E66B7C"/>
    <w:rsid w:val="00E67847"/>
    <w:rsid w:val="00E70A9A"/>
    <w:rsid w:val="00E7180F"/>
    <w:rsid w:val="00E73855"/>
    <w:rsid w:val="00E74789"/>
    <w:rsid w:val="00E748DD"/>
    <w:rsid w:val="00E75485"/>
    <w:rsid w:val="00E75F42"/>
    <w:rsid w:val="00E77A44"/>
    <w:rsid w:val="00E809A4"/>
    <w:rsid w:val="00E80FFD"/>
    <w:rsid w:val="00E81779"/>
    <w:rsid w:val="00E81D46"/>
    <w:rsid w:val="00E832E9"/>
    <w:rsid w:val="00E83809"/>
    <w:rsid w:val="00E83D0E"/>
    <w:rsid w:val="00E866B2"/>
    <w:rsid w:val="00E87729"/>
    <w:rsid w:val="00E92081"/>
    <w:rsid w:val="00E923D8"/>
    <w:rsid w:val="00E959F1"/>
    <w:rsid w:val="00E960AD"/>
    <w:rsid w:val="00E97AB9"/>
    <w:rsid w:val="00E97F7C"/>
    <w:rsid w:val="00E97F9D"/>
    <w:rsid w:val="00EA0CED"/>
    <w:rsid w:val="00EA1D19"/>
    <w:rsid w:val="00EA1F45"/>
    <w:rsid w:val="00EA32E0"/>
    <w:rsid w:val="00EA4495"/>
    <w:rsid w:val="00EB0712"/>
    <w:rsid w:val="00EB1555"/>
    <w:rsid w:val="00EB3BBF"/>
    <w:rsid w:val="00EB58EB"/>
    <w:rsid w:val="00EB5DF8"/>
    <w:rsid w:val="00EC0D17"/>
    <w:rsid w:val="00EC3A93"/>
    <w:rsid w:val="00EC610B"/>
    <w:rsid w:val="00EC6B60"/>
    <w:rsid w:val="00ED0A87"/>
    <w:rsid w:val="00ED1866"/>
    <w:rsid w:val="00ED4896"/>
    <w:rsid w:val="00ED5F6E"/>
    <w:rsid w:val="00ED77C1"/>
    <w:rsid w:val="00EE4702"/>
    <w:rsid w:val="00EE488A"/>
    <w:rsid w:val="00EE5B22"/>
    <w:rsid w:val="00EE5B5D"/>
    <w:rsid w:val="00EE6CDA"/>
    <w:rsid w:val="00EE6D55"/>
    <w:rsid w:val="00EE77AC"/>
    <w:rsid w:val="00EF1ECD"/>
    <w:rsid w:val="00EF273A"/>
    <w:rsid w:val="00EF5124"/>
    <w:rsid w:val="00EF5714"/>
    <w:rsid w:val="00EF5AC8"/>
    <w:rsid w:val="00EF6FED"/>
    <w:rsid w:val="00EF7563"/>
    <w:rsid w:val="00EF7638"/>
    <w:rsid w:val="00EF7DEE"/>
    <w:rsid w:val="00EF7F93"/>
    <w:rsid w:val="00F016D9"/>
    <w:rsid w:val="00F01C3C"/>
    <w:rsid w:val="00F03D84"/>
    <w:rsid w:val="00F04017"/>
    <w:rsid w:val="00F0441B"/>
    <w:rsid w:val="00F04AF7"/>
    <w:rsid w:val="00F06668"/>
    <w:rsid w:val="00F1055F"/>
    <w:rsid w:val="00F10777"/>
    <w:rsid w:val="00F107A6"/>
    <w:rsid w:val="00F128A1"/>
    <w:rsid w:val="00F129E2"/>
    <w:rsid w:val="00F13865"/>
    <w:rsid w:val="00F14EBC"/>
    <w:rsid w:val="00F22821"/>
    <w:rsid w:val="00F24E68"/>
    <w:rsid w:val="00F25607"/>
    <w:rsid w:val="00F2589C"/>
    <w:rsid w:val="00F25C66"/>
    <w:rsid w:val="00F26091"/>
    <w:rsid w:val="00F2644C"/>
    <w:rsid w:val="00F26C15"/>
    <w:rsid w:val="00F26D03"/>
    <w:rsid w:val="00F27AA5"/>
    <w:rsid w:val="00F31541"/>
    <w:rsid w:val="00F320FB"/>
    <w:rsid w:val="00F332BF"/>
    <w:rsid w:val="00F33C32"/>
    <w:rsid w:val="00F3439C"/>
    <w:rsid w:val="00F34836"/>
    <w:rsid w:val="00F34A48"/>
    <w:rsid w:val="00F35494"/>
    <w:rsid w:val="00F35B3B"/>
    <w:rsid w:val="00F413D1"/>
    <w:rsid w:val="00F41748"/>
    <w:rsid w:val="00F41B1F"/>
    <w:rsid w:val="00F42E62"/>
    <w:rsid w:val="00F4427F"/>
    <w:rsid w:val="00F44B16"/>
    <w:rsid w:val="00F45638"/>
    <w:rsid w:val="00F45D74"/>
    <w:rsid w:val="00F50264"/>
    <w:rsid w:val="00F51730"/>
    <w:rsid w:val="00F5247B"/>
    <w:rsid w:val="00F53623"/>
    <w:rsid w:val="00F5391C"/>
    <w:rsid w:val="00F54448"/>
    <w:rsid w:val="00F54A0F"/>
    <w:rsid w:val="00F5566B"/>
    <w:rsid w:val="00F576BD"/>
    <w:rsid w:val="00F57E1C"/>
    <w:rsid w:val="00F57E29"/>
    <w:rsid w:val="00F6068F"/>
    <w:rsid w:val="00F60E77"/>
    <w:rsid w:val="00F63541"/>
    <w:rsid w:val="00F63AEA"/>
    <w:rsid w:val="00F63B1E"/>
    <w:rsid w:val="00F64964"/>
    <w:rsid w:val="00F659BC"/>
    <w:rsid w:val="00F6688D"/>
    <w:rsid w:val="00F70865"/>
    <w:rsid w:val="00F70915"/>
    <w:rsid w:val="00F70D07"/>
    <w:rsid w:val="00F710E9"/>
    <w:rsid w:val="00F72E00"/>
    <w:rsid w:val="00F7307C"/>
    <w:rsid w:val="00F7343B"/>
    <w:rsid w:val="00F73ACB"/>
    <w:rsid w:val="00F73B85"/>
    <w:rsid w:val="00F73D5E"/>
    <w:rsid w:val="00F75DEA"/>
    <w:rsid w:val="00F76064"/>
    <w:rsid w:val="00F7694C"/>
    <w:rsid w:val="00F77993"/>
    <w:rsid w:val="00F80C95"/>
    <w:rsid w:val="00F83345"/>
    <w:rsid w:val="00F84536"/>
    <w:rsid w:val="00F850C7"/>
    <w:rsid w:val="00F86A69"/>
    <w:rsid w:val="00F9064F"/>
    <w:rsid w:val="00F907D5"/>
    <w:rsid w:val="00F90CFF"/>
    <w:rsid w:val="00F90E55"/>
    <w:rsid w:val="00F90E7E"/>
    <w:rsid w:val="00F91348"/>
    <w:rsid w:val="00F91388"/>
    <w:rsid w:val="00F91F15"/>
    <w:rsid w:val="00F9588F"/>
    <w:rsid w:val="00F963CC"/>
    <w:rsid w:val="00F96706"/>
    <w:rsid w:val="00F97866"/>
    <w:rsid w:val="00FA0CF9"/>
    <w:rsid w:val="00FA1297"/>
    <w:rsid w:val="00FA1938"/>
    <w:rsid w:val="00FA1ADE"/>
    <w:rsid w:val="00FA24F8"/>
    <w:rsid w:val="00FA523A"/>
    <w:rsid w:val="00FA659A"/>
    <w:rsid w:val="00FA6CC7"/>
    <w:rsid w:val="00FB0042"/>
    <w:rsid w:val="00FB1B05"/>
    <w:rsid w:val="00FB2631"/>
    <w:rsid w:val="00FB2759"/>
    <w:rsid w:val="00FB2DD8"/>
    <w:rsid w:val="00FB327F"/>
    <w:rsid w:val="00FB67FE"/>
    <w:rsid w:val="00FC3DC6"/>
    <w:rsid w:val="00FC6908"/>
    <w:rsid w:val="00FC6B56"/>
    <w:rsid w:val="00FC7543"/>
    <w:rsid w:val="00FD1456"/>
    <w:rsid w:val="00FD23A8"/>
    <w:rsid w:val="00FD2832"/>
    <w:rsid w:val="00FD2D6E"/>
    <w:rsid w:val="00FD2DF1"/>
    <w:rsid w:val="00FD4AE9"/>
    <w:rsid w:val="00FD547B"/>
    <w:rsid w:val="00FD7820"/>
    <w:rsid w:val="00FD7CF8"/>
    <w:rsid w:val="00FE085A"/>
    <w:rsid w:val="00FE0D5A"/>
    <w:rsid w:val="00FE123D"/>
    <w:rsid w:val="00FE2B48"/>
    <w:rsid w:val="00FE2E09"/>
    <w:rsid w:val="00FE33C3"/>
    <w:rsid w:val="00FE3920"/>
    <w:rsid w:val="00FE5B7E"/>
    <w:rsid w:val="00FE5EF8"/>
    <w:rsid w:val="00FE68FF"/>
    <w:rsid w:val="00FE7CF5"/>
    <w:rsid w:val="00FF05D1"/>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7662C6"/>
    <w:pPr>
      <w:tabs>
        <w:tab w:val="right" w:leader="dot" w:pos="8494"/>
      </w:tabs>
      <w:spacing w:after="100"/>
      <w:jc w:val="left"/>
    </w:pPr>
    <w:rPr>
      <w:rFonts w:eastAsiaTheme="minorEastAsia" w:cs="Times New Roman"/>
      <w:b/>
    </w:rPr>
  </w:style>
  <w:style w:type="paragraph" w:styleId="TOC3">
    <w:name w:val="toc 3"/>
    <w:basedOn w:val="Normal"/>
    <w:next w:val="Normal"/>
    <w:autoRedefine/>
    <w:uiPriority w:val="39"/>
    <w:unhideWhenUsed/>
    <w:rsid w:val="00987C24"/>
    <w:pPr>
      <w:tabs>
        <w:tab w:val="left" w:pos="1320"/>
        <w:tab w:val="right" w:leader="dot" w:pos="8494"/>
      </w:tabs>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827EC8"/>
    <w:pPr>
      <w:keepNext/>
      <w:spacing w:before="120" w:after="200" w:line="360" w:lineRule="auto"/>
      <w:ind w:left="1080"/>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4449">
      <w:bodyDiv w:val="1"/>
      <w:marLeft w:val="0"/>
      <w:marRight w:val="0"/>
      <w:marTop w:val="0"/>
      <w:marBottom w:val="0"/>
      <w:divBdr>
        <w:top w:val="none" w:sz="0" w:space="0" w:color="auto"/>
        <w:left w:val="none" w:sz="0" w:space="0" w:color="auto"/>
        <w:bottom w:val="none" w:sz="0" w:space="0" w:color="auto"/>
        <w:right w:val="none" w:sz="0" w:space="0" w:color="auto"/>
      </w:divBdr>
      <w:divsChild>
        <w:div w:id="1288704177">
          <w:marLeft w:val="1080"/>
          <w:marRight w:val="0"/>
          <w:marTop w:val="0"/>
          <w:marBottom w:val="0"/>
          <w:divBdr>
            <w:top w:val="none" w:sz="0" w:space="0" w:color="auto"/>
            <w:left w:val="none" w:sz="0" w:space="0" w:color="auto"/>
            <w:bottom w:val="none" w:sz="0" w:space="0" w:color="auto"/>
            <w:right w:val="none" w:sz="0" w:space="0" w:color="auto"/>
          </w:divBdr>
        </w:div>
        <w:div w:id="1546798648">
          <w:marLeft w:val="1627"/>
          <w:marRight w:val="0"/>
          <w:marTop w:val="0"/>
          <w:marBottom w:val="0"/>
          <w:divBdr>
            <w:top w:val="none" w:sz="0" w:space="0" w:color="auto"/>
            <w:left w:val="none" w:sz="0" w:space="0" w:color="auto"/>
            <w:bottom w:val="none" w:sz="0" w:space="0" w:color="auto"/>
            <w:right w:val="none" w:sz="0" w:space="0" w:color="auto"/>
          </w:divBdr>
        </w:div>
      </w:divsChild>
    </w:div>
    <w:div w:id="1059137267">
      <w:bodyDiv w:val="1"/>
      <w:marLeft w:val="0"/>
      <w:marRight w:val="0"/>
      <w:marTop w:val="0"/>
      <w:marBottom w:val="0"/>
      <w:divBdr>
        <w:top w:val="none" w:sz="0" w:space="0" w:color="auto"/>
        <w:left w:val="none" w:sz="0" w:space="0" w:color="auto"/>
        <w:bottom w:val="none" w:sz="0" w:space="0" w:color="auto"/>
        <w:right w:val="none" w:sz="0" w:space="0" w:color="auto"/>
      </w:divBdr>
      <w:divsChild>
        <w:div w:id="2131431174">
          <w:marLeft w:val="547"/>
          <w:marRight w:val="0"/>
          <w:marTop w:val="0"/>
          <w:marBottom w:val="0"/>
          <w:divBdr>
            <w:top w:val="none" w:sz="0" w:space="0" w:color="auto"/>
            <w:left w:val="none" w:sz="0" w:space="0" w:color="auto"/>
            <w:bottom w:val="none" w:sz="0" w:space="0" w:color="auto"/>
            <w:right w:val="none" w:sz="0" w:space="0" w:color="auto"/>
          </w:divBdr>
        </w:div>
        <w:div w:id="1479028564">
          <w:marLeft w:val="1080"/>
          <w:marRight w:val="0"/>
          <w:marTop w:val="0"/>
          <w:marBottom w:val="0"/>
          <w:divBdr>
            <w:top w:val="none" w:sz="0" w:space="0" w:color="auto"/>
            <w:left w:val="none" w:sz="0" w:space="0" w:color="auto"/>
            <w:bottom w:val="none" w:sz="0" w:space="0" w:color="auto"/>
            <w:right w:val="none" w:sz="0" w:space="0" w:color="auto"/>
          </w:divBdr>
        </w:div>
        <w:div w:id="2139183245">
          <w:marLeft w:val="1627"/>
          <w:marRight w:val="0"/>
          <w:marTop w:val="0"/>
          <w:marBottom w:val="0"/>
          <w:divBdr>
            <w:top w:val="none" w:sz="0" w:space="0" w:color="auto"/>
            <w:left w:val="none" w:sz="0" w:space="0" w:color="auto"/>
            <w:bottom w:val="none" w:sz="0" w:space="0" w:color="auto"/>
            <w:right w:val="none" w:sz="0" w:space="0" w:color="auto"/>
          </w:divBdr>
        </w:div>
      </w:divsChild>
    </w:div>
    <w:div w:id="1131821364">
      <w:bodyDiv w:val="1"/>
      <w:marLeft w:val="0"/>
      <w:marRight w:val="0"/>
      <w:marTop w:val="0"/>
      <w:marBottom w:val="0"/>
      <w:divBdr>
        <w:top w:val="none" w:sz="0" w:space="0" w:color="auto"/>
        <w:left w:val="none" w:sz="0" w:space="0" w:color="auto"/>
        <w:bottom w:val="none" w:sz="0" w:space="0" w:color="auto"/>
        <w:right w:val="none" w:sz="0" w:space="0" w:color="auto"/>
      </w:divBdr>
      <w:divsChild>
        <w:div w:id="664942010">
          <w:marLeft w:val="360"/>
          <w:marRight w:val="0"/>
          <w:marTop w:val="280"/>
          <w:marBottom w:val="0"/>
          <w:divBdr>
            <w:top w:val="none" w:sz="0" w:space="0" w:color="auto"/>
            <w:left w:val="none" w:sz="0" w:space="0" w:color="auto"/>
            <w:bottom w:val="none" w:sz="0" w:space="0" w:color="auto"/>
            <w:right w:val="none" w:sz="0" w:space="0" w:color="auto"/>
          </w:divBdr>
        </w:div>
      </w:divsChild>
    </w:div>
    <w:div w:id="1285579642">
      <w:bodyDiv w:val="1"/>
      <w:marLeft w:val="0"/>
      <w:marRight w:val="0"/>
      <w:marTop w:val="0"/>
      <w:marBottom w:val="0"/>
      <w:divBdr>
        <w:top w:val="none" w:sz="0" w:space="0" w:color="auto"/>
        <w:left w:val="none" w:sz="0" w:space="0" w:color="auto"/>
        <w:bottom w:val="none" w:sz="0" w:space="0" w:color="auto"/>
        <w:right w:val="none" w:sz="0" w:space="0" w:color="auto"/>
      </w:divBdr>
      <w:divsChild>
        <w:div w:id="333924776">
          <w:marLeft w:val="720"/>
          <w:marRight w:val="0"/>
          <w:marTop w:val="40"/>
          <w:marBottom w:val="80"/>
          <w:divBdr>
            <w:top w:val="none" w:sz="0" w:space="0" w:color="auto"/>
            <w:left w:val="none" w:sz="0" w:space="0" w:color="auto"/>
            <w:bottom w:val="none" w:sz="0" w:space="0" w:color="auto"/>
            <w:right w:val="none" w:sz="0" w:space="0" w:color="auto"/>
          </w:divBdr>
        </w:div>
      </w:divsChild>
    </w:div>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674993496">
      <w:bodyDiv w:val="1"/>
      <w:marLeft w:val="0"/>
      <w:marRight w:val="0"/>
      <w:marTop w:val="0"/>
      <w:marBottom w:val="0"/>
      <w:divBdr>
        <w:top w:val="none" w:sz="0" w:space="0" w:color="auto"/>
        <w:left w:val="none" w:sz="0" w:space="0" w:color="auto"/>
        <w:bottom w:val="none" w:sz="0" w:space="0" w:color="auto"/>
        <w:right w:val="none" w:sz="0" w:space="0" w:color="auto"/>
      </w:divBdr>
      <w:divsChild>
        <w:div w:id="1428848582">
          <w:marLeft w:val="547"/>
          <w:marRight w:val="0"/>
          <w:marTop w:val="0"/>
          <w:marBottom w:val="0"/>
          <w:divBdr>
            <w:top w:val="none" w:sz="0" w:space="0" w:color="auto"/>
            <w:left w:val="none" w:sz="0" w:space="0" w:color="auto"/>
            <w:bottom w:val="none" w:sz="0" w:space="0" w:color="auto"/>
            <w:right w:val="none" w:sz="0" w:space="0" w:color="auto"/>
          </w:divBdr>
        </w:div>
        <w:div w:id="340157444">
          <w:marLeft w:val="1080"/>
          <w:marRight w:val="0"/>
          <w:marTop w:val="0"/>
          <w:marBottom w:val="0"/>
          <w:divBdr>
            <w:top w:val="none" w:sz="0" w:space="0" w:color="auto"/>
            <w:left w:val="none" w:sz="0" w:space="0" w:color="auto"/>
            <w:bottom w:val="none" w:sz="0" w:space="0" w:color="auto"/>
            <w:right w:val="none" w:sz="0" w:space="0" w:color="auto"/>
          </w:divBdr>
        </w:div>
        <w:div w:id="2044330364">
          <w:marLeft w:val="1627"/>
          <w:marRight w:val="0"/>
          <w:marTop w:val="0"/>
          <w:marBottom w:val="0"/>
          <w:divBdr>
            <w:top w:val="none" w:sz="0" w:space="0" w:color="auto"/>
            <w:left w:val="none" w:sz="0" w:space="0" w:color="auto"/>
            <w:bottom w:val="none" w:sz="0" w:space="0" w:color="auto"/>
            <w:right w:val="none" w:sz="0" w:space="0" w:color="auto"/>
          </w:divBdr>
        </w:div>
        <w:div w:id="980622801">
          <w:marLeft w:val="2160"/>
          <w:marRight w:val="0"/>
          <w:marTop w:val="0"/>
          <w:marBottom w:val="0"/>
          <w:divBdr>
            <w:top w:val="none" w:sz="0" w:space="0" w:color="auto"/>
            <w:left w:val="none" w:sz="0" w:space="0" w:color="auto"/>
            <w:bottom w:val="none" w:sz="0" w:space="0" w:color="auto"/>
            <w:right w:val="none" w:sz="0" w:space="0" w:color="auto"/>
          </w:divBdr>
        </w:div>
      </w:divsChild>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 w:id="2105833134">
      <w:bodyDiv w:val="1"/>
      <w:marLeft w:val="0"/>
      <w:marRight w:val="0"/>
      <w:marTop w:val="0"/>
      <w:marBottom w:val="0"/>
      <w:divBdr>
        <w:top w:val="none" w:sz="0" w:space="0" w:color="auto"/>
        <w:left w:val="none" w:sz="0" w:space="0" w:color="auto"/>
        <w:bottom w:val="none" w:sz="0" w:space="0" w:color="auto"/>
        <w:right w:val="none" w:sz="0" w:space="0" w:color="auto"/>
      </w:divBdr>
      <w:divsChild>
        <w:div w:id="2087992167">
          <w:marLeft w:val="360"/>
          <w:marRight w:val="0"/>
          <w:marTop w:val="2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header" Target="header15.xml"/><Relationship Id="rId47" Type="http://schemas.openxmlformats.org/officeDocument/2006/relationships/image" Target="media/image15.png"/><Relationship Id="rId50" Type="http://schemas.openxmlformats.org/officeDocument/2006/relationships/header" Target="header18.xml"/><Relationship Id="rId55" Type="http://schemas.openxmlformats.org/officeDocument/2006/relationships/image" Target="media/image20.png"/><Relationship Id="rId63" Type="http://schemas.openxmlformats.org/officeDocument/2006/relationships/header" Target="header24.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header" Target="header11.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3.png"/><Relationship Id="rId53" Type="http://schemas.openxmlformats.org/officeDocument/2006/relationships/image" Target="media/image18.png"/><Relationship Id="rId58" Type="http://schemas.openxmlformats.org/officeDocument/2006/relationships/header" Target="header19.xml"/><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header" Target="header13.xml"/><Relationship Id="rId49" Type="http://schemas.openxmlformats.org/officeDocument/2006/relationships/header" Target="header17.xml"/><Relationship Id="rId57" Type="http://schemas.openxmlformats.org/officeDocument/2006/relationships/image" Target="media/image22.png"/><Relationship Id="rId61" Type="http://schemas.openxmlformats.org/officeDocument/2006/relationships/header" Target="header2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footer" Target="footer6.xm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header" Target="header21.xml"/><Relationship Id="rId65" Type="http://schemas.openxmlformats.org/officeDocument/2006/relationships/header" Target="header26.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eader" Target="header10.xml"/><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image" Target="media/image16.png"/><Relationship Id="rId56" Type="http://schemas.openxmlformats.org/officeDocument/2006/relationships/image" Target="media/image21.png"/><Relationship Id="rId64" Type="http://schemas.openxmlformats.org/officeDocument/2006/relationships/header" Target="header25.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microsoft.com/office/2014/relationships/chartEx" Target="charts/chartEx1.xml"/><Relationship Id="rId33" Type="http://schemas.openxmlformats.org/officeDocument/2006/relationships/footer" Target="footer7.xm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header" Target="header20.xm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image" Target="media/image19.png"/><Relationship Id="rId62" Type="http://schemas.openxmlformats.org/officeDocument/2006/relationships/header" Target="header2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univindonesia-my.sharepoint.com/personal/ilham_nur_office_ui_ac_id/Documents/1%20Akademik/4%20Semester%204/3%20Referensi/7%20Data/DataWellingtone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Sheet1!$A$2:$A$9</cx:f>
        <cx:lvl ptCount="8">
          <cx:pt idx="0">Manajer Proyek yang kurang kompeten</cx:pt>
          <cx:pt idx="1">Menjalankan lebih dari satu proyek</cx:pt>
          <cx:pt idx="2">Kekurangan biaya proyek</cx:pt>
          <cx:pt idx="3">Perangkat lunak tidak mendukung</cx:pt>
          <cx:pt idx="4">Manajemen sumber daya yang kurang</cx:pt>
          <cx:pt idx="5">Kekurangan Implementasi kebijakan</cx:pt>
          <cx:pt idx="6">Kekurangan manajemen risiko</cx:pt>
          <cx:pt idx="7">Lingkup proyek yang berubah-ubah</cx:pt>
        </cx:lvl>
      </cx:strDim>
      <cx:numDim type="val">
        <cx:f>Sheet1!$B$2:$B$9</cx:f>
        <cx:lvl ptCount="8" formatCode="General">
          <cx:pt idx="0">32</cx:pt>
          <cx:pt idx="1">31</cx:pt>
          <cx:pt idx="2">27</cx:pt>
          <cx:pt idx="3">22</cx:pt>
          <cx:pt idx="4">17</cx:pt>
          <cx:pt idx="5">15</cx:pt>
          <cx:pt idx="6">12</cx:pt>
          <cx:pt idx="7">10</cx:pt>
        </cx:lvl>
      </cx:numDim>
    </cx:data>
  </cx:chartData>
  <cx:chart>
    <cx:title pos="t" align="ctr" overlay="0">
      <cx:tx>
        <cx:txData>
          <cx:v>Kendala Keterlambatan Proyek</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Kendala Keterlambatan Proyek</a:t>
          </a:r>
        </a:p>
      </cx:txPr>
    </cx:title>
    <cx:plotArea>
      <cx:plotAreaRegion>
        <cx:series layoutId="clusteredColumn" uniqueId="{93248784-93DB-4629-8729-04E782B6649B}">
          <cx:tx>
            <cx:txData>
              <cx:f>Sheet1!$B$1</cx:f>
              <cx:v>Nilai</cx:v>
            </cx:txData>
          </cx:tx>
          <cx:dataId val="0"/>
          <cx:layoutPr>
            <cx:aggregation/>
          </cx:layoutPr>
          <cx:axisId val="1"/>
        </cx:series>
        <cx:series layoutId="paretoLine" ownerIdx="0" uniqueId="{A54414E4-9F6C-400D-93DB-129082535969}">
          <cx:axisId val="2"/>
        </cx:series>
      </cx:plotAreaRegion>
      <cx:axis id="0">
        <cx:catScaling gapWidth="0"/>
        <cx:tickLabels/>
        <cx:txPr>
          <a:bodyPr spcFirstLastPara="1" vertOverflow="ellipsis" horzOverflow="overflow" wrap="square" lIns="0" tIns="0" rIns="0" bIns="0" anchor="ctr" anchorCtr="1"/>
          <a:lstStyle/>
          <a:p>
            <a:pPr algn="ctr" rtl="0">
              <a:defRPr sz="800"/>
            </a:pPr>
            <a:endParaRPr lang="en-US" sz="8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6400</TotalTime>
  <Pages>81</Pages>
  <Words>83155</Words>
  <Characters>473989</Characters>
  <Application>Microsoft Office Word</Application>
  <DocSecurity>0</DocSecurity>
  <Lines>3949</Lines>
  <Paragraphs>1112</Paragraphs>
  <ScaleCrop>false</ScaleCrop>
  <HeadingPairs>
    <vt:vector size="2" baseType="variant">
      <vt:variant>
        <vt:lpstr>Title</vt:lpstr>
      </vt:variant>
      <vt:variant>
        <vt:i4>1</vt:i4>
      </vt:variant>
    </vt:vector>
  </HeadingPairs>
  <TitlesOfParts>
    <vt:vector size="1" baseType="lpstr">
      <vt:lpstr>OPTIMASI ALOKASI PEKERJAAN DAN SUMBER DAYA DENGAN SISTEM INFORMASI MANAJEMEN PROYEK PADA PERUSAHAAN TEKNOLOGI INFORMASI</vt:lpstr>
    </vt:vector>
  </TitlesOfParts>
  <Company>Universitas Indonesia</Company>
  <LinksUpToDate>false</LinksUpToDate>
  <CharactersWithSpaces>556032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OPTIMASI ALOKASI PEKERJAAN DAN SUMBER DAYA DENGAN SISTEM INFORMASI MANAJEMEN PROYEK PADA PERUSAHAAN TEKNOLOGI INFORMASI</dc:title>
  <dc:subject/>
  <dc:creator>Ilham Nur Pratama</dc:creator>
  <cp:keywords/>
  <dc:description/>
  <cp:lastModifiedBy>Ilham Pratama</cp:lastModifiedBy>
  <cp:revision>1864</cp:revision>
  <dcterms:created xsi:type="dcterms:W3CDTF">2022-07-25T14:40:00Z</dcterms:created>
  <dcterms:modified xsi:type="dcterms:W3CDTF">2023-01-18T15:20:00Z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OPTIMASI ALOKASI PEKERJAAN DAN SUMBER DAYA DENGAN SISTEM INFORMASI MANAJEMEN PROYEK PADA PERUSAHAAN TEKNOLOGI INFORMASI</vt:lpwstr>
  </property>
  <property fmtid="{D5CDD505-2E9C-101B-9397-08002B2CF9AE}" pid="3" name="Judul Normal">
    <vt:lpwstr>Optimasi Alokasi Pekerjaan dan Sumber Daya dengan Sistem Informasi Manajemen Proyek pada Perusahaan Teknologi Informasi</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Optimization of Work and Resource Allocation with Project Management Information Systems in Information Technology Companies</vt:lpwstr>
  </property>
  <property fmtid="{D5CDD505-2E9C-101B-9397-08002B2CF9AE}" pid="12" name="Judul Kapital_en">
    <vt:lpwstr>OPTIMIZATION OF WORK AND RESOURCE ALLOCATION WITH PROJECT MANAGEMENT INFORMATION SYSTEMS IN INFORMATION TECHNOLOGY COMPANIES</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http://csl.mendeley.com/styles/543253851/IEOM</vt:lpwstr>
  </property>
  <property fmtid="{D5CDD505-2E9C-101B-9397-08002B2CF9AE}" pid="28" name="Mendeley Recent Style Name 5_1">
    <vt:lpwstr>Chicago Manual of Style 17th edition (author-date) - Ilham Nur Pratama</vt:lpwstr>
  </property>
  <property fmtid="{D5CDD505-2E9C-101B-9397-08002B2CF9AE}" pid="29" name="Mendeley Recent Style Id 6_1">
    <vt:lpwstr>http://www.zotero.org/styles/harvard-cite-them-right</vt:lpwstr>
  </property>
  <property fmtid="{D5CDD505-2E9C-101B-9397-08002B2CF9AE}" pid="30" name="Mendeley Recent Style Name 6_1">
    <vt:lpwstr>Cite Them Right 11th edition - Harvard</vt:lpwstr>
  </property>
  <property fmtid="{D5CDD505-2E9C-101B-9397-08002B2CF9AE}" pid="31" name="Mendeley Recent Style Id 7_1">
    <vt:lpwstr>http://www.zotero.org/styles/ieee</vt:lpwstr>
  </property>
  <property fmtid="{D5CDD505-2E9C-101B-9397-08002B2CF9AE}" pid="32" name="Mendeley Recent Style Name 7_1">
    <vt:lpwstr>IEEE</vt:lpwstr>
  </property>
  <property fmtid="{D5CDD505-2E9C-101B-9397-08002B2CF9AE}" pid="33" name="Mendeley Recent Style Id 8_1">
    <vt:lpwstr>http://csl.mendeley.com/styles/543253851/IEOM-1</vt:lpwstr>
  </property>
  <property fmtid="{D5CDD505-2E9C-101B-9397-08002B2CF9AE}" pid="34" name="Mendeley Recent Style Name 8_1">
    <vt:lpwstr>IEOM</vt:lpwstr>
  </property>
  <property fmtid="{D5CDD505-2E9C-101B-9397-08002B2CF9AE}" pid="35" name="Mendeley Recent Style Id 9_1">
    <vt:lpwstr>http://www.zotero.org/styles/modern-humanities-research-association</vt:lpwstr>
  </property>
  <property fmtid="{D5CDD505-2E9C-101B-9397-08002B2CF9AE}" pid="36" name="Mendeley Recent Style Name 9_1">
    <vt:lpwstr>Modern Humanities Research Association 3rd edition (note with bibliography)</vt:lpwstr>
  </property>
  <property fmtid="{D5CDD505-2E9C-101B-9397-08002B2CF9AE}" pid="37" name="Lokasi_Kapital">
    <vt:lpwstr>SALEMBA</vt:lpwstr>
  </property>
</Properties>
</file>